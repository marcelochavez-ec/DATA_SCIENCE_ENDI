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D9658" w14:textId="77777777" w:rsidR="00650346" w:rsidRPr="00D341E1" w:rsidRDefault="00650346" w:rsidP="008A67B4">
      <w:pPr>
        <w:tabs>
          <w:tab w:val="right" w:leader="dot" w:pos="8505"/>
        </w:tabs>
        <w:jc w:val="both"/>
        <w:rPr>
          <w:rStyle w:val="nfasis"/>
        </w:rPr>
      </w:pPr>
    </w:p>
    <w:p w14:paraId="5D6D7FCA" w14:textId="77777777" w:rsidR="00650346" w:rsidRDefault="00650346" w:rsidP="00650346">
      <w:pPr>
        <w:pStyle w:val="NormalWeb"/>
        <w:spacing w:before="0" w:beforeAutospacing="0" w:after="0" w:afterAutospacing="0"/>
        <w:jc w:val="center"/>
        <w:rPr>
          <w:b/>
          <w:sz w:val="36"/>
        </w:rPr>
      </w:pPr>
      <w:r>
        <w:rPr>
          <w:noProof/>
          <w:lang w:val="en-US" w:eastAsia="en-US"/>
        </w:rPr>
        <w:drawing>
          <wp:inline distT="0" distB="0" distL="0" distR="0" wp14:anchorId="6F097C33" wp14:editId="59EE93BB">
            <wp:extent cx="1080000" cy="1099817"/>
            <wp:effectExtent l="0" t="0" r="6350" b="5715"/>
            <wp:docPr id="289" name="Imagen 289" descr="Resultado de imagen para logo u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uti"/>
                    <pic:cNvPicPr>
                      <a:picLocks noChangeAspect="1" noChangeArrowheads="1"/>
                    </pic:cNvPicPr>
                  </pic:nvPicPr>
                  <pic:blipFill rotWithShape="1">
                    <a:blip r:embed="rId8">
                      <a:extLst>
                        <a:ext uri="{28A0092B-C50C-407E-A947-70E740481C1C}">
                          <a14:useLocalDpi xmlns:a14="http://schemas.microsoft.com/office/drawing/2010/main" val="0"/>
                        </a:ext>
                      </a:extLst>
                    </a:blip>
                    <a:srcRect l="26931" r="25791" b="27642"/>
                    <a:stretch/>
                  </pic:blipFill>
                  <pic:spPr bwMode="auto">
                    <a:xfrm>
                      <a:off x="0" y="0"/>
                      <a:ext cx="1080000" cy="1099817"/>
                    </a:xfrm>
                    <a:prstGeom prst="rect">
                      <a:avLst/>
                    </a:prstGeom>
                    <a:noFill/>
                    <a:ln>
                      <a:noFill/>
                    </a:ln>
                    <a:extLst>
                      <a:ext uri="{53640926-AAD7-44D8-BBD7-CCE9431645EC}">
                        <a14:shadowObscured xmlns:a14="http://schemas.microsoft.com/office/drawing/2010/main"/>
                      </a:ext>
                    </a:extLst>
                  </pic:spPr>
                </pic:pic>
              </a:graphicData>
            </a:graphic>
          </wp:inline>
        </w:drawing>
      </w:r>
    </w:p>
    <w:p w14:paraId="4CCC4FB5" w14:textId="77777777" w:rsidR="00650346" w:rsidRDefault="00650346" w:rsidP="00650346">
      <w:pPr>
        <w:pStyle w:val="NormalWeb"/>
        <w:spacing w:before="0" w:beforeAutospacing="0" w:after="0" w:afterAutospacing="0"/>
        <w:jc w:val="center"/>
        <w:rPr>
          <w:b/>
          <w:sz w:val="36"/>
        </w:rPr>
      </w:pPr>
    </w:p>
    <w:p w14:paraId="551ABF19" w14:textId="77777777" w:rsidR="00650346" w:rsidRPr="004836F6" w:rsidRDefault="00650346" w:rsidP="00650346">
      <w:pPr>
        <w:pStyle w:val="NormalWeb"/>
        <w:spacing w:before="0" w:beforeAutospacing="0" w:after="0" w:afterAutospacing="0"/>
        <w:jc w:val="center"/>
        <w:rPr>
          <w:b/>
          <w:sz w:val="32"/>
        </w:rPr>
      </w:pPr>
      <w:r w:rsidRPr="004836F6">
        <w:rPr>
          <w:b/>
          <w:sz w:val="32"/>
        </w:rPr>
        <w:t>UNIVERSIDAD TECNOLÓGICA</w:t>
      </w:r>
    </w:p>
    <w:p w14:paraId="7E2214F2" w14:textId="77777777" w:rsidR="00650346" w:rsidRPr="004836F6" w:rsidRDefault="00650346" w:rsidP="00650346">
      <w:pPr>
        <w:pStyle w:val="NormalWeb"/>
        <w:spacing w:before="0" w:beforeAutospacing="0" w:after="0" w:afterAutospacing="0"/>
        <w:jc w:val="center"/>
        <w:rPr>
          <w:b/>
          <w:sz w:val="32"/>
        </w:rPr>
      </w:pPr>
      <w:r w:rsidRPr="004836F6">
        <w:rPr>
          <w:b/>
          <w:sz w:val="32"/>
        </w:rPr>
        <w:t>INDOAMÉRICA</w:t>
      </w:r>
    </w:p>
    <w:p w14:paraId="7C8A7335" w14:textId="77777777" w:rsidR="00650346" w:rsidRPr="004836F6" w:rsidRDefault="00650346" w:rsidP="00650346">
      <w:pPr>
        <w:pStyle w:val="NormalWeb"/>
        <w:jc w:val="center"/>
        <w:rPr>
          <w:b/>
          <w:sz w:val="28"/>
          <w:szCs w:val="32"/>
        </w:rPr>
      </w:pPr>
      <w:r w:rsidRPr="004836F6">
        <w:rPr>
          <w:b/>
          <w:sz w:val="28"/>
          <w:szCs w:val="32"/>
        </w:rPr>
        <w:t>DIRECCIÓN DE POSGRADO</w:t>
      </w:r>
    </w:p>
    <w:p w14:paraId="6672BCA6" w14:textId="63F73A85" w:rsidR="00650346" w:rsidRPr="004836F6" w:rsidRDefault="00650346" w:rsidP="00650346">
      <w:pPr>
        <w:pStyle w:val="NormalWeb"/>
        <w:jc w:val="center"/>
        <w:rPr>
          <w:b/>
        </w:rPr>
      </w:pPr>
      <w:r w:rsidRPr="004836F6">
        <w:rPr>
          <w:b/>
        </w:rPr>
        <w:t>MAESTRÍA EN BIODIVERSIDAD Y CAMBIO CLIMÁTICO</w:t>
      </w:r>
    </w:p>
    <w:p w14:paraId="5ABC2B02" w14:textId="77777777" w:rsidR="00650346" w:rsidRPr="004836F6" w:rsidRDefault="00650346" w:rsidP="00650346">
      <w:pPr>
        <w:pStyle w:val="NormalWeb"/>
        <w:rPr>
          <w:b/>
        </w:rPr>
      </w:pPr>
    </w:p>
    <w:p w14:paraId="7FCACB7B" w14:textId="77777777" w:rsidR="00650346" w:rsidRPr="004836F6" w:rsidRDefault="00650346" w:rsidP="00650346">
      <w:pPr>
        <w:pStyle w:val="NormalWeb"/>
        <w:rPr>
          <w:b/>
        </w:rPr>
      </w:pPr>
    </w:p>
    <w:p w14:paraId="21ED3322" w14:textId="77777777" w:rsidR="00650346" w:rsidRPr="004836F6" w:rsidRDefault="00650346" w:rsidP="00650346">
      <w:pPr>
        <w:pStyle w:val="NormalWeb"/>
      </w:pPr>
      <w:r w:rsidRPr="004836F6">
        <w:rPr>
          <w:noProof/>
          <w:lang w:val="en-US" w:eastAsia="en-US"/>
        </w:rPr>
        <mc:AlternateContent>
          <mc:Choice Requires="wps">
            <w:drawing>
              <wp:anchor distT="0" distB="0" distL="114300" distR="114300" simplePos="0" relativeHeight="251663360" behindDoc="0" locked="0" layoutInCell="1" allowOverlap="1" wp14:anchorId="30A659A8" wp14:editId="07A7A403">
                <wp:simplePos x="0" y="0"/>
                <wp:positionH relativeFrom="column">
                  <wp:posOffset>15240</wp:posOffset>
                </wp:positionH>
                <wp:positionV relativeFrom="paragraph">
                  <wp:posOffset>285115</wp:posOffset>
                </wp:positionV>
                <wp:extent cx="5844540" cy="38100"/>
                <wp:effectExtent l="0" t="0" r="22860" b="19050"/>
                <wp:wrapNone/>
                <wp:docPr id="97" name="97 Conector recto"/>
                <wp:cNvGraphicFramePr/>
                <a:graphic xmlns:a="http://schemas.openxmlformats.org/drawingml/2006/main">
                  <a:graphicData uri="http://schemas.microsoft.com/office/word/2010/wordprocessingShape">
                    <wps:wsp>
                      <wps:cNvCnPr/>
                      <wps:spPr>
                        <a:xfrm>
                          <a:off x="0" y="0"/>
                          <a:ext cx="584454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3FB246" id="97 Conector recto"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22.45pt" to="461.4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" strokecolor="black [3040]"/>
            </w:pict>
          </mc:Fallback>
        </mc:AlternateContent>
      </w:r>
      <w:r w:rsidRPr="004836F6">
        <w:rPr>
          <w:b/>
        </w:rPr>
        <w:t>TEMA</w:t>
      </w:r>
      <w:r w:rsidRPr="004836F6">
        <w:t>:</w:t>
      </w:r>
    </w:p>
    <w:p w14:paraId="3441D635" w14:textId="06ABBBB0" w:rsidR="00650346" w:rsidRPr="004836F6" w:rsidRDefault="00650346" w:rsidP="00650346">
      <w:pPr>
        <w:spacing w:line="240" w:lineRule="auto"/>
        <w:jc w:val="both"/>
        <w:rPr>
          <w:rFonts w:ascii="Times New Roman" w:eastAsia="Times New Roman" w:hAnsi="Times New Roman" w:cs="Times New Roman"/>
          <w:b/>
          <w:sz w:val="24"/>
          <w:szCs w:val="24"/>
          <w:lang w:val="es-EC" w:eastAsia="es-EC"/>
        </w:rPr>
      </w:pPr>
      <w:r w:rsidRPr="004836F6">
        <w:rPr>
          <w:rFonts w:ascii="Times New Roman" w:eastAsia="Times New Roman" w:hAnsi="Times New Roman" w:cs="Times New Roman"/>
          <w:b/>
          <w:sz w:val="24"/>
          <w:szCs w:val="24"/>
          <w:lang w:val="es-EC" w:eastAsia="es-EC"/>
        </w:rPr>
        <w:t>COMPARACIÓN HISTÓRICA (1995-2021) DEL ESTADO ECOLÓGICO Y LAS COMUNIDADES DE MACROINVERTEBRADOS EN RÍOS DEL PÁRAMO ECUATORIANO, PARA EVALUAR EL IMPACTO DE LAS ÁREAS DE CONSERVACIÓN</w:t>
      </w:r>
    </w:p>
    <w:p w14:paraId="2A6F0F11" w14:textId="7F7FCFE8" w:rsidR="00650346" w:rsidRPr="004836F6" w:rsidRDefault="00650346" w:rsidP="00650346">
      <w:pPr>
        <w:spacing w:line="240" w:lineRule="auto"/>
        <w:jc w:val="both"/>
        <w:rPr>
          <w:rFonts w:ascii="Times New Roman" w:eastAsia="Times New Roman" w:hAnsi="Times New Roman" w:cs="Times New Roman"/>
          <w:b/>
          <w:sz w:val="24"/>
          <w:szCs w:val="24"/>
          <w:lang w:val="es-EC" w:eastAsia="es-EC"/>
        </w:rPr>
      </w:pPr>
      <w:r w:rsidRPr="004836F6">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28EF3467" wp14:editId="7BBA2C34">
                <wp:simplePos x="0" y="0"/>
                <wp:positionH relativeFrom="column">
                  <wp:posOffset>0</wp:posOffset>
                </wp:positionH>
                <wp:positionV relativeFrom="paragraph">
                  <wp:posOffset>-635</wp:posOffset>
                </wp:positionV>
                <wp:extent cx="5844540" cy="38100"/>
                <wp:effectExtent l="0" t="0" r="22860" b="19050"/>
                <wp:wrapNone/>
                <wp:docPr id="5" name="97 Conector recto"/>
                <wp:cNvGraphicFramePr/>
                <a:graphic xmlns:a="http://schemas.openxmlformats.org/drawingml/2006/main">
                  <a:graphicData uri="http://schemas.microsoft.com/office/word/2010/wordprocessingShape">
                    <wps:wsp>
                      <wps:cNvCnPr/>
                      <wps:spPr>
                        <a:xfrm>
                          <a:off x="0" y="0"/>
                          <a:ext cx="584454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8E3B8A" id="97 Conector recto"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0.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" strokecolor="black [3040]"/>
            </w:pict>
          </mc:Fallback>
        </mc:AlternateContent>
      </w:r>
    </w:p>
    <w:p w14:paraId="668EFF52" w14:textId="40DB169E" w:rsidR="00650346" w:rsidRPr="004836F6" w:rsidRDefault="00650346" w:rsidP="00650346">
      <w:pPr>
        <w:pStyle w:val="NormalWeb"/>
        <w:jc w:val="both"/>
      </w:pPr>
      <w:r w:rsidRPr="004836F6">
        <w:t>Informe de investigación previo a la obtención del título de Magister en Biodiversidad y Cambio Climático</w:t>
      </w:r>
    </w:p>
    <w:p w14:paraId="16E5D11F" w14:textId="77777777" w:rsidR="00650346" w:rsidRPr="004836F6" w:rsidRDefault="00650346" w:rsidP="00650346">
      <w:pPr>
        <w:pStyle w:val="NormalWeb"/>
      </w:pPr>
    </w:p>
    <w:p w14:paraId="09944E0F" w14:textId="77777777" w:rsidR="00650346" w:rsidRPr="004836F6" w:rsidRDefault="00650346" w:rsidP="00650346">
      <w:pPr>
        <w:pStyle w:val="NormalWeb"/>
      </w:pPr>
    </w:p>
    <w:p w14:paraId="198346FB" w14:textId="49BC58B4" w:rsidR="00650346" w:rsidRPr="004836F6" w:rsidRDefault="00650346" w:rsidP="00650346">
      <w:pPr>
        <w:pStyle w:val="NormalWeb"/>
        <w:spacing w:before="0" w:beforeAutospacing="0" w:after="0" w:afterAutospacing="0"/>
        <w:ind w:left="4247"/>
      </w:pPr>
      <w:r w:rsidRPr="004836F6">
        <w:rPr>
          <w:b/>
        </w:rPr>
        <w:t>Autora:</w:t>
      </w:r>
    </w:p>
    <w:p w14:paraId="5C46C121" w14:textId="6B654B0C" w:rsidR="00650346" w:rsidRPr="004836F6" w:rsidRDefault="00650346" w:rsidP="00650346">
      <w:pPr>
        <w:pStyle w:val="NormalWeb"/>
        <w:spacing w:before="0" w:beforeAutospacing="0" w:after="0" w:afterAutospacing="0"/>
        <w:ind w:left="4247"/>
      </w:pPr>
      <w:r w:rsidRPr="004836F6">
        <w:t xml:space="preserve">Hernández </w:t>
      </w:r>
      <w:proofErr w:type="spellStart"/>
      <w:r w:rsidRPr="004836F6">
        <w:t>Cahueñas</w:t>
      </w:r>
      <w:proofErr w:type="spellEnd"/>
      <w:r w:rsidRPr="004836F6">
        <w:t xml:space="preserve"> Karina Alexandra</w:t>
      </w:r>
    </w:p>
    <w:p w14:paraId="0B042235" w14:textId="77777777" w:rsidR="00650346" w:rsidRPr="004836F6" w:rsidRDefault="00650346" w:rsidP="00650346">
      <w:pPr>
        <w:pStyle w:val="NormalWeb"/>
        <w:spacing w:before="0" w:beforeAutospacing="0" w:after="0" w:afterAutospacing="0"/>
        <w:ind w:left="4247"/>
      </w:pPr>
    </w:p>
    <w:p w14:paraId="216C06CD" w14:textId="7BE6717F" w:rsidR="00650346" w:rsidRPr="004836F6" w:rsidRDefault="00650346" w:rsidP="00650346">
      <w:pPr>
        <w:pStyle w:val="NormalWeb"/>
        <w:spacing w:before="0" w:beforeAutospacing="0" w:after="0" w:afterAutospacing="0"/>
        <w:ind w:left="4247"/>
      </w:pPr>
      <w:r w:rsidRPr="004836F6">
        <w:rPr>
          <w:b/>
        </w:rPr>
        <w:t>Tutor:</w:t>
      </w:r>
      <w:r w:rsidRPr="004836F6">
        <w:t xml:space="preserve"> </w:t>
      </w:r>
    </w:p>
    <w:p w14:paraId="484DAAF5" w14:textId="54095A95" w:rsidR="00650346" w:rsidRPr="004836F6" w:rsidRDefault="00650346" w:rsidP="00650346">
      <w:pPr>
        <w:pStyle w:val="NormalWeb"/>
        <w:spacing w:before="0" w:beforeAutospacing="0" w:after="0" w:afterAutospacing="0"/>
        <w:ind w:left="4247"/>
      </w:pPr>
      <w:r w:rsidRPr="004836F6">
        <w:t>PhD. Ibon Tobes</w:t>
      </w:r>
    </w:p>
    <w:p w14:paraId="4927B8D9" w14:textId="77777777" w:rsidR="00650346" w:rsidRPr="004836F6" w:rsidRDefault="00650346" w:rsidP="00650346">
      <w:pPr>
        <w:pStyle w:val="NormalWeb"/>
      </w:pPr>
    </w:p>
    <w:p w14:paraId="13EB3361" w14:textId="77777777" w:rsidR="00650346" w:rsidRPr="004836F6" w:rsidRDefault="00650346" w:rsidP="00650346">
      <w:pPr>
        <w:pStyle w:val="NormalWeb"/>
        <w:spacing w:after="0" w:afterAutospacing="0"/>
        <w:ind w:left="2124" w:firstLine="708"/>
      </w:pPr>
      <w:r w:rsidRPr="004836F6">
        <w:t xml:space="preserve">QUITO – ECUADOR </w:t>
      </w:r>
    </w:p>
    <w:p w14:paraId="411EBBD9" w14:textId="6F98125C" w:rsidR="00650346" w:rsidRPr="004836F6" w:rsidRDefault="00650346" w:rsidP="00650346">
      <w:pPr>
        <w:pStyle w:val="NormalWeb"/>
        <w:spacing w:after="0" w:afterAutospacing="0"/>
        <w:ind w:left="2832" w:firstLine="708"/>
      </w:pPr>
      <w:r w:rsidRPr="004836F6">
        <w:t>2023</w:t>
      </w:r>
    </w:p>
    <w:p w14:paraId="38A0F1FE" w14:textId="77777777" w:rsidR="00650346" w:rsidRPr="004836F6" w:rsidRDefault="00650346" w:rsidP="00650346">
      <w:pPr>
        <w:pStyle w:val="NormalWeb"/>
        <w:spacing w:after="0" w:afterAutospacing="0"/>
        <w:ind w:left="2832" w:firstLine="708"/>
      </w:pPr>
    </w:p>
    <w:p w14:paraId="531942BB" w14:textId="77777777" w:rsidR="00650346" w:rsidRPr="004836F6" w:rsidRDefault="00650346" w:rsidP="00650346">
      <w:pPr>
        <w:ind w:firstLine="708"/>
        <w:jc w:val="center"/>
        <w:rPr>
          <w:rFonts w:ascii="Times New Roman" w:hAnsi="Times New Roman" w:cs="Times New Roman"/>
          <w:b/>
          <w:szCs w:val="24"/>
          <w:lang w:val="es-EC"/>
        </w:rPr>
      </w:pPr>
      <w:r w:rsidRPr="004836F6">
        <w:rPr>
          <w:rFonts w:ascii="Times New Roman" w:hAnsi="Times New Roman" w:cs="Times New Roman"/>
          <w:b/>
          <w:noProof/>
          <w:sz w:val="36"/>
        </w:rPr>
        <w:lastRenderedPageBreak/>
        <mc:AlternateContent>
          <mc:Choice Requires="wps">
            <w:drawing>
              <wp:anchor distT="0" distB="0" distL="114300" distR="114300" simplePos="0" relativeHeight="251660288" behindDoc="0" locked="0" layoutInCell="1" allowOverlap="1" wp14:anchorId="10A4A135" wp14:editId="16C928A0">
                <wp:simplePos x="0" y="0"/>
                <wp:positionH relativeFrom="column">
                  <wp:posOffset>3793301</wp:posOffset>
                </wp:positionH>
                <wp:positionV relativeFrom="paragraph">
                  <wp:posOffset>-642390</wp:posOffset>
                </wp:positionV>
                <wp:extent cx="1177047" cy="495935"/>
                <wp:effectExtent l="0" t="0" r="23495" b="18415"/>
                <wp:wrapNone/>
                <wp:docPr id="271" name="271 Rectángulo redondeado"/>
                <wp:cNvGraphicFramePr/>
                <a:graphic xmlns:a="http://schemas.openxmlformats.org/drawingml/2006/main">
                  <a:graphicData uri="http://schemas.microsoft.com/office/word/2010/wordprocessingShape">
                    <wps:wsp>
                      <wps:cNvSpPr/>
                      <wps:spPr>
                        <a:xfrm>
                          <a:off x="0" y="0"/>
                          <a:ext cx="1177047"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66EBD051" w14:textId="77777777" w:rsidR="00597B1A" w:rsidRPr="000247C7" w:rsidRDefault="00597B1A" w:rsidP="00650346">
                            <w:pPr>
                              <w:spacing w:line="240" w:lineRule="auto"/>
                              <w:rPr>
                                <w:sz w:val="16"/>
                              </w:rPr>
                            </w:pPr>
                            <w:proofErr w:type="spellStart"/>
                            <w:r w:rsidRPr="000247C7">
                              <w:rPr>
                                <w:sz w:val="16"/>
                              </w:rPr>
                              <w:t>Letra</w:t>
                            </w:r>
                            <w:proofErr w:type="spellEnd"/>
                            <w:r w:rsidRPr="000247C7">
                              <w:rPr>
                                <w:sz w:val="16"/>
                              </w:rPr>
                              <w:t xml:space="preserve"> Times New Roman 12</w:t>
                            </w:r>
                          </w:p>
                          <w:p w14:paraId="7FA3AB02" w14:textId="77777777" w:rsidR="00597B1A" w:rsidRPr="000247C7" w:rsidRDefault="00597B1A" w:rsidP="00650346">
                            <w:pPr>
                              <w:spacing w:line="240" w:lineRule="auto"/>
                              <w:rPr>
                                <w:rFonts w:ascii="Times New Roman" w:hAnsi="Times New Roman"/>
                                <w:sz w:val="16"/>
                              </w:rPr>
                            </w:pPr>
                            <w:proofErr w:type="spellStart"/>
                            <w:r w:rsidRPr="000247C7">
                              <w:rPr>
                                <w:sz w:val="16"/>
                              </w:rPr>
                              <w:t>Interlinea</w:t>
                            </w:r>
                            <w:proofErr w:type="spellEnd"/>
                            <w:r w:rsidRPr="000247C7">
                              <w:rPr>
                                <w:sz w:val="16"/>
                              </w:rPr>
                              <w:t xml:space="preserve">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A4A135" id="271 Rectángulo redondeado" o:spid="_x0000_s1026" style="position:absolute;left:0;text-align:left;margin-left:298.7pt;margin-top:-50.6pt;width:92.7pt;height:39.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" fillcolor="white [3201]" strokecolor="black [3200]" strokeweight=".25pt">
                <v:textbox>
                  <w:txbxContent>
                    <w:p w14:paraId="66EBD051" w14:textId="77777777" w:rsidR="00597B1A" w:rsidRPr="000247C7" w:rsidRDefault="00597B1A" w:rsidP="00650346">
                      <w:pPr>
                        <w:spacing w:line="240" w:lineRule="auto"/>
                        <w:rPr>
                          <w:sz w:val="16"/>
                        </w:rPr>
                      </w:pPr>
                      <w:proofErr w:type="spellStart"/>
                      <w:r w:rsidRPr="000247C7">
                        <w:rPr>
                          <w:sz w:val="16"/>
                        </w:rPr>
                        <w:t>Letra</w:t>
                      </w:r>
                      <w:proofErr w:type="spellEnd"/>
                      <w:r w:rsidRPr="000247C7">
                        <w:rPr>
                          <w:sz w:val="16"/>
                        </w:rPr>
                        <w:t xml:space="preserve"> Times New Roman 12</w:t>
                      </w:r>
                    </w:p>
                    <w:p w14:paraId="7FA3AB02" w14:textId="77777777" w:rsidR="00597B1A" w:rsidRPr="000247C7" w:rsidRDefault="00597B1A" w:rsidP="00650346">
                      <w:pPr>
                        <w:spacing w:line="240" w:lineRule="auto"/>
                        <w:rPr>
                          <w:rFonts w:ascii="Times New Roman" w:hAnsi="Times New Roman"/>
                          <w:sz w:val="16"/>
                        </w:rPr>
                      </w:pPr>
                      <w:proofErr w:type="spellStart"/>
                      <w:r w:rsidRPr="000247C7">
                        <w:rPr>
                          <w:sz w:val="16"/>
                        </w:rPr>
                        <w:t>Interlinea</w:t>
                      </w:r>
                      <w:proofErr w:type="spellEnd"/>
                      <w:r w:rsidRPr="000247C7">
                        <w:rPr>
                          <w:sz w:val="16"/>
                        </w:rPr>
                        <w:t xml:space="preserve"> 1,5</w:t>
                      </w:r>
                    </w:p>
                  </w:txbxContent>
                </v:textbox>
              </v:roundrect>
            </w:pict>
          </mc:Fallback>
        </mc:AlternateContent>
      </w:r>
      <w:r w:rsidRPr="004836F6">
        <w:rPr>
          <w:rFonts w:ascii="Times New Roman" w:hAnsi="Times New Roman" w:cs="Times New Roman"/>
          <w:b/>
          <w:szCs w:val="24"/>
          <w:lang w:val="es-EC"/>
        </w:rPr>
        <w:t>AUTORIZACIÓN POR PARTE DEL AUTOR PARA LA CONSULTA, REPRODUCCIÓN PARCIAL O TOTAL, Y PUBLICACIÓN ELECTRÓNICA DEL TRABAJO DE TÍTULACIÓN</w:t>
      </w:r>
    </w:p>
    <w:p w14:paraId="0B21E40B" w14:textId="77777777" w:rsidR="00650346" w:rsidRPr="004836F6" w:rsidRDefault="00650346" w:rsidP="00650346">
      <w:pPr>
        <w:ind w:firstLine="708"/>
        <w:jc w:val="both"/>
        <w:rPr>
          <w:rFonts w:ascii="Times New Roman" w:hAnsi="Times New Roman" w:cs="Times New Roman"/>
          <w:szCs w:val="24"/>
          <w:lang w:val="es-EC"/>
        </w:rPr>
      </w:pPr>
      <w:r w:rsidRPr="004836F6">
        <w:rPr>
          <w:rFonts w:ascii="Times New Roman" w:hAnsi="Times New Roman" w:cs="Times New Roman"/>
          <w:szCs w:val="24"/>
          <w:lang w:val="es-EC"/>
        </w:rPr>
        <w:t xml:space="preserve"> </w:t>
      </w:r>
    </w:p>
    <w:p w14:paraId="0A021840" w14:textId="70F5D362" w:rsidR="00650346" w:rsidRPr="004836F6" w:rsidRDefault="00650346" w:rsidP="00650346">
      <w:pPr>
        <w:spacing w:line="240" w:lineRule="auto"/>
        <w:jc w:val="both"/>
        <w:rPr>
          <w:rFonts w:ascii="Times New Roman" w:hAnsi="Times New Roman" w:cs="Times New Roman"/>
          <w:szCs w:val="24"/>
          <w:lang w:val="es-EC"/>
        </w:rPr>
      </w:pPr>
      <w:r w:rsidRPr="004836F6">
        <w:rPr>
          <w:rFonts w:ascii="Times New Roman" w:hAnsi="Times New Roman" w:cs="Times New Roman"/>
          <w:szCs w:val="24"/>
          <w:lang w:val="es-EC"/>
        </w:rPr>
        <w:t xml:space="preserve">Yo, Hernández </w:t>
      </w:r>
      <w:proofErr w:type="spellStart"/>
      <w:r w:rsidRPr="004836F6">
        <w:rPr>
          <w:rFonts w:ascii="Times New Roman" w:hAnsi="Times New Roman" w:cs="Times New Roman"/>
          <w:szCs w:val="24"/>
          <w:lang w:val="es-EC"/>
        </w:rPr>
        <w:t>Cahueñas</w:t>
      </w:r>
      <w:proofErr w:type="spellEnd"/>
      <w:r w:rsidRPr="004836F6">
        <w:rPr>
          <w:rFonts w:ascii="Times New Roman" w:hAnsi="Times New Roman" w:cs="Times New Roman"/>
          <w:szCs w:val="24"/>
          <w:lang w:val="es-EC"/>
        </w:rPr>
        <w:t xml:space="preserve"> Karina Alexandra, declaro ser autor del Trabajo de Investigación con el nombre “COMPARACIÓN HISTÓRICA (1995-2021) DEL ESTADO ECOLÓGICO Y LAS COMUNIDADES DE MACROINVERTEBRADOS EN RÍOS DEL PÁRAMO ECUATORIANO, PARA EVALUAR EL IMPACTO DE LAS ÁREAS DE CONSERVACIÓN”, como requisito para optar al grado de Magister en Biodiversidad y Cambio Climático y autorizo al Sistema de Bibliotecas de la Universidad Tecnológica Indoamérica, para que con fines netamente académicos divulgue esta obra a través del Repositorio Digital Institucional (RDI-UTI). Los usuarios del RDI-UTI podrán consultar el contenido de este trabajo en las redes de información del país y del exterior, con las cuales la Universidad tenga convenios. La Universidad Tecnológica Indoamérica no se hace responsable por el plagio o copia del contenido parcial o total de este trabajo. Del mismo modo, acepto que los Derechos de Autor, Morales y Patrimoniales, sobre esta obra, serán compartidos entre mi persona y la Universidad Tecnológica Indoamérica, y que no tramitaré la publicación de esta obra en ningún otro medio, sin autorización expresa de la misma. En caso de que exista el potencial de generación de beneficios económicos o patentes, producto de este trabajo, acepto que se deberán firmar convenios específicos adicionales, donde se acuerden los términos de adjudicación de dichos beneficios. </w:t>
      </w:r>
    </w:p>
    <w:p w14:paraId="21BB5C93" w14:textId="77777777" w:rsidR="00650346" w:rsidRPr="004836F6" w:rsidRDefault="00650346" w:rsidP="00650346">
      <w:pPr>
        <w:spacing w:line="240" w:lineRule="auto"/>
        <w:jc w:val="both"/>
        <w:rPr>
          <w:rFonts w:ascii="Times New Roman" w:hAnsi="Times New Roman" w:cs="Times New Roman"/>
          <w:szCs w:val="24"/>
          <w:lang w:val="es-EC"/>
        </w:rPr>
      </w:pPr>
    </w:p>
    <w:p w14:paraId="0D6904FA" w14:textId="15E1A433" w:rsidR="00650346" w:rsidRPr="004836F6" w:rsidRDefault="00650346" w:rsidP="00650346">
      <w:pPr>
        <w:jc w:val="both"/>
        <w:rPr>
          <w:rFonts w:ascii="Times New Roman" w:hAnsi="Times New Roman" w:cs="Times New Roman"/>
          <w:szCs w:val="24"/>
          <w:lang w:val="es-EC"/>
        </w:rPr>
      </w:pPr>
      <w:r w:rsidRPr="004836F6">
        <w:rPr>
          <w:rFonts w:ascii="Times New Roman" w:hAnsi="Times New Roman" w:cs="Times New Roman"/>
          <w:szCs w:val="24"/>
          <w:lang w:val="es-EC"/>
        </w:rPr>
        <w:t xml:space="preserve">Para constancia de esta autorización, en la ciudad de Quito, </w:t>
      </w:r>
      <w:r w:rsidRPr="004836F6">
        <w:rPr>
          <w:rFonts w:ascii="Times New Roman" w:hAnsi="Times New Roman" w:cs="Times New Roman"/>
          <w:szCs w:val="24"/>
          <w:highlight w:val="yellow"/>
          <w:lang w:val="es-EC"/>
        </w:rPr>
        <w:t xml:space="preserve">a los …. </w:t>
      </w:r>
      <w:proofErr w:type="gramStart"/>
      <w:r w:rsidRPr="004836F6">
        <w:rPr>
          <w:rFonts w:ascii="Times New Roman" w:hAnsi="Times New Roman" w:cs="Times New Roman"/>
          <w:szCs w:val="24"/>
          <w:highlight w:val="yellow"/>
          <w:lang w:val="es-EC"/>
        </w:rPr>
        <w:t>días  del</w:t>
      </w:r>
      <w:proofErr w:type="gramEnd"/>
      <w:r w:rsidRPr="004836F6">
        <w:rPr>
          <w:rFonts w:ascii="Times New Roman" w:hAnsi="Times New Roman" w:cs="Times New Roman"/>
          <w:szCs w:val="24"/>
          <w:highlight w:val="yellow"/>
          <w:lang w:val="es-EC"/>
        </w:rPr>
        <w:t xml:space="preserve"> mes de …….. de </w:t>
      </w:r>
      <w:proofErr w:type="gramStart"/>
      <w:r w:rsidRPr="004836F6">
        <w:rPr>
          <w:rFonts w:ascii="Times New Roman" w:hAnsi="Times New Roman" w:cs="Times New Roman"/>
          <w:szCs w:val="24"/>
          <w:highlight w:val="yellow"/>
          <w:lang w:val="es-EC"/>
        </w:rPr>
        <w:t>201….</w:t>
      </w:r>
      <w:proofErr w:type="gramEnd"/>
      <w:r w:rsidRPr="004836F6">
        <w:rPr>
          <w:rFonts w:ascii="Times New Roman" w:hAnsi="Times New Roman" w:cs="Times New Roman"/>
          <w:szCs w:val="24"/>
          <w:highlight w:val="yellow"/>
          <w:lang w:val="es-EC"/>
        </w:rPr>
        <w:t>., firmo conforme:</w:t>
      </w:r>
      <w:r w:rsidRPr="004836F6">
        <w:rPr>
          <w:rFonts w:ascii="Times New Roman" w:hAnsi="Times New Roman" w:cs="Times New Roman"/>
          <w:szCs w:val="24"/>
          <w:lang w:val="es-EC"/>
        </w:rPr>
        <w:t xml:space="preserve"> </w:t>
      </w:r>
    </w:p>
    <w:p w14:paraId="10F0A75E" w14:textId="06F74D5B" w:rsidR="00650346" w:rsidRPr="004836F6" w:rsidRDefault="00650346" w:rsidP="00650346">
      <w:pPr>
        <w:ind w:firstLine="708"/>
        <w:jc w:val="both"/>
        <w:rPr>
          <w:rFonts w:ascii="Times New Roman" w:hAnsi="Times New Roman" w:cs="Times New Roman"/>
          <w:szCs w:val="24"/>
          <w:lang w:val="es-EC"/>
        </w:rPr>
      </w:pPr>
      <w:r w:rsidRPr="004836F6">
        <w:rPr>
          <w:rFonts w:ascii="Times New Roman" w:hAnsi="Times New Roman" w:cs="Times New Roman"/>
          <w:szCs w:val="24"/>
          <w:lang w:val="es-EC"/>
        </w:rPr>
        <w:t xml:space="preserve"> </w:t>
      </w:r>
    </w:p>
    <w:p w14:paraId="7B516BA1" w14:textId="0AE79EB2" w:rsidR="00650346" w:rsidRPr="004836F6" w:rsidRDefault="00650346" w:rsidP="00650346">
      <w:pPr>
        <w:spacing w:line="240" w:lineRule="auto"/>
        <w:jc w:val="both"/>
        <w:rPr>
          <w:rFonts w:ascii="Times New Roman" w:hAnsi="Times New Roman" w:cs="Times New Roman"/>
          <w:szCs w:val="24"/>
          <w:lang w:val="es-EC"/>
        </w:rPr>
      </w:pPr>
      <w:r w:rsidRPr="004836F6">
        <w:rPr>
          <w:rFonts w:ascii="Times New Roman" w:hAnsi="Times New Roman" w:cs="Times New Roman"/>
          <w:szCs w:val="24"/>
          <w:lang w:val="es-EC"/>
        </w:rPr>
        <w:t xml:space="preserve">Autora: Hernández </w:t>
      </w:r>
      <w:proofErr w:type="spellStart"/>
      <w:r w:rsidRPr="004836F6">
        <w:rPr>
          <w:rFonts w:ascii="Times New Roman" w:hAnsi="Times New Roman" w:cs="Times New Roman"/>
          <w:szCs w:val="24"/>
          <w:lang w:val="es-EC"/>
        </w:rPr>
        <w:t>Cahueñas</w:t>
      </w:r>
      <w:proofErr w:type="spellEnd"/>
      <w:r w:rsidRPr="004836F6">
        <w:rPr>
          <w:rFonts w:ascii="Times New Roman" w:hAnsi="Times New Roman" w:cs="Times New Roman"/>
          <w:szCs w:val="24"/>
          <w:lang w:val="es-EC"/>
        </w:rPr>
        <w:t xml:space="preserve"> Karina Alexandra</w:t>
      </w:r>
    </w:p>
    <w:p w14:paraId="162D44A5" w14:textId="77777777" w:rsidR="00650346" w:rsidRPr="004836F6" w:rsidRDefault="00650346" w:rsidP="00650346">
      <w:pPr>
        <w:spacing w:line="240" w:lineRule="auto"/>
        <w:jc w:val="both"/>
        <w:rPr>
          <w:rFonts w:ascii="Times New Roman" w:hAnsi="Times New Roman" w:cs="Times New Roman"/>
          <w:szCs w:val="24"/>
          <w:lang w:val="es-EC"/>
        </w:rPr>
      </w:pPr>
    </w:p>
    <w:p w14:paraId="61AF217E" w14:textId="77777777" w:rsidR="00650346" w:rsidRPr="004836F6" w:rsidRDefault="00650346" w:rsidP="00650346">
      <w:pPr>
        <w:spacing w:line="240" w:lineRule="auto"/>
        <w:jc w:val="both"/>
        <w:rPr>
          <w:rFonts w:ascii="Times New Roman" w:hAnsi="Times New Roman" w:cs="Times New Roman"/>
          <w:szCs w:val="24"/>
          <w:lang w:val="es-EC"/>
        </w:rPr>
      </w:pPr>
    </w:p>
    <w:p w14:paraId="7D9AFF50" w14:textId="77777777" w:rsidR="00650346" w:rsidRPr="004836F6" w:rsidRDefault="00650346" w:rsidP="00650346">
      <w:pPr>
        <w:spacing w:line="240" w:lineRule="auto"/>
        <w:jc w:val="both"/>
        <w:rPr>
          <w:rFonts w:ascii="Times New Roman" w:hAnsi="Times New Roman" w:cs="Times New Roman"/>
          <w:szCs w:val="24"/>
          <w:lang w:val="es-EC"/>
        </w:rPr>
      </w:pPr>
      <w:r w:rsidRPr="004836F6">
        <w:rPr>
          <w:rFonts w:ascii="Times New Roman" w:hAnsi="Times New Roman" w:cs="Times New Roman"/>
          <w:szCs w:val="24"/>
          <w:lang w:val="es-EC"/>
        </w:rPr>
        <w:t>Firma: ……………………….</w:t>
      </w:r>
    </w:p>
    <w:p w14:paraId="3E419BC5" w14:textId="1328BBF9" w:rsidR="00650346" w:rsidRPr="004836F6" w:rsidRDefault="00650346" w:rsidP="00650346">
      <w:pPr>
        <w:spacing w:line="240" w:lineRule="auto"/>
        <w:jc w:val="both"/>
        <w:rPr>
          <w:rFonts w:ascii="Times New Roman" w:hAnsi="Times New Roman" w:cs="Times New Roman"/>
          <w:szCs w:val="24"/>
          <w:lang w:val="es-EC"/>
        </w:rPr>
      </w:pPr>
      <w:r w:rsidRPr="004836F6">
        <w:rPr>
          <w:rFonts w:ascii="Times New Roman" w:hAnsi="Times New Roman" w:cs="Times New Roman"/>
          <w:szCs w:val="24"/>
          <w:lang w:val="es-EC"/>
        </w:rPr>
        <w:t>Número de Cédula: 1711701241</w:t>
      </w:r>
    </w:p>
    <w:p w14:paraId="7601AA35" w14:textId="1B5A3BC3" w:rsidR="00650346" w:rsidRPr="004836F6" w:rsidRDefault="00650346" w:rsidP="00650346">
      <w:pPr>
        <w:spacing w:line="240" w:lineRule="auto"/>
        <w:jc w:val="both"/>
        <w:rPr>
          <w:rFonts w:ascii="Times New Roman" w:hAnsi="Times New Roman" w:cs="Times New Roman"/>
          <w:szCs w:val="24"/>
          <w:lang w:val="es-EC"/>
        </w:rPr>
      </w:pPr>
      <w:r w:rsidRPr="004836F6">
        <w:rPr>
          <w:rFonts w:ascii="Times New Roman" w:hAnsi="Times New Roman" w:cs="Times New Roman"/>
          <w:szCs w:val="24"/>
          <w:lang w:val="es-EC"/>
        </w:rPr>
        <w:t xml:space="preserve">Dirección: Pichincha, Quito, Pomasqui, Santa Rosa. </w:t>
      </w:r>
    </w:p>
    <w:p w14:paraId="38EBA4B2" w14:textId="4F80BB90" w:rsidR="00650346" w:rsidRPr="004836F6" w:rsidRDefault="00650346" w:rsidP="00650346">
      <w:pPr>
        <w:spacing w:line="240" w:lineRule="auto"/>
        <w:jc w:val="both"/>
        <w:rPr>
          <w:rFonts w:ascii="Times New Roman" w:hAnsi="Times New Roman" w:cs="Times New Roman"/>
          <w:szCs w:val="24"/>
          <w:lang w:val="es-EC"/>
        </w:rPr>
      </w:pPr>
      <w:r w:rsidRPr="004836F6">
        <w:rPr>
          <w:rFonts w:ascii="Times New Roman" w:hAnsi="Times New Roman" w:cs="Times New Roman"/>
          <w:szCs w:val="24"/>
          <w:lang w:val="es-EC"/>
        </w:rPr>
        <w:t>Correo Electrónico: karinahc24@gmail.com</w:t>
      </w:r>
    </w:p>
    <w:p w14:paraId="431A1ACE" w14:textId="0D74F991" w:rsidR="00650346" w:rsidRPr="004836F6" w:rsidRDefault="00650346" w:rsidP="00650346">
      <w:pPr>
        <w:spacing w:line="240" w:lineRule="auto"/>
        <w:jc w:val="both"/>
        <w:rPr>
          <w:rFonts w:ascii="Times New Roman" w:hAnsi="Times New Roman" w:cs="Times New Roman"/>
          <w:szCs w:val="24"/>
          <w:lang w:val="es-EC"/>
        </w:rPr>
      </w:pPr>
      <w:r w:rsidRPr="004836F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72F8E85" wp14:editId="167B51B8">
                <wp:simplePos x="0" y="0"/>
                <wp:positionH relativeFrom="column">
                  <wp:posOffset>3436620</wp:posOffset>
                </wp:positionH>
                <wp:positionV relativeFrom="paragraph">
                  <wp:posOffset>147320</wp:posOffset>
                </wp:positionV>
                <wp:extent cx="2339975" cy="1276350"/>
                <wp:effectExtent l="0" t="0" r="22225" b="19050"/>
                <wp:wrapNone/>
                <wp:docPr id="274" name="274 Rectángulo"/>
                <wp:cNvGraphicFramePr/>
                <a:graphic xmlns:a="http://schemas.openxmlformats.org/drawingml/2006/main">
                  <a:graphicData uri="http://schemas.microsoft.com/office/word/2010/wordprocessingShape">
                    <wps:wsp>
                      <wps:cNvSpPr/>
                      <wps:spPr>
                        <a:xfrm>
                          <a:off x="0" y="0"/>
                          <a:ext cx="2339975" cy="12763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59DBF05" w14:textId="77777777" w:rsidR="00597B1A" w:rsidRPr="00650346" w:rsidRDefault="00597B1A" w:rsidP="00650346">
                            <w:pPr>
                              <w:jc w:val="center"/>
                              <w:rPr>
                                <w:lang w:val="es-EC"/>
                              </w:rPr>
                            </w:pPr>
                            <w:r w:rsidRPr="00650346">
                              <w:rPr>
                                <w:lang w:val="es-EC"/>
                              </w:rPr>
                              <w:t xml:space="preserve">Número de página, desde la hoja dos en adelante, con letra Times New </w:t>
                            </w:r>
                            <w:proofErr w:type="spellStart"/>
                            <w:r w:rsidRPr="00650346">
                              <w:rPr>
                                <w:lang w:val="es-EC"/>
                              </w:rPr>
                              <w:t>Roman</w:t>
                            </w:r>
                            <w:proofErr w:type="spellEnd"/>
                            <w:r w:rsidRPr="00650346">
                              <w:rPr>
                                <w:lang w:val="es-EC"/>
                              </w:rPr>
                              <w:t xml:space="preserve"> 10, en romanos las preliminares.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F8E85" id="274 Rectángulo" o:spid="_x0000_s1027" style="position:absolute;left:0;text-align:left;margin-left:270.6pt;margin-top:11.6pt;width:184.25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" fillcolor="white [3201]" strokecolor="#f79646 [3209]" strokeweight="2pt">
                <v:textbox>
                  <w:txbxContent>
                    <w:p w14:paraId="359DBF05" w14:textId="77777777" w:rsidR="00597B1A" w:rsidRPr="00650346" w:rsidRDefault="00597B1A" w:rsidP="00650346">
                      <w:pPr>
                        <w:jc w:val="center"/>
                        <w:rPr>
                          <w:lang w:val="es-EC"/>
                        </w:rPr>
                      </w:pPr>
                      <w:r w:rsidRPr="00650346">
                        <w:rPr>
                          <w:lang w:val="es-EC"/>
                        </w:rPr>
                        <w:t xml:space="preserve">Número de página, desde la hoja dos en adelante, con letra Times New </w:t>
                      </w:r>
                      <w:proofErr w:type="spellStart"/>
                      <w:r w:rsidRPr="00650346">
                        <w:rPr>
                          <w:lang w:val="es-EC"/>
                        </w:rPr>
                        <w:t>Roman</w:t>
                      </w:r>
                      <w:proofErr w:type="spellEnd"/>
                      <w:r w:rsidRPr="00650346">
                        <w:rPr>
                          <w:lang w:val="es-EC"/>
                        </w:rPr>
                        <w:t xml:space="preserve"> 10, en romanos las preliminares.</w:t>
                      </w:r>
                    </w:p>
                  </w:txbxContent>
                </v:textbox>
              </v:rect>
            </w:pict>
          </mc:Fallback>
        </mc:AlternateContent>
      </w:r>
      <w:r w:rsidRPr="004836F6">
        <w:rPr>
          <w:rFonts w:ascii="Times New Roman" w:hAnsi="Times New Roman" w:cs="Times New Roman"/>
          <w:szCs w:val="24"/>
          <w:lang w:val="es-EC"/>
        </w:rPr>
        <w:t>Teléfono: 0995803544</w:t>
      </w:r>
    </w:p>
    <w:p w14:paraId="5B831804" w14:textId="77777777" w:rsidR="00650346" w:rsidRPr="004836F6" w:rsidRDefault="00650346" w:rsidP="00650346">
      <w:pPr>
        <w:ind w:firstLine="708"/>
        <w:jc w:val="both"/>
        <w:rPr>
          <w:rFonts w:ascii="Times New Roman" w:hAnsi="Times New Roman" w:cs="Times New Roman"/>
          <w:lang w:val="es-EC"/>
        </w:rPr>
      </w:pPr>
    </w:p>
    <w:p w14:paraId="4F3D40B9" w14:textId="77777777" w:rsidR="00650346" w:rsidRPr="004836F6" w:rsidRDefault="00650346" w:rsidP="00650346">
      <w:pPr>
        <w:ind w:firstLine="708"/>
        <w:jc w:val="both"/>
        <w:rPr>
          <w:rFonts w:ascii="Times New Roman" w:hAnsi="Times New Roman" w:cs="Times New Roman"/>
          <w:lang w:val="es-EC"/>
        </w:rPr>
      </w:pPr>
    </w:p>
    <w:p w14:paraId="7BE8C8ED" w14:textId="77777777" w:rsidR="00650346" w:rsidRPr="004836F6" w:rsidRDefault="00650346" w:rsidP="00650346">
      <w:pPr>
        <w:rPr>
          <w:rFonts w:ascii="Times New Roman" w:hAnsi="Times New Roman" w:cs="Times New Roman"/>
          <w:lang w:val="es-EC"/>
        </w:rPr>
      </w:pPr>
      <w:r w:rsidRPr="004836F6">
        <w:rPr>
          <w:rFonts w:ascii="Times New Roman" w:hAnsi="Times New Roman" w:cs="Times New Roman"/>
          <w:lang w:val="es-EC"/>
        </w:rPr>
        <w:br w:type="page"/>
      </w:r>
    </w:p>
    <w:p w14:paraId="2C71367E" w14:textId="77777777" w:rsidR="00650346" w:rsidRPr="004836F6" w:rsidRDefault="00650346" w:rsidP="00650346">
      <w:pPr>
        <w:ind w:firstLine="708"/>
        <w:jc w:val="both"/>
        <w:rPr>
          <w:rFonts w:ascii="Times New Roman" w:hAnsi="Times New Roman" w:cs="Times New Roman"/>
          <w:lang w:val="es-EC"/>
        </w:rPr>
      </w:pPr>
    </w:p>
    <w:p w14:paraId="0E444622" w14:textId="77777777" w:rsidR="00650346" w:rsidRPr="004836F6" w:rsidRDefault="00650346" w:rsidP="00650346">
      <w:pPr>
        <w:jc w:val="center"/>
        <w:rPr>
          <w:rFonts w:ascii="Times New Roman" w:hAnsi="Times New Roman" w:cs="Times New Roman"/>
          <w:b/>
          <w:lang w:val="es-EC"/>
        </w:rPr>
      </w:pPr>
      <w:r w:rsidRPr="004836F6">
        <w:rPr>
          <w:rFonts w:ascii="Times New Roman" w:hAnsi="Times New Roman" w:cs="Times New Roman"/>
          <w:b/>
          <w:lang w:val="es-EC"/>
        </w:rPr>
        <w:t>APROBACIÓN DEL TUTOR</w:t>
      </w:r>
    </w:p>
    <w:p w14:paraId="6C434F54" w14:textId="77777777" w:rsidR="00650346" w:rsidRPr="004836F6" w:rsidRDefault="00650346" w:rsidP="00650346">
      <w:pPr>
        <w:jc w:val="both"/>
        <w:rPr>
          <w:rFonts w:ascii="Times New Roman" w:hAnsi="Times New Roman" w:cs="Times New Roman"/>
          <w:lang w:val="es-EC"/>
        </w:rPr>
      </w:pPr>
    </w:p>
    <w:p w14:paraId="6D474692" w14:textId="34434665" w:rsidR="00650346" w:rsidRPr="004836F6" w:rsidRDefault="00650346" w:rsidP="00650346">
      <w:pPr>
        <w:jc w:val="both"/>
        <w:rPr>
          <w:rFonts w:ascii="Times New Roman" w:hAnsi="Times New Roman" w:cs="Times New Roman"/>
          <w:lang w:val="es-EC"/>
        </w:rPr>
      </w:pPr>
      <w:r w:rsidRPr="004836F6">
        <w:rPr>
          <w:rFonts w:ascii="Times New Roman" w:hAnsi="Times New Roman" w:cs="Times New Roman"/>
          <w:lang w:val="es-EC"/>
        </w:rPr>
        <w:t>En mi calidad de Tutor del Trabajo de Titulación “</w:t>
      </w:r>
      <w:r w:rsidRPr="004836F6">
        <w:rPr>
          <w:rFonts w:ascii="Times New Roman" w:hAnsi="Times New Roman" w:cs="Times New Roman"/>
          <w:szCs w:val="24"/>
          <w:lang w:val="es-EC"/>
        </w:rPr>
        <w:t>COMPARACIÓN HISTÓRICA (1995-2021) DEL ESTADO ECOLÓGICO Y LAS COMUNIDADES DE MACROINVERTEBRADOS EN RÍOS DEL PÁRAMO ECUATORIANO, PARA EVALUAR EL IMPACTO DE LAS ÁREAS DE CONSERVACIÓN</w:t>
      </w:r>
      <w:r w:rsidRPr="004836F6">
        <w:rPr>
          <w:rFonts w:ascii="Times New Roman" w:hAnsi="Times New Roman" w:cs="Times New Roman"/>
          <w:lang w:val="es-EC"/>
        </w:rPr>
        <w:t xml:space="preserve">” presentado por </w:t>
      </w:r>
      <w:r w:rsidRPr="004836F6">
        <w:rPr>
          <w:rFonts w:ascii="Times New Roman" w:hAnsi="Times New Roman" w:cs="Times New Roman"/>
          <w:szCs w:val="24"/>
          <w:lang w:val="es-EC"/>
        </w:rPr>
        <w:t xml:space="preserve">Hernández </w:t>
      </w:r>
      <w:proofErr w:type="spellStart"/>
      <w:r w:rsidRPr="004836F6">
        <w:rPr>
          <w:rFonts w:ascii="Times New Roman" w:hAnsi="Times New Roman" w:cs="Times New Roman"/>
          <w:szCs w:val="24"/>
          <w:lang w:val="es-EC"/>
        </w:rPr>
        <w:t>Cahueñas</w:t>
      </w:r>
      <w:proofErr w:type="spellEnd"/>
      <w:r w:rsidRPr="004836F6">
        <w:rPr>
          <w:rFonts w:ascii="Times New Roman" w:hAnsi="Times New Roman" w:cs="Times New Roman"/>
          <w:szCs w:val="24"/>
          <w:lang w:val="es-EC"/>
        </w:rPr>
        <w:t xml:space="preserve"> Karina Alexandra</w:t>
      </w:r>
      <w:r w:rsidRPr="004836F6">
        <w:rPr>
          <w:rFonts w:ascii="Times New Roman" w:hAnsi="Times New Roman" w:cs="Times New Roman"/>
          <w:lang w:val="es-EC"/>
        </w:rPr>
        <w:t xml:space="preserve"> para optar por el Título Magister en Biodiversidad y Cambio Climático.</w:t>
      </w:r>
    </w:p>
    <w:p w14:paraId="13F051A8" w14:textId="77777777" w:rsidR="00650346" w:rsidRPr="004836F6" w:rsidRDefault="00650346" w:rsidP="00650346">
      <w:pPr>
        <w:jc w:val="both"/>
        <w:rPr>
          <w:rFonts w:ascii="Times New Roman" w:hAnsi="Times New Roman" w:cs="Times New Roman"/>
          <w:lang w:val="es-EC"/>
        </w:rPr>
      </w:pPr>
    </w:p>
    <w:p w14:paraId="626B2F05" w14:textId="77777777" w:rsidR="00650346" w:rsidRPr="004836F6" w:rsidRDefault="00650346" w:rsidP="00650346">
      <w:pPr>
        <w:jc w:val="center"/>
        <w:rPr>
          <w:rFonts w:ascii="Times New Roman" w:hAnsi="Times New Roman" w:cs="Times New Roman"/>
          <w:lang w:val="es-EC"/>
        </w:rPr>
      </w:pPr>
      <w:r w:rsidRPr="004836F6">
        <w:rPr>
          <w:rFonts w:ascii="Times New Roman" w:hAnsi="Times New Roman" w:cs="Times New Roman"/>
          <w:lang w:val="es-EC"/>
        </w:rPr>
        <w:t>CERTIFICO</w:t>
      </w:r>
    </w:p>
    <w:p w14:paraId="44F7C6E1" w14:textId="77777777" w:rsidR="00650346" w:rsidRPr="004836F6" w:rsidRDefault="00650346" w:rsidP="00650346">
      <w:pPr>
        <w:jc w:val="both"/>
        <w:rPr>
          <w:rFonts w:ascii="Times New Roman" w:hAnsi="Times New Roman" w:cs="Times New Roman"/>
          <w:lang w:val="es-EC"/>
        </w:rPr>
      </w:pPr>
      <w:r w:rsidRPr="004836F6">
        <w:rPr>
          <w:rFonts w:ascii="Times New Roman" w:hAnsi="Times New Roman" w:cs="Times New Roman"/>
          <w:lang w:val="es-EC"/>
        </w:rPr>
        <w:t xml:space="preserve">Que dicho trabajo de investigación ha sido revisado en todas sus </w:t>
      </w:r>
      <w:proofErr w:type="gramStart"/>
      <w:r w:rsidRPr="004836F6">
        <w:rPr>
          <w:rFonts w:ascii="Times New Roman" w:hAnsi="Times New Roman" w:cs="Times New Roman"/>
          <w:lang w:val="es-EC"/>
        </w:rPr>
        <w:t>partes  y</w:t>
      </w:r>
      <w:proofErr w:type="gramEnd"/>
      <w:r w:rsidRPr="004836F6">
        <w:rPr>
          <w:rFonts w:ascii="Times New Roman" w:hAnsi="Times New Roman" w:cs="Times New Roman"/>
          <w:lang w:val="es-EC"/>
        </w:rPr>
        <w:t xml:space="preserve"> considero que reúne los requisitos y méritos suficientes para ser sometido a la presentación pública y evaluación por parte del Tribunal Examinador que se designe. </w:t>
      </w:r>
    </w:p>
    <w:p w14:paraId="70958D70" w14:textId="77777777" w:rsidR="00650346" w:rsidRPr="004836F6" w:rsidRDefault="00650346" w:rsidP="00650346">
      <w:pPr>
        <w:ind w:firstLine="708"/>
        <w:jc w:val="both"/>
        <w:rPr>
          <w:rFonts w:ascii="Times New Roman" w:hAnsi="Times New Roman" w:cs="Times New Roman"/>
          <w:lang w:val="es-EC"/>
        </w:rPr>
      </w:pPr>
    </w:p>
    <w:p w14:paraId="345FEA83" w14:textId="77777777" w:rsidR="00650346" w:rsidRPr="004836F6" w:rsidRDefault="00650346" w:rsidP="00650346">
      <w:pPr>
        <w:jc w:val="both"/>
        <w:rPr>
          <w:rFonts w:ascii="Times New Roman" w:hAnsi="Times New Roman" w:cs="Times New Roman"/>
          <w:lang w:val="es-EC"/>
        </w:rPr>
      </w:pPr>
    </w:p>
    <w:p w14:paraId="5EB481EC" w14:textId="77777777" w:rsidR="00650346" w:rsidRPr="004836F6" w:rsidRDefault="00650346" w:rsidP="00650346">
      <w:pPr>
        <w:jc w:val="right"/>
        <w:rPr>
          <w:rFonts w:ascii="Times New Roman" w:hAnsi="Times New Roman" w:cs="Times New Roman"/>
          <w:lang w:val="es-EC"/>
        </w:rPr>
      </w:pPr>
      <w:proofErr w:type="gramStart"/>
      <w:r w:rsidRPr="004836F6">
        <w:rPr>
          <w:rFonts w:ascii="Times New Roman" w:hAnsi="Times New Roman" w:cs="Times New Roman"/>
          <w:highlight w:val="yellow"/>
          <w:lang w:val="es-EC"/>
        </w:rPr>
        <w:t xml:space="preserve">Quito,   </w:t>
      </w:r>
      <w:proofErr w:type="gramEnd"/>
      <w:r w:rsidRPr="004836F6">
        <w:rPr>
          <w:rFonts w:ascii="Times New Roman" w:hAnsi="Times New Roman" w:cs="Times New Roman"/>
          <w:highlight w:val="yellow"/>
          <w:lang w:val="es-EC"/>
        </w:rPr>
        <w:t xml:space="preserve"> de     del 20...</w:t>
      </w:r>
      <w:r w:rsidRPr="004836F6">
        <w:rPr>
          <w:rFonts w:ascii="Times New Roman" w:hAnsi="Times New Roman" w:cs="Times New Roman"/>
          <w:lang w:val="es-EC"/>
        </w:rPr>
        <w:t xml:space="preserve"> </w:t>
      </w:r>
    </w:p>
    <w:p w14:paraId="4DE92EDF" w14:textId="77777777" w:rsidR="00650346" w:rsidRPr="004836F6" w:rsidRDefault="00650346" w:rsidP="00650346">
      <w:pPr>
        <w:jc w:val="right"/>
        <w:rPr>
          <w:rFonts w:ascii="Times New Roman" w:hAnsi="Times New Roman" w:cs="Times New Roman"/>
          <w:lang w:val="es-EC"/>
        </w:rPr>
      </w:pPr>
    </w:p>
    <w:p w14:paraId="05B80FAF" w14:textId="77777777" w:rsidR="00650346" w:rsidRPr="004836F6" w:rsidRDefault="00650346" w:rsidP="00650346">
      <w:pPr>
        <w:jc w:val="right"/>
        <w:rPr>
          <w:rFonts w:ascii="Times New Roman" w:hAnsi="Times New Roman" w:cs="Times New Roman"/>
          <w:lang w:val="es-EC"/>
        </w:rPr>
      </w:pPr>
    </w:p>
    <w:p w14:paraId="013E6AEB" w14:textId="77777777" w:rsidR="00650346" w:rsidRPr="004836F6" w:rsidRDefault="00650346" w:rsidP="00650346">
      <w:pPr>
        <w:jc w:val="right"/>
        <w:rPr>
          <w:rFonts w:ascii="Times New Roman" w:hAnsi="Times New Roman" w:cs="Times New Roman"/>
          <w:lang w:val="es-EC"/>
        </w:rPr>
      </w:pPr>
    </w:p>
    <w:p w14:paraId="529871A4" w14:textId="77777777" w:rsidR="00650346" w:rsidRPr="004836F6" w:rsidRDefault="00650346" w:rsidP="00650346">
      <w:pPr>
        <w:jc w:val="right"/>
        <w:rPr>
          <w:rFonts w:ascii="Times New Roman" w:hAnsi="Times New Roman" w:cs="Times New Roman"/>
          <w:lang w:val="es-EC"/>
        </w:rPr>
      </w:pPr>
    </w:p>
    <w:p w14:paraId="3D4C8A3B" w14:textId="78CAB5A5" w:rsidR="00650346" w:rsidRPr="004836F6" w:rsidRDefault="00650346" w:rsidP="00650346">
      <w:pPr>
        <w:jc w:val="right"/>
        <w:rPr>
          <w:rFonts w:ascii="Times New Roman" w:hAnsi="Times New Roman" w:cs="Times New Roman"/>
          <w:lang w:val="es-EC"/>
        </w:rPr>
      </w:pPr>
    </w:p>
    <w:p w14:paraId="3C5FBCB8" w14:textId="77777777" w:rsidR="00650346" w:rsidRPr="004836F6" w:rsidRDefault="00650346" w:rsidP="00650346">
      <w:pPr>
        <w:jc w:val="right"/>
        <w:rPr>
          <w:rFonts w:ascii="Times New Roman" w:hAnsi="Times New Roman" w:cs="Times New Roman"/>
          <w:lang w:val="es-EC"/>
        </w:rPr>
      </w:pPr>
    </w:p>
    <w:p w14:paraId="3FD7BD07" w14:textId="13A77D78" w:rsidR="00650346" w:rsidRPr="004836F6" w:rsidRDefault="00650346" w:rsidP="00650346">
      <w:pPr>
        <w:jc w:val="center"/>
        <w:rPr>
          <w:rFonts w:ascii="Times New Roman" w:hAnsi="Times New Roman" w:cs="Times New Roman"/>
          <w:lang w:val="es-EC"/>
        </w:rPr>
      </w:pPr>
      <w:r w:rsidRPr="004836F6">
        <w:rPr>
          <w:rFonts w:ascii="Times New Roman" w:hAnsi="Times New Roman" w:cs="Times New Roman"/>
          <w:lang w:val="es-EC"/>
        </w:rPr>
        <w:t>………………………………</w:t>
      </w:r>
    </w:p>
    <w:p w14:paraId="527B9BBF" w14:textId="2653D2CC" w:rsidR="00650346" w:rsidRPr="004836F6" w:rsidRDefault="00650346" w:rsidP="00650346">
      <w:pPr>
        <w:jc w:val="center"/>
        <w:rPr>
          <w:rFonts w:ascii="Times New Roman" w:hAnsi="Times New Roman" w:cs="Times New Roman"/>
          <w:color w:val="FF0000"/>
          <w:lang w:val="es-EC"/>
        </w:rPr>
      </w:pPr>
      <w:r w:rsidRPr="004836F6">
        <w:rPr>
          <w:rFonts w:ascii="Times New Roman" w:hAnsi="Times New Roman" w:cs="Times New Roman"/>
          <w:lang w:val="es-EC"/>
        </w:rPr>
        <w:t>Ibon Tobes, PhD</w:t>
      </w:r>
    </w:p>
    <w:p w14:paraId="6B12BEEF" w14:textId="77777777" w:rsidR="00650346" w:rsidRPr="004836F6" w:rsidRDefault="00650346" w:rsidP="00650346">
      <w:pPr>
        <w:rPr>
          <w:rFonts w:ascii="Times New Roman" w:hAnsi="Times New Roman" w:cs="Times New Roman"/>
          <w:b/>
          <w:lang w:val="es-EC"/>
        </w:rPr>
      </w:pPr>
      <w:r w:rsidRPr="004836F6">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B981DA3" wp14:editId="15B60063">
                <wp:simplePos x="0" y="0"/>
                <wp:positionH relativeFrom="column">
                  <wp:posOffset>1961515</wp:posOffset>
                </wp:positionH>
                <wp:positionV relativeFrom="paragraph">
                  <wp:posOffset>2431324</wp:posOffset>
                </wp:positionV>
                <wp:extent cx="815340" cy="308610"/>
                <wp:effectExtent l="0" t="0" r="22860" b="15240"/>
                <wp:wrapNone/>
                <wp:docPr id="295" name="295 Rectángulo"/>
                <wp:cNvGraphicFramePr/>
                <a:graphic xmlns:a="http://schemas.openxmlformats.org/drawingml/2006/main">
                  <a:graphicData uri="http://schemas.microsoft.com/office/word/2010/wordprocessingShape">
                    <wps:wsp>
                      <wps:cNvSpPr/>
                      <wps:spPr>
                        <a:xfrm>
                          <a:off x="0" y="0"/>
                          <a:ext cx="815340" cy="30861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B2650D8" w14:textId="77777777" w:rsidR="00597B1A" w:rsidRPr="00814A4A" w:rsidRDefault="00597B1A" w:rsidP="00650346">
                            <w:pPr>
                              <w:jc w:val="center"/>
                              <w:rPr>
                                <w:rFonts w:ascii="Times New Roman" w:hAnsi="Times New Roman"/>
                                <w:sz w:val="20"/>
                              </w:rPr>
                            </w:pPr>
                            <w:r w:rsidRPr="00814A4A">
                              <w:rPr>
                                <w:rFonts w:ascii="Times New Roman" w:hAnsi="Times New Roman"/>
                                <w:sz w:val="20"/>
                              </w:rPr>
                              <w:t>ii</w:t>
                            </w:r>
                            <w:r>
                              <w:rPr>
                                <w:rFonts w:ascii="Times New Roman" w:hAnsi="Times New Roman"/>
                                <w:sz w:val="20"/>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81DA3" id="295 Rectángulo" o:spid="_x0000_s1028" style="position:absolute;margin-left:154.45pt;margin-top:191.45pt;width:64.2pt;height:2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" fillcolor="white [3201]" strokecolor="white [3212]" strokeweight="2pt">
                <v:textbox>
                  <w:txbxContent>
                    <w:p w14:paraId="6B2650D8" w14:textId="77777777" w:rsidR="00597B1A" w:rsidRPr="00814A4A" w:rsidRDefault="00597B1A" w:rsidP="00650346">
                      <w:pPr>
                        <w:jc w:val="center"/>
                        <w:rPr>
                          <w:rFonts w:ascii="Times New Roman" w:hAnsi="Times New Roman"/>
                          <w:sz w:val="20"/>
                        </w:rPr>
                      </w:pPr>
                      <w:r w:rsidRPr="00814A4A">
                        <w:rPr>
                          <w:rFonts w:ascii="Times New Roman" w:hAnsi="Times New Roman"/>
                          <w:sz w:val="20"/>
                        </w:rPr>
                        <w:t>ii</w:t>
                      </w:r>
                      <w:r>
                        <w:rPr>
                          <w:rFonts w:ascii="Times New Roman" w:hAnsi="Times New Roman"/>
                          <w:sz w:val="20"/>
                        </w:rPr>
                        <w:t>i</w:t>
                      </w:r>
                    </w:p>
                  </w:txbxContent>
                </v:textbox>
              </v:rect>
            </w:pict>
          </mc:Fallback>
        </mc:AlternateContent>
      </w:r>
      <w:r w:rsidRPr="004836F6">
        <w:rPr>
          <w:rFonts w:ascii="Times New Roman" w:hAnsi="Times New Roman" w:cs="Times New Roman"/>
          <w:b/>
          <w:lang w:val="es-EC"/>
        </w:rPr>
        <w:br w:type="page"/>
      </w:r>
    </w:p>
    <w:p w14:paraId="4933BAC7" w14:textId="77777777" w:rsidR="00650346" w:rsidRPr="004836F6" w:rsidRDefault="00650346" w:rsidP="00650346">
      <w:pPr>
        <w:jc w:val="center"/>
        <w:rPr>
          <w:rFonts w:ascii="Times New Roman" w:hAnsi="Times New Roman" w:cs="Times New Roman"/>
          <w:b/>
          <w:lang w:val="es-EC"/>
        </w:rPr>
      </w:pPr>
      <w:r w:rsidRPr="004836F6">
        <w:rPr>
          <w:rFonts w:ascii="Times New Roman" w:hAnsi="Times New Roman" w:cs="Times New Roman"/>
          <w:b/>
          <w:lang w:val="es-EC"/>
        </w:rPr>
        <w:lastRenderedPageBreak/>
        <w:t>DECLARACIÓN DE AUTENTICIDAD</w:t>
      </w:r>
    </w:p>
    <w:p w14:paraId="60914A1E" w14:textId="77777777" w:rsidR="00650346" w:rsidRPr="004836F6" w:rsidRDefault="00650346" w:rsidP="00650346">
      <w:pPr>
        <w:jc w:val="center"/>
        <w:rPr>
          <w:rFonts w:ascii="Times New Roman" w:hAnsi="Times New Roman" w:cs="Times New Roman"/>
          <w:b/>
          <w:szCs w:val="24"/>
          <w:lang w:val="es-EC"/>
        </w:rPr>
      </w:pPr>
    </w:p>
    <w:p w14:paraId="40D55B55" w14:textId="6E885C03" w:rsidR="00650346" w:rsidRPr="004836F6" w:rsidRDefault="00650346" w:rsidP="00650346">
      <w:pPr>
        <w:jc w:val="both"/>
        <w:rPr>
          <w:rFonts w:ascii="Times New Roman" w:hAnsi="Times New Roman" w:cs="Times New Roman"/>
          <w:szCs w:val="24"/>
          <w:lang w:val="es-EC"/>
        </w:rPr>
      </w:pPr>
      <w:r w:rsidRPr="004836F6">
        <w:rPr>
          <w:rFonts w:ascii="Times New Roman" w:hAnsi="Times New Roman" w:cs="Times New Roman"/>
          <w:szCs w:val="24"/>
          <w:lang w:val="es-EC"/>
        </w:rPr>
        <w:t xml:space="preserve">Quien suscribe, declaro que los contenidos y los resultados obtenidos en el presente trabajo de investigación, como requerimiento previo para la obtención del Título de </w:t>
      </w:r>
      <w:r w:rsidRPr="004836F6">
        <w:rPr>
          <w:rFonts w:ascii="Times New Roman" w:hAnsi="Times New Roman" w:cs="Times New Roman"/>
          <w:lang w:val="es-EC"/>
        </w:rPr>
        <w:t>Magister en Biodiversidad y Cambio Climático</w:t>
      </w:r>
      <w:r w:rsidRPr="004836F6">
        <w:rPr>
          <w:rFonts w:ascii="Times New Roman" w:hAnsi="Times New Roman" w:cs="Times New Roman"/>
          <w:szCs w:val="24"/>
          <w:lang w:val="es-EC"/>
        </w:rPr>
        <w:t>, son absolutamente originales, auténticos y personales y de exclusiva responsabilidad legal y académica del autor</w:t>
      </w:r>
    </w:p>
    <w:p w14:paraId="541D9E13" w14:textId="77777777" w:rsidR="00650346" w:rsidRPr="004836F6" w:rsidRDefault="00650346" w:rsidP="00650346">
      <w:pPr>
        <w:jc w:val="right"/>
        <w:rPr>
          <w:rFonts w:ascii="Times New Roman" w:hAnsi="Times New Roman" w:cs="Times New Roman"/>
          <w:lang w:val="es-EC"/>
        </w:rPr>
      </w:pPr>
    </w:p>
    <w:p w14:paraId="0F4622B6" w14:textId="77777777" w:rsidR="00650346" w:rsidRPr="004836F6" w:rsidRDefault="00650346" w:rsidP="00650346">
      <w:pPr>
        <w:jc w:val="right"/>
        <w:rPr>
          <w:rFonts w:ascii="Times New Roman" w:hAnsi="Times New Roman" w:cs="Times New Roman"/>
          <w:lang w:val="es-EC"/>
        </w:rPr>
      </w:pPr>
    </w:p>
    <w:p w14:paraId="10AE5180" w14:textId="77777777" w:rsidR="00650346" w:rsidRPr="004836F6" w:rsidRDefault="00650346" w:rsidP="00650346">
      <w:pPr>
        <w:jc w:val="right"/>
        <w:rPr>
          <w:rFonts w:ascii="Times New Roman" w:hAnsi="Times New Roman" w:cs="Times New Roman"/>
          <w:lang w:val="es-EC"/>
        </w:rPr>
      </w:pPr>
    </w:p>
    <w:p w14:paraId="0A794384" w14:textId="77777777" w:rsidR="00650346" w:rsidRPr="004836F6" w:rsidRDefault="00650346" w:rsidP="00650346">
      <w:pPr>
        <w:jc w:val="right"/>
        <w:rPr>
          <w:rFonts w:ascii="Times New Roman" w:hAnsi="Times New Roman" w:cs="Times New Roman"/>
          <w:lang w:val="es-EC"/>
        </w:rPr>
      </w:pPr>
    </w:p>
    <w:p w14:paraId="691FD247" w14:textId="77777777" w:rsidR="00650346" w:rsidRPr="004836F6" w:rsidRDefault="00650346" w:rsidP="00650346">
      <w:pPr>
        <w:jc w:val="right"/>
        <w:rPr>
          <w:rFonts w:ascii="Times New Roman" w:hAnsi="Times New Roman" w:cs="Times New Roman"/>
          <w:lang w:val="es-EC"/>
        </w:rPr>
      </w:pPr>
      <w:proofErr w:type="gramStart"/>
      <w:r w:rsidRPr="004836F6">
        <w:rPr>
          <w:rFonts w:ascii="Times New Roman" w:hAnsi="Times New Roman" w:cs="Times New Roman"/>
          <w:highlight w:val="yellow"/>
          <w:lang w:val="es-EC"/>
        </w:rPr>
        <w:t>Quito,…</w:t>
      </w:r>
      <w:proofErr w:type="gramEnd"/>
      <w:r w:rsidRPr="004836F6">
        <w:rPr>
          <w:rFonts w:ascii="Times New Roman" w:hAnsi="Times New Roman" w:cs="Times New Roman"/>
          <w:highlight w:val="yellow"/>
          <w:lang w:val="es-EC"/>
        </w:rPr>
        <w:t xml:space="preserve">.. </w:t>
      </w:r>
      <w:proofErr w:type="gramStart"/>
      <w:r w:rsidRPr="004836F6">
        <w:rPr>
          <w:rFonts w:ascii="Times New Roman" w:hAnsi="Times New Roman" w:cs="Times New Roman"/>
          <w:highlight w:val="yellow"/>
          <w:lang w:val="es-EC"/>
        </w:rPr>
        <w:t>de….</w:t>
      </w:r>
      <w:proofErr w:type="gramEnd"/>
      <w:r w:rsidRPr="004836F6">
        <w:rPr>
          <w:rFonts w:ascii="Times New Roman" w:hAnsi="Times New Roman" w:cs="Times New Roman"/>
          <w:highlight w:val="yellow"/>
          <w:lang w:val="es-EC"/>
        </w:rPr>
        <w:t>.201…</w:t>
      </w:r>
    </w:p>
    <w:p w14:paraId="04D2D7E5" w14:textId="77777777" w:rsidR="00650346" w:rsidRPr="004836F6" w:rsidRDefault="00650346" w:rsidP="00650346">
      <w:pPr>
        <w:jc w:val="right"/>
        <w:rPr>
          <w:rFonts w:ascii="Times New Roman" w:hAnsi="Times New Roman" w:cs="Times New Roman"/>
          <w:lang w:val="es-EC"/>
        </w:rPr>
      </w:pPr>
    </w:p>
    <w:p w14:paraId="27B12776" w14:textId="77777777" w:rsidR="00650346" w:rsidRPr="004836F6" w:rsidRDefault="00650346" w:rsidP="00650346">
      <w:pPr>
        <w:rPr>
          <w:rFonts w:ascii="Times New Roman" w:hAnsi="Times New Roman" w:cs="Times New Roman"/>
          <w:lang w:val="es-EC"/>
        </w:rPr>
      </w:pPr>
    </w:p>
    <w:p w14:paraId="5243A758" w14:textId="77777777" w:rsidR="00650346" w:rsidRPr="004836F6" w:rsidRDefault="00650346" w:rsidP="00650346">
      <w:pPr>
        <w:rPr>
          <w:rFonts w:ascii="Times New Roman" w:hAnsi="Times New Roman" w:cs="Times New Roman"/>
          <w:lang w:val="es-EC"/>
        </w:rPr>
      </w:pPr>
    </w:p>
    <w:p w14:paraId="0877ADC5" w14:textId="77777777" w:rsidR="00650346" w:rsidRPr="004836F6" w:rsidRDefault="00650346" w:rsidP="00650346">
      <w:pPr>
        <w:rPr>
          <w:rFonts w:ascii="Times New Roman" w:hAnsi="Times New Roman" w:cs="Times New Roman"/>
          <w:lang w:val="es-EC"/>
        </w:rPr>
      </w:pPr>
    </w:p>
    <w:p w14:paraId="72520706" w14:textId="77777777" w:rsidR="00650346" w:rsidRPr="004836F6" w:rsidRDefault="00650346" w:rsidP="00650346">
      <w:pPr>
        <w:jc w:val="center"/>
        <w:rPr>
          <w:rFonts w:ascii="Times New Roman" w:hAnsi="Times New Roman" w:cs="Times New Roman"/>
          <w:lang w:val="es-EC"/>
        </w:rPr>
      </w:pPr>
      <w:r w:rsidRPr="004836F6">
        <w:rPr>
          <w:rFonts w:ascii="Times New Roman" w:hAnsi="Times New Roman" w:cs="Times New Roman"/>
          <w:lang w:val="es-EC"/>
        </w:rPr>
        <w:t>………………………………</w:t>
      </w:r>
    </w:p>
    <w:p w14:paraId="4FE474AE" w14:textId="38CCA0F3" w:rsidR="00650346" w:rsidRPr="004836F6" w:rsidRDefault="00650346" w:rsidP="00650346">
      <w:pPr>
        <w:jc w:val="center"/>
        <w:rPr>
          <w:rFonts w:ascii="Times New Roman" w:hAnsi="Times New Roman" w:cs="Times New Roman"/>
          <w:lang w:val="es-EC"/>
        </w:rPr>
      </w:pPr>
      <w:r w:rsidRPr="004836F6">
        <w:rPr>
          <w:rFonts w:ascii="Times New Roman" w:hAnsi="Times New Roman" w:cs="Times New Roman"/>
          <w:lang w:val="es-EC"/>
        </w:rPr>
        <w:t xml:space="preserve">Karina Alexandra Hernández </w:t>
      </w:r>
      <w:proofErr w:type="spellStart"/>
      <w:r w:rsidRPr="004836F6">
        <w:rPr>
          <w:rFonts w:ascii="Times New Roman" w:hAnsi="Times New Roman" w:cs="Times New Roman"/>
          <w:lang w:val="es-EC"/>
        </w:rPr>
        <w:t>Cahueñas</w:t>
      </w:r>
      <w:proofErr w:type="spellEnd"/>
    </w:p>
    <w:p w14:paraId="0A5D08A9" w14:textId="56D004F5" w:rsidR="00650346" w:rsidRPr="004836F6" w:rsidRDefault="00650346" w:rsidP="00650346">
      <w:pPr>
        <w:jc w:val="center"/>
        <w:rPr>
          <w:rFonts w:ascii="Times New Roman" w:hAnsi="Times New Roman" w:cs="Times New Roman"/>
          <w:lang w:val="es-EC"/>
        </w:rPr>
      </w:pPr>
      <w:r w:rsidRPr="004836F6">
        <w:rPr>
          <w:rFonts w:ascii="Times New Roman" w:hAnsi="Times New Roman" w:cs="Times New Roman"/>
          <w:lang w:val="es-EC"/>
        </w:rPr>
        <w:t>1711701241</w:t>
      </w:r>
    </w:p>
    <w:p w14:paraId="2E21FFE1" w14:textId="77777777" w:rsidR="00650346" w:rsidRPr="004836F6" w:rsidRDefault="00650346" w:rsidP="00650346">
      <w:pPr>
        <w:jc w:val="right"/>
        <w:rPr>
          <w:rFonts w:ascii="Times New Roman" w:hAnsi="Times New Roman" w:cs="Times New Roman"/>
          <w:lang w:val="es-EC"/>
        </w:rPr>
      </w:pPr>
    </w:p>
    <w:p w14:paraId="69623553" w14:textId="77777777" w:rsidR="00650346" w:rsidRPr="004836F6" w:rsidRDefault="00650346" w:rsidP="00650346">
      <w:pPr>
        <w:jc w:val="right"/>
        <w:rPr>
          <w:rFonts w:ascii="Times New Roman" w:hAnsi="Times New Roman" w:cs="Times New Roman"/>
          <w:lang w:val="es-EC"/>
        </w:rPr>
      </w:pPr>
    </w:p>
    <w:p w14:paraId="77A4A224" w14:textId="77777777" w:rsidR="00650346" w:rsidRPr="004836F6" w:rsidRDefault="00650346" w:rsidP="00650346">
      <w:pPr>
        <w:jc w:val="right"/>
        <w:rPr>
          <w:rFonts w:ascii="Times New Roman" w:hAnsi="Times New Roman" w:cs="Times New Roman"/>
          <w:lang w:val="es-EC"/>
        </w:rPr>
      </w:pPr>
    </w:p>
    <w:p w14:paraId="01ED3BFD" w14:textId="77777777" w:rsidR="00650346" w:rsidRPr="004836F6" w:rsidRDefault="00650346" w:rsidP="00650346">
      <w:pPr>
        <w:jc w:val="right"/>
        <w:rPr>
          <w:rFonts w:ascii="Times New Roman" w:hAnsi="Times New Roman" w:cs="Times New Roman"/>
          <w:lang w:val="es-EC"/>
        </w:rPr>
      </w:pPr>
    </w:p>
    <w:p w14:paraId="05230499" w14:textId="77777777" w:rsidR="00650346" w:rsidRPr="004836F6" w:rsidRDefault="00650346" w:rsidP="00650346">
      <w:pPr>
        <w:jc w:val="right"/>
        <w:rPr>
          <w:rFonts w:ascii="Times New Roman" w:hAnsi="Times New Roman" w:cs="Times New Roman"/>
          <w:lang w:val="es-EC"/>
        </w:rPr>
      </w:pPr>
    </w:p>
    <w:p w14:paraId="2B741117" w14:textId="77777777" w:rsidR="00650346" w:rsidRPr="004836F6" w:rsidRDefault="00650346" w:rsidP="00650346">
      <w:pPr>
        <w:jc w:val="right"/>
        <w:rPr>
          <w:rFonts w:ascii="Times New Roman" w:hAnsi="Times New Roman" w:cs="Times New Roman"/>
          <w:lang w:val="es-EC"/>
        </w:rPr>
      </w:pPr>
    </w:p>
    <w:p w14:paraId="1EC06FF9" w14:textId="77777777" w:rsidR="00650346" w:rsidRPr="004836F6" w:rsidRDefault="00650346" w:rsidP="00650346">
      <w:pPr>
        <w:jc w:val="right"/>
        <w:rPr>
          <w:rFonts w:ascii="Times New Roman" w:hAnsi="Times New Roman" w:cs="Times New Roman"/>
          <w:lang w:val="es-EC"/>
        </w:rPr>
      </w:pPr>
    </w:p>
    <w:p w14:paraId="579458C4" w14:textId="77777777" w:rsidR="00650346" w:rsidRPr="004836F6" w:rsidRDefault="00650346" w:rsidP="00650346">
      <w:pPr>
        <w:jc w:val="right"/>
        <w:rPr>
          <w:rFonts w:ascii="Times New Roman" w:hAnsi="Times New Roman" w:cs="Times New Roman"/>
          <w:lang w:val="es-EC"/>
        </w:rPr>
      </w:pPr>
    </w:p>
    <w:p w14:paraId="711E4D53" w14:textId="77777777" w:rsidR="00650346" w:rsidRPr="004836F6" w:rsidRDefault="00650346" w:rsidP="00650346">
      <w:pPr>
        <w:jc w:val="right"/>
        <w:rPr>
          <w:rFonts w:ascii="Times New Roman" w:hAnsi="Times New Roman" w:cs="Times New Roman"/>
          <w:lang w:val="es-EC"/>
        </w:rPr>
      </w:pPr>
      <w:r w:rsidRPr="004836F6">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02398759" wp14:editId="740A0957">
                <wp:simplePos x="0" y="0"/>
                <wp:positionH relativeFrom="column">
                  <wp:posOffset>2113915</wp:posOffset>
                </wp:positionH>
                <wp:positionV relativeFrom="paragraph">
                  <wp:posOffset>857631</wp:posOffset>
                </wp:positionV>
                <wp:extent cx="815926" cy="308903"/>
                <wp:effectExtent l="0" t="0" r="22860" b="15240"/>
                <wp:wrapNone/>
                <wp:docPr id="296" name="296 Rectángulo"/>
                <wp:cNvGraphicFramePr/>
                <a:graphic xmlns:a="http://schemas.openxmlformats.org/drawingml/2006/main">
                  <a:graphicData uri="http://schemas.microsoft.com/office/word/2010/wordprocessingShape">
                    <wps:wsp>
                      <wps:cNvSpPr/>
                      <wps:spPr>
                        <a:xfrm>
                          <a:off x="0" y="0"/>
                          <a:ext cx="815926" cy="30890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D6A944F" w14:textId="77777777" w:rsidR="00597B1A" w:rsidRPr="00814A4A" w:rsidRDefault="00597B1A" w:rsidP="00650346">
                            <w:pPr>
                              <w:jc w:val="center"/>
                              <w:rPr>
                                <w:rFonts w:ascii="Times New Roman" w:hAnsi="Times New Roman"/>
                                <w:sz w:val="20"/>
                              </w:rPr>
                            </w:pPr>
                            <w:r>
                              <w:rPr>
                                <w:rFonts w:ascii="Times New Roman" w:hAnsi="Times New Roman"/>
                                <w:sz w:val="20"/>
                              </w:rPr>
                              <w:t>iv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98759" id="296 Rectángulo" o:spid="_x0000_s1029" style="position:absolute;left:0;text-align:left;margin-left:166.45pt;margin-top:67.55pt;width:64.25pt;height:24.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" fillcolor="white [3201]" strokecolor="white [3212]" strokeweight="2pt">
                <v:textbox>
                  <w:txbxContent>
                    <w:p w14:paraId="4D6A944F" w14:textId="77777777" w:rsidR="00597B1A" w:rsidRPr="00814A4A" w:rsidRDefault="00597B1A" w:rsidP="00650346">
                      <w:pPr>
                        <w:jc w:val="center"/>
                        <w:rPr>
                          <w:rFonts w:ascii="Times New Roman" w:hAnsi="Times New Roman"/>
                          <w:sz w:val="20"/>
                        </w:rPr>
                      </w:pPr>
                      <w:r>
                        <w:rPr>
                          <w:rFonts w:ascii="Times New Roman" w:hAnsi="Times New Roman"/>
                          <w:sz w:val="20"/>
                        </w:rPr>
                        <w:t>iv</w:t>
                      </w:r>
                    </w:p>
                  </w:txbxContent>
                </v:textbox>
              </v:rect>
            </w:pict>
          </mc:Fallback>
        </mc:AlternateContent>
      </w:r>
    </w:p>
    <w:p w14:paraId="328963E3" w14:textId="77777777" w:rsidR="00650346" w:rsidRPr="004836F6" w:rsidRDefault="00650346" w:rsidP="00650346">
      <w:pPr>
        <w:jc w:val="center"/>
        <w:rPr>
          <w:rFonts w:ascii="Times New Roman" w:hAnsi="Times New Roman" w:cs="Times New Roman"/>
          <w:b/>
          <w:lang w:val="es-EC"/>
        </w:rPr>
      </w:pPr>
    </w:p>
    <w:p w14:paraId="5BC9C352" w14:textId="77777777" w:rsidR="00650346" w:rsidRPr="004836F6" w:rsidRDefault="00650346" w:rsidP="00650346">
      <w:pPr>
        <w:rPr>
          <w:rFonts w:ascii="Times New Roman" w:hAnsi="Times New Roman" w:cs="Times New Roman"/>
          <w:b/>
          <w:lang w:val="es-EC"/>
        </w:rPr>
      </w:pPr>
      <w:r w:rsidRPr="004836F6">
        <w:rPr>
          <w:rFonts w:ascii="Times New Roman" w:hAnsi="Times New Roman" w:cs="Times New Roman"/>
          <w:b/>
          <w:lang w:val="es-EC"/>
        </w:rPr>
        <w:br w:type="page"/>
      </w:r>
    </w:p>
    <w:p w14:paraId="6657020B" w14:textId="77777777" w:rsidR="00650346" w:rsidRPr="004836F6" w:rsidRDefault="00650346" w:rsidP="00650346">
      <w:pPr>
        <w:jc w:val="center"/>
        <w:rPr>
          <w:rFonts w:ascii="Times New Roman" w:hAnsi="Times New Roman" w:cs="Times New Roman"/>
          <w:b/>
          <w:lang w:val="es-EC"/>
        </w:rPr>
      </w:pPr>
    </w:p>
    <w:p w14:paraId="32F6575C" w14:textId="77777777" w:rsidR="00650346" w:rsidRPr="004836F6" w:rsidRDefault="00650346" w:rsidP="00650346">
      <w:pPr>
        <w:jc w:val="center"/>
        <w:rPr>
          <w:rFonts w:ascii="Times New Roman" w:hAnsi="Times New Roman" w:cs="Times New Roman"/>
          <w:b/>
          <w:lang w:val="es-EC"/>
        </w:rPr>
      </w:pPr>
      <w:r w:rsidRPr="004836F6">
        <w:rPr>
          <w:rFonts w:ascii="Times New Roman" w:hAnsi="Times New Roman" w:cs="Times New Roman"/>
          <w:b/>
          <w:lang w:val="es-EC"/>
        </w:rPr>
        <w:t xml:space="preserve">APROBACIÓN TRIBUNAL </w:t>
      </w:r>
    </w:p>
    <w:p w14:paraId="2F822576" w14:textId="77777777" w:rsidR="00650346" w:rsidRPr="004836F6" w:rsidRDefault="00650346" w:rsidP="00650346">
      <w:pPr>
        <w:jc w:val="center"/>
        <w:rPr>
          <w:rFonts w:ascii="Times New Roman" w:hAnsi="Times New Roman" w:cs="Times New Roman"/>
          <w:b/>
          <w:lang w:val="es-EC"/>
        </w:rPr>
      </w:pPr>
    </w:p>
    <w:p w14:paraId="2EE3ECD2" w14:textId="5706CCDA" w:rsidR="00650346" w:rsidRPr="004836F6" w:rsidRDefault="00650346" w:rsidP="00650346">
      <w:pPr>
        <w:jc w:val="both"/>
        <w:rPr>
          <w:rFonts w:ascii="Times New Roman" w:hAnsi="Times New Roman" w:cs="Times New Roman"/>
          <w:lang w:val="es-EC"/>
        </w:rPr>
      </w:pPr>
      <w:r w:rsidRPr="004836F6">
        <w:rPr>
          <w:rFonts w:ascii="Times New Roman" w:hAnsi="Times New Roman" w:cs="Times New Roman"/>
          <w:lang w:val="es-EC"/>
        </w:rPr>
        <w:t xml:space="preserve">El trabajo de Titulación, ha sido revisado, aprobado y autorizada su impresión y empastado, sobre el Tema: </w:t>
      </w:r>
      <w:r w:rsidRPr="004836F6">
        <w:rPr>
          <w:rFonts w:ascii="Times New Roman" w:hAnsi="Times New Roman" w:cs="Times New Roman"/>
          <w:szCs w:val="24"/>
          <w:lang w:val="es-EC"/>
        </w:rPr>
        <w:t>COMPARACIÓN HISTÓRICA (1995-2021) DEL ESTADO ECOLÓGICO Y LAS COMUNIDADES DE MACROINVERTEBRADOS EN RÍOS DEL PÁRAMO ECUATORIANO, PARA EVALUAR EL IMPACTO DE LAS ÁREAS DE CONSERVACIÓN,</w:t>
      </w:r>
      <w:r w:rsidRPr="004836F6">
        <w:rPr>
          <w:rFonts w:ascii="Times New Roman" w:hAnsi="Times New Roman" w:cs="Times New Roman"/>
          <w:color w:val="C0504D" w:themeColor="accent2"/>
          <w:lang w:val="es-EC"/>
        </w:rPr>
        <w:t xml:space="preserve"> </w:t>
      </w:r>
      <w:r w:rsidRPr="004836F6">
        <w:rPr>
          <w:rFonts w:ascii="Times New Roman" w:hAnsi="Times New Roman" w:cs="Times New Roman"/>
          <w:lang w:val="es-EC"/>
        </w:rPr>
        <w:t xml:space="preserve">previo a la </w:t>
      </w:r>
      <w:proofErr w:type="gramStart"/>
      <w:r w:rsidRPr="004836F6">
        <w:rPr>
          <w:rFonts w:ascii="Times New Roman" w:hAnsi="Times New Roman" w:cs="Times New Roman"/>
          <w:lang w:val="es-EC"/>
        </w:rPr>
        <w:t>obtención  del</w:t>
      </w:r>
      <w:proofErr w:type="gramEnd"/>
      <w:r w:rsidRPr="004836F6">
        <w:rPr>
          <w:rFonts w:ascii="Times New Roman" w:hAnsi="Times New Roman" w:cs="Times New Roman"/>
          <w:lang w:val="es-EC"/>
        </w:rPr>
        <w:t xml:space="preserve"> Título de magister en Biodiversidad y Cambio </w:t>
      </w:r>
      <w:proofErr w:type="spellStart"/>
      <w:r w:rsidRPr="004836F6">
        <w:rPr>
          <w:rFonts w:ascii="Times New Roman" w:hAnsi="Times New Roman" w:cs="Times New Roman"/>
          <w:lang w:val="es-EC"/>
        </w:rPr>
        <w:t>Climpatico</w:t>
      </w:r>
      <w:proofErr w:type="spellEnd"/>
      <w:r w:rsidRPr="004836F6">
        <w:rPr>
          <w:rFonts w:ascii="Times New Roman" w:hAnsi="Times New Roman" w:cs="Times New Roman"/>
          <w:lang w:val="es-EC"/>
        </w:rPr>
        <w:t>, reúne los requisitos de fondo y forma para que el  estudiante pueda presentarse a la sustentación del trabajo de titulación.</w:t>
      </w:r>
    </w:p>
    <w:p w14:paraId="7900FCAB" w14:textId="77777777" w:rsidR="00650346" w:rsidRPr="004836F6" w:rsidRDefault="00650346" w:rsidP="00650346">
      <w:pPr>
        <w:jc w:val="both"/>
        <w:rPr>
          <w:rFonts w:ascii="Times New Roman" w:hAnsi="Times New Roman" w:cs="Times New Roman"/>
          <w:b/>
          <w:lang w:val="es-EC"/>
        </w:rPr>
      </w:pPr>
    </w:p>
    <w:p w14:paraId="35EA17CB" w14:textId="4A97F8CF" w:rsidR="00650346" w:rsidRPr="004836F6" w:rsidRDefault="00650346" w:rsidP="00650346">
      <w:pPr>
        <w:jc w:val="both"/>
        <w:rPr>
          <w:rFonts w:ascii="Times New Roman" w:hAnsi="Times New Roman" w:cs="Times New Roman"/>
          <w:highlight w:val="yellow"/>
          <w:lang w:val="es-EC"/>
        </w:rPr>
      </w:pPr>
      <w:proofErr w:type="gramStart"/>
      <w:r w:rsidRPr="004836F6">
        <w:rPr>
          <w:rFonts w:ascii="Times New Roman" w:hAnsi="Times New Roman" w:cs="Times New Roman"/>
          <w:highlight w:val="yellow"/>
          <w:lang w:val="es-EC"/>
        </w:rPr>
        <w:t>Ambato,,</w:t>
      </w:r>
      <w:proofErr w:type="gramEnd"/>
      <w:r w:rsidRPr="004836F6">
        <w:rPr>
          <w:rFonts w:ascii="Times New Roman" w:hAnsi="Times New Roman" w:cs="Times New Roman"/>
          <w:highlight w:val="yellow"/>
          <w:lang w:val="es-EC"/>
        </w:rPr>
        <w:t xml:space="preserve"> …. de ……. de 2023…</w:t>
      </w:r>
    </w:p>
    <w:p w14:paraId="709FA155" w14:textId="77777777" w:rsidR="00650346" w:rsidRPr="004836F6" w:rsidRDefault="00650346" w:rsidP="00650346">
      <w:pPr>
        <w:jc w:val="both"/>
        <w:rPr>
          <w:rFonts w:ascii="Times New Roman" w:hAnsi="Times New Roman" w:cs="Times New Roman"/>
          <w:b/>
          <w:highlight w:val="yellow"/>
          <w:lang w:val="es-EC"/>
        </w:rPr>
      </w:pPr>
    </w:p>
    <w:p w14:paraId="36FD2ADF" w14:textId="77777777" w:rsidR="00650346" w:rsidRPr="004836F6" w:rsidRDefault="00650346" w:rsidP="00650346">
      <w:pPr>
        <w:jc w:val="both"/>
        <w:rPr>
          <w:rFonts w:ascii="Times New Roman" w:hAnsi="Times New Roman" w:cs="Times New Roman"/>
          <w:b/>
          <w:highlight w:val="yellow"/>
          <w:lang w:val="es-EC"/>
        </w:rPr>
      </w:pPr>
    </w:p>
    <w:p w14:paraId="2962838E" w14:textId="77777777" w:rsidR="00650346" w:rsidRPr="004836F6" w:rsidRDefault="00650346" w:rsidP="00650346">
      <w:pPr>
        <w:jc w:val="both"/>
        <w:rPr>
          <w:rFonts w:ascii="Times New Roman" w:hAnsi="Times New Roman" w:cs="Times New Roman"/>
          <w:b/>
          <w:highlight w:val="yellow"/>
          <w:lang w:val="es-EC"/>
        </w:rPr>
      </w:pPr>
      <w:r w:rsidRPr="004836F6">
        <w:rPr>
          <w:rFonts w:ascii="Times New Roman" w:hAnsi="Times New Roman" w:cs="Times New Roman"/>
          <w:noProof/>
          <w:highlight w:val="yellow"/>
        </w:rPr>
        <mc:AlternateContent>
          <mc:Choice Requires="wps">
            <w:drawing>
              <wp:anchor distT="0" distB="0" distL="114300" distR="114300" simplePos="0" relativeHeight="251699200" behindDoc="0" locked="0" layoutInCell="1" allowOverlap="1" wp14:anchorId="40154EA9" wp14:editId="0C778423">
                <wp:simplePos x="0" y="0"/>
                <wp:positionH relativeFrom="column">
                  <wp:posOffset>2914106</wp:posOffset>
                </wp:positionH>
                <wp:positionV relativeFrom="paragraph">
                  <wp:posOffset>200206</wp:posOffset>
                </wp:positionV>
                <wp:extent cx="555171" cy="3025775"/>
                <wp:effectExtent l="0" t="0" r="16510" b="22225"/>
                <wp:wrapNone/>
                <wp:docPr id="297" name="297 Cerrar llave"/>
                <wp:cNvGraphicFramePr/>
                <a:graphic xmlns:a="http://schemas.openxmlformats.org/drawingml/2006/main">
                  <a:graphicData uri="http://schemas.microsoft.com/office/word/2010/wordprocessingShape">
                    <wps:wsp>
                      <wps:cNvSpPr/>
                      <wps:spPr>
                        <a:xfrm>
                          <a:off x="0" y="0"/>
                          <a:ext cx="555171" cy="3025775"/>
                        </a:xfrm>
                        <a:prstGeom prst="rightBrace">
                          <a:avLst>
                            <a:gd name="adj1" fmla="val 8333"/>
                            <a:gd name="adj2" fmla="val 5036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74E9B5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297 Cerrar llave" o:spid="_x0000_s1026" type="#_x0000_t88" style="position:absolute;margin-left:229.45pt;margin-top:15.75pt;width:43.7pt;height:238.2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" adj="330,10878" strokecolor="#4579b8 [3044]"/>
            </w:pict>
          </mc:Fallback>
        </mc:AlternateContent>
      </w:r>
      <w:r w:rsidRPr="004836F6">
        <w:rPr>
          <w:rFonts w:ascii="Times New Roman" w:hAnsi="Times New Roman" w:cs="Times New Roman"/>
          <w:b/>
          <w:highlight w:val="yellow"/>
          <w:lang w:val="es-EC"/>
        </w:rPr>
        <w:t>……………………………………………..</w:t>
      </w:r>
    </w:p>
    <w:p w14:paraId="435DB08F" w14:textId="77777777" w:rsidR="00650346" w:rsidRPr="004836F6" w:rsidRDefault="00650346" w:rsidP="00650346">
      <w:pPr>
        <w:jc w:val="both"/>
        <w:rPr>
          <w:rFonts w:ascii="Times New Roman" w:hAnsi="Times New Roman" w:cs="Times New Roman"/>
          <w:highlight w:val="yellow"/>
          <w:lang w:val="es-EC"/>
        </w:rPr>
      </w:pPr>
      <w:r w:rsidRPr="004836F6">
        <w:rPr>
          <w:rFonts w:ascii="Times New Roman" w:hAnsi="Times New Roman" w:cs="Times New Roman"/>
          <w:highlight w:val="yellow"/>
          <w:lang w:val="es-EC"/>
        </w:rPr>
        <w:t>Nombres completos</w:t>
      </w:r>
    </w:p>
    <w:p w14:paraId="7C4B2CD8" w14:textId="77777777" w:rsidR="00650346" w:rsidRPr="004836F6" w:rsidRDefault="00650346" w:rsidP="00650346">
      <w:pPr>
        <w:jc w:val="both"/>
        <w:rPr>
          <w:rFonts w:ascii="Times New Roman" w:hAnsi="Times New Roman" w:cs="Times New Roman"/>
          <w:highlight w:val="yellow"/>
          <w:lang w:val="es-EC"/>
        </w:rPr>
      </w:pPr>
      <w:r w:rsidRPr="004836F6">
        <w:rPr>
          <w:rFonts w:ascii="Times New Roman" w:hAnsi="Times New Roman" w:cs="Times New Roman"/>
          <w:highlight w:val="yellow"/>
          <w:lang w:val="es-EC"/>
        </w:rPr>
        <w:t>PRESIDENTE DEL TRIBUNAL</w:t>
      </w:r>
    </w:p>
    <w:p w14:paraId="6B0464EF" w14:textId="77777777" w:rsidR="00650346" w:rsidRPr="004836F6" w:rsidRDefault="00650346" w:rsidP="00650346">
      <w:pPr>
        <w:jc w:val="both"/>
        <w:rPr>
          <w:rFonts w:ascii="Times New Roman" w:hAnsi="Times New Roman" w:cs="Times New Roman"/>
          <w:b/>
          <w:highlight w:val="yellow"/>
          <w:lang w:val="es-EC"/>
        </w:rPr>
      </w:pPr>
      <w:r w:rsidRPr="004836F6">
        <w:rPr>
          <w:rFonts w:ascii="Times New Roman" w:hAnsi="Times New Roman" w:cs="Times New Roman"/>
          <w:noProof/>
          <w:highlight w:val="yellow"/>
        </w:rPr>
        <mc:AlternateContent>
          <mc:Choice Requires="wps">
            <w:drawing>
              <wp:anchor distT="0" distB="0" distL="114300" distR="114300" simplePos="0" relativeHeight="251700224" behindDoc="0" locked="0" layoutInCell="1" allowOverlap="1" wp14:anchorId="6014E4EA" wp14:editId="1C9ED9AC">
                <wp:simplePos x="0" y="0"/>
                <wp:positionH relativeFrom="column">
                  <wp:posOffset>3463925</wp:posOffset>
                </wp:positionH>
                <wp:positionV relativeFrom="paragraph">
                  <wp:posOffset>281305</wp:posOffset>
                </wp:positionV>
                <wp:extent cx="1176655" cy="495935"/>
                <wp:effectExtent l="0" t="0" r="23495" b="18415"/>
                <wp:wrapNone/>
                <wp:docPr id="298" name="298 Rectángulo redondeado"/>
                <wp:cNvGraphicFramePr/>
                <a:graphic xmlns:a="http://schemas.openxmlformats.org/drawingml/2006/main">
                  <a:graphicData uri="http://schemas.microsoft.com/office/word/2010/wordprocessingShape">
                    <wps:wsp>
                      <wps:cNvSpPr/>
                      <wps:spPr>
                        <a:xfrm>
                          <a:off x="0" y="0"/>
                          <a:ext cx="1176655"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7F515924" w14:textId="77777777" w:rsidR="00597B1A" w:rsidRPr="003D6429" w:rsidRDefault="00597B1A" w:rsidP="00650346">
                            <w:pPr>
                              <w:spacing w:line="240" w:lineRule="auto"/>
                              <w:rPr>
                                <w:rFonts w:ascii="Times New Roman" w:hAnsi="Times New Roman"/>
                                <w:sz w:val="16"/>
                              </w:rPr>
                            </w:pPr>
                            <w:proofErr w:type="spellStart"/>
                            <w:r>
                              <w:rPr>
                                <w:sz w:val="16"/>
                              </w:rPr>
                              <w:t>Ubicar</w:t>
                            </w:r>
                            <w:proofErr w:type="spellEnd"/>
                            <w:r>
                              <w:rPr>
                                <w:sz w:val="16"/>
                              </w:rPr>
                              <w:t xml:space="preserve"> </w:t>
                            </w:r>
                            <w:proofErr w:type="spellStart"/>
                            <w:r>
                              <w:rPr>
                                <w:sz w:val="16"/>
                              </w:rPr>
                              <w:t>título</w:t>
                            </w:r>
                            <w:proofErr w:type="spellEnd"/>
                            <w:r>
                              <w:rPr>
                                <w:sz w:val="16"/>
                              </w:rPr>
                              <w:t xml:space="preserve"> de mayor </w:t>
                            </w:r>
                            <w:proofErr w:type="spellStart"/>
                            <w:r>
                              <w:rPr>
                                <w:sz w:val="16"/>
                              </w:rPr>
                              <w:t>rango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4E4EA" id="298 Rectángulo redondeado" o:spid="_x0000_s1030" style="position:absolute;left:0;text-align:left;margin-left:272.75pt;margin-top:22.15pt;width:92.65pt;height:39.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" fillcolor="white [3201]" strokecolor="black [3200]" strokeweight=".25pt">
                <v:textbox>
                  <w:txbxContent>
                    <w:p w14:paraId="7F515924" w14:textId="77777777" w:rsidR="00597B1A" w:rsidRPr="003D6429" w:rsidRDefault="00597B1A" w:rsidP="00650346">
                      <w:pPr>
                        <w:spacing w:line="240" w:lineRule="auto"/>
                        <w:rPr>
                          <w:rFonts w:ascii="Times New Roman" w:hAnsi="Times New Roman"/>
                          <w:sz w:val="16"/>
                        </w:rPr>
                      </w:pPr>
                      <w:proofErr w:type="spellStart"/>
                      <w:r>
                        <w:rPr>
                          <w:sz w:val="16"/>
                        </w:rPr>
                        <w:t>Ubicar</w:t>
                      </w:r>
                      <w:proofErr w:type="spellEnd"/>
                      <w:r>
                        <w:rPr>
                          <w:sz w:val="16"/>
                        </w:rPr>
                        <w:t xml:space="preserve"> </w:t>
                      </w:r>
                      <w:proofErr w:type="spellStart"/>
                      <w:r>
                        <w:rPr>
                          <w:sz w:val="16"/>
                        </w:rPr>
                        <w:t>título</w:t>
                      </w:r>
                      <w:proofErr w:type="spellEnd"/>
                      <w:r>
                        <w:rPr>
                          <w:sz w:val="16"/>
                        </w:rPr>
                        <w:t xml:space="preserve"> de mayor </w:t>
                      </w:r>
                      <w:proofErr w:type="spellStart"/>
                      <w:r>
                        <w:rPr>
                          <w:sz w:val="16"/>
                        </w:rPr>
                        <w:t>rango</w:t>
                      </w:r>
                      <w:proofErr w:type="spellEnd"/>
                    </w:p>
                  </w:txbxContent>
                </v:textbox>
              </v:roundrect>
            </w:pict>
          </mc:Fallback>
        </mc:AlternateContent>
      </w:r>
    </w:p>
    <w:p w14:paraId="22A11871" w14:textId="77777777" w:rsidR="00650346" w:rsidRPr="004836F6" w:rsidRDefault="00650346" w:rsidP="00650346">
      <w:pPr>
        <w:jc w:val="both"/>
        <w:rPr>
          <w:rFonts w:ascii="Times New Roman" w:hAnsi="Times New Roman" w:cs="Times New Roman"/>
          <w:b/>
          <w:highlight w:val="yellow"/>
          <w:lang w:val="es-EC"/>
        </w:rPr>
      </w:pPr>
    </w:p>
    <w:p w14:paraId="19336505" w14:textId="77777777" w:rsidR="00650346" w:rsidRPr="004836F6" w:rsidRDefault="00650346" w:rsidP="00650346">
      <w:pPr>
        <w:jc w:val="both"/>
        <w:rPr>
          <w:rFonts w:ascii="Times New Roman" w:hAnsi="Times New Roman" w:cs="Times New Roman"/>
          <w:b/>
          <w:highlight w:val="yellow"/>
          <w:lang w:val="es-EC"/>
        </w:rPr>
      </w:pPr>
      <w:r w:rsidRPr="004836F6">
        <w:rPr>
          <w:rFonts w:ascii="Times New Roman" w:hAnsi="Times New Roman" w:cs="Times New Roman"/>
          <w:b/>
          <w:highlight w:val="yellow"/>
          <w:lang w:val="es-EC"/>
        </w:rPr>
        <w:t>…………………………………………….</w:t>
      </w:r>
    </w:p>
    <w:p w14:paraId="63B72C9B" w14:textId="77777777" w:rsidR="00650346" w:rsidRPr="004836F6" w:rsidRDefault="00650346" w:rsidP="00650346">
      <w:pPr>
        <w:jc w:val="both"/>
        <w:rPr>
          <w:rFonts w:ascii="Times New Roman" w:hAnsi="Times New Roman" w:cs="Times New Roman"/>
          <w:highlight w:val="yellow"/>
          <w:lang w:val="es-EC"/>
        </w:rPr>
      </w:pPr>
      <w:r w:rsidRPr="004836F6">
        <w:rPr>
          <w:rFonts w:ascii="Times New Roman" w:hAnsi="Times New Roman" w:cs="Times New Roman"/>
          <w:highlight w:val="yellow"/>
          <w:lang w:val="es-EC"/>
        </w:rPr>
        <w:t>Nombres completos</w:t>
      </w:r>
    </w:p>
    <w:p w14:paraId="05373491" w14:textId="77777777" w:rsidR="00650346" w:rsidRPr="004836F6" w:rsidRDefault="00650346" w:rsidP="00650346">
      <w:pPr>
        <w:jc w:val="both"/>
        <w:rPr>
          <w:rFonts w:ascii="Times New Roman" w:hAnsi="Times New Roman" w:cs="Times New Roman"/>
          <w:highlight w:val="yellow"/>
          <w:lang w:val="es-EC"/>
        </w:rPr>
      </w:pPr>
      <w:r w:rsidRPr="004836F6">
        <w:rPr>
          <w:rFonts w:ascii="Times New Roman" w:hAnsi="Times New Roman" w:cs="Times New Roman"/>
          <w:highlight w:val="yellow"/>
          <w:lang w:val="es-EC"/>
        </w:rPr>
        <w:t>VOCAL</w:t>
      </w:r>
    </w:p>
    <w:p w14:paraId="31E854A0" w14:textId="77777777" w:rsidR="00650346" w:rsidRPr="004836F6" w:rsidRDefault="00650346" w:rsidP="00650346">
      <w:pPr>
        <w:jc w:val="both"/>
        <w:rPr>
          <w:rFonts w:ascii="Times New Roman" w:hAnsi="Times New Roman" w:cs="Times New Roman"/>
          <w:b/>
          <w:highlight w:val="yellow"/>
          <w:lang w:val="es-EC"/>
        </w:rPr>
      </w:pPr>
    </w:p>
    <w:p w14:paraId="39034F93" w14:textId="77777777" w:rsidR="00650346" w:rsidRPr="004836F6" w:rsidRDefault="00650346" w:rsidP="00650346">
      <w:pPr>
        <w:jc w:val="both"/>
        <w:rPr>
          <w:rFonts w:ascii="Times New Roman" w:hAnsi="Times New Roman" w:cs="Times New Roman"/>
          <w:b/>
          <w:highlight w:val="yellow"/>
          <w:lang w:val="es-EC"/>
        </w:rPr>
      </w:pPr>
    </w:p>
    <w:p w14:paraId="4F107EE3" w14:textId="77777777" w:rsidR="00650346" w:rsidRPr="004836F6" w:rsidRDefault="00650346" w:rsidP="00650346">
      <w:pPr>
        <w:jc w:val="both"/>
        <w:rPr>
          <w:rFonts w:ascii="Times New Roman" w:hAnsi="Times New Roman" w:cs="Times New Roman"/>
          <w:b/>
          <w:highlight w:val="yellow"/>
          <w:lang w:val="es-EC"/>
        </w:rPr>
      </w:pPr>
      <w:r w:rsidRPr="004836F6">
        <w:rPr>
          <w:rFonts w:ascii="Times New Roman" w:hAnsi="Times New Roman" w:cs="Times New Roman"/>
          <w:b/>
          <w:highlight w:val="yellow"/>
          <w:lang w:val="es-EC"/>
        </w:rPr>
        <w:t>…………………………………………….</w:t>
      </w:r>
    </w:p>
    <w:p w14:paraId="46E0A50E" w14:textId="77777777" w:rsidR="00650346" w:rsidRPr="004836F6" w:rsidRDefault="00650346" w:rsidP="00650346">
      <w:pPr>
        <w:jc w:val="both"/>
        <w:rPr>
          <w:rFonts w:ascii="Times New Roman" w:hAnsi="Times New Roman" w:cs="Times New Roman"/>
          <w:highlight w:val="yellow"/>
          <w:lang w:val="es-EC"/>
        </w:rPr>
      </w:pPr>
      <w:r w:rsidRPr="004836F6">
        <w:rPr>
          <w:rFonts w:ascii="Times New Roman" w:hAnsi="Times New Roman" w:cs="Times New Roman"/>
          <w:highlight w:val="yellow"/>
          <w:lang w:val="es-EC"/>
        </w:rPr>
        <w:t>Nombres completos</w:t>
      </w:r>
    </w:p>
    <w:p w14:paraId="3328D4B7" w14:textId="77777777" w:rsidR="00650346" w:rsidRPr="004836F6" w:rsidRDefault="00650346" w:rsidP="00650346">
      <w:pPr>
        <w:jc w:val="both"/>
        <w:rPr>
          <w:rFonts w:ascii="Times New Roman" w:hAnsi="Times New Roman" w:cs="Times New Roman"/>
          <w:lang w:val="es-EC"/>
        </w:rPr>
      </w:pPr>
      <w:r w:rsidRPr="004836F6">
        <w:rPr>
          <w:rFonts w:ascii="Times New Roman" w:hAnsi="Times New Roman" w:cs="Times New Roman"/>
          <w:highlight w:val="yellow"/>
          <w:lang w:val="es-EC"/>
        </w:rPr>
        <w:t>VOCAL</w:t>
      </w:r>
    </w:p>
    <w:p w14:paraId="40754706" w14:textId="77777777" w:rsidR="00650346" w:rsidRPr="004836F6" w:rsidRDefault="00650346" w:rsidP="00650346">
      <w:pPr>
        <w:jc w:val="both"/>
        <w:rPr>
          <w:rFonts w:ascii="Times New Roman" w:hAnsi="Times New Roman" w:cs="Times New Roman"/>
          <w:b/>
          <w:lang w:val="es-EC"/>
        </w:rPr>
      </w:pPr>
    </w:p>
    <w:p w14:paraId="6E328326" w14:textId="77777777" w:rsidR="00650346" w:rsidRPr="004836F6" w:rsidRDefault="00650346" w:rsidP="00650346">
      <w:pPr>
        <w:jc w:val="both"/>
        <w:rPr>
          <w:rFonts w:ascii="Times New Roman" w:hAnsi="Times New Roman" w:cs="Times New Roman"/>
          <w:b/>
          <w:lang w:val="es-EC"/>
        </w:rPr>
      </w:pPr>
    </w:p>
    <w:p w14:paraId="22DE3E12" w14:textId="77777777" w:rsidR="00650346" w:rsidRPr="004836F6" w:rsidRDefault="00650346" w:rsidP="00650346">
      <w:pPr>
        <w:jc w:val="both"/>
        <w:rPr>
          <w:rFonts w:ascii="Times New Roman" w:hAnsi="Times New Roman" w:cs="Times New Roman"/>
          <w:b/>
          <w:lang w:val="es-EC"/>
        </w:rPr>
      </w:pPr>
    </w:p>
    <w:p w14:paraId="42FFF65B" w14:textId="77777777" w:rsidR="00650346" w:rsidRPr="004836F6" w:rsidRDefault="00650346" w:rsidP="00650346">
      <w:pPr>
        <w:jc w:val="both"/>
        <w:rPr>
          <w:rFonts w:ascii="Times New Roman" w:hAnsi="Times New Roman" w:cs="Times New Roman"/>
          <w:b/>
          <w:lang w:val="es-EC"/>
        </w:rPr>
      </w:pPr>
    </w:p>
    <w:p w14:paraId="709AD546" w14:textId="77777777" w:rsidR="00650346" w:rsidRPr="004836F6" w:rsidRDefault="00650346" w:rsidP="00650346">
      <w:pPr>
        <w:jc w:val="both"/>
        <w:rPr>
          <w:rFonts w:ascii="Times New Roman" w:hAnsi="Times New Roman" w:cs="Times New Roman"/>
          <w:b/>
          <w:lang w:val="es-EC"/>
        </w:rPr>
      </w:pPr>
    </w:p>
    <w:p w14:paraId="7EF4E4EC" w14:textId="77777777" w:rsidR="00650346" w:rsidRPr="004836F6" w:rsidRDefault="00650346" w:rsidP="00650346">
      <w:pPr>
        <w:jc w:val="both"/>
        <w:rPr>
          <w:rFonts w:ascii="Times New Roman" w:hAnsi="Times New Roman" w:cs="Times New Roman"/>
          <w:b/>
          <w:lang w:val="es-EC"/>
        </w:rPr>
      </w:pPr>
      <w:r w:rsidRPr="004836F6">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15116E35" wp14:editId="58BDAF1C">
                <wp:simplePos x="0" y="0"/>
                <wp:positionH relativeFrom="column">
                  <wp:posOffset>1840230</wp:posOffset>
                </wp:positionH>
                <wp:positionV relativeFrom="paragraph">
                  <wp:posOffset>773303</wp:posOffset>
                </wp:positionV>
                <wp:extent cx="815340" cy="308610"/>
                <wp:effectExtent l="0" t="0" r="22860" b="15240"/>
                <wp:wrapNone/>
                <wp:docPr id="299" name="299 Rectángulo"/>
                <wp:cNvGraphicFramePr/>
                <a:graphic xmlns:a="http://schemas.openxmlformats.org/drawingml/2006/main">
                  <a:graphicData uri="http://schemas.microsoft.com/office/word/2010/wordprocessingShape">
                    <wps:wsp>
                      <wps:cNvSpPr/>
                      <wps:spPr>
                        <a:xfrm>
                          <a:off x="0" y="0"/>
                          <a:ext cx="815340" cy="30861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6B1A0D8" w14:textId="77777777" w:rsidR="00597B1A" w:rsidRPr="00814A4A" w:rsidRDefault="00597B1A" w:rsidP="00650346">
                            <w:pPr>
                              <w:jc w:val="center"/>
                              <w:rPr>
                                <w:rFonts w:ascii="Times New Roman" w:hAnsi="Times New Roman"/>
                                <w:sz w:val="20"/>
                              </w:rPr>
                            </w:pPr>
                            <w:r>
                              <w:rPr>
                                <w:rFonts w:ascii="Times New Roman" w:hAnsi="Times New Roman"/>
                                <w:sz w:val="20"/>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16E35" id="299 Rectángulo" o:spid="_x0000_s1031" style="position:absolute;left:0;text-align:left;margin-left:144.9pt;margin-top:60.9pt;width:64.2pt;height:24.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" fillcolor="white [3201]" strokecolor="white [3212]" strokeweight="2pt">
                <v:textbox>
                  <w:txbxContent>
                    <w:p w14:paraId="16B1A0D8" w14:textId="77777777" w:rsidR="00597B1A" w:rsidRPr="00814A4A" w:rsidRDefault="00597B1A" w:rsidP="00650346">
                      <w:pPr>
                        <w:jc w:val="center"/>
                        <w:rPr>
                          <w:rFonts w:ascii="Times New Roman" w:hAnsi="Times New Roman"/>
                          <w:sz w:val="20"/>
                        </w:rPr>
                      </w:pPr>
                      <w:r>
                        <w:rPr>
                          <w:rFonts w:ascii="Times New Roman" w:hAnsi="Times New Roman"/>
                          <w:sz w:val="20"/>
                        </w:rPr>
                        <w:t>v</w:t>
                      </w:r>
                    </w:p>
                  </w:txbxContent>
                </v:textbox>
              </v:rect>
            </w:pict>
          </mc:Fallback>
        </mc:AlternateContent>
      </w:r>
    </w:p>
    <w:p w14:paraId="13FF33BD" w14:textId="77777777" w:rsidR="00650346" w:rsidRPr="004836F6" w:rsidRDefault="00650346" w:rsidP="00650346">
      <w:pPr>
        <w:jc w:val="right"/>
        <w:rPr>
          <w:rFonts w:ascii="Times New Roman" w:hAnsi="Times New Roman" w:cs="Times New Roman"/>
          <w:b/>
          <w:lang w:val="es-EC"/>
        </w:rPr>
      </w:pPr>
    </w:p>
    <w:p w14:paraId="407092D5" w14:textId="77777777" w:rsidR="00650346" w:rsidRPr="004836F6" w:rsidRDefault="00650346" w:rsidP="00650346">
      <w:pPr>
        <w:jc w:val="right"/>
        <w:rPr>
          <w:rFonts w:ascii="Times New Roman" w:hAnsi="Times New Roman" w:cs="Times New Roman"/>
          <w:b/>
          <w:lang w:val="es-EC"/>
        </w:rPr>
      </w:pPr>
    </w:p>
    <w:p w14:paraId="39BDBF8F" w14:textId="77777777" w:rsidR="00650346" w:rsidRPr="004836F6" w:rsidRDefault="00650346" w:rsidP="00650346">
      <w:pPr>
        <w:jc w:val="right"/>
        <w:rPr>
          <w:rFonts w:ascii="Times New Roman" w:hAnsi="Times New Roman" w:cs="Times New Roman"/>
          <w:b/>
          <w:lang w:val="es-EC"/>
        </w:rPr>
      </w:pPr>
    </w:p>
    <w:p w14:paraId="3F6AA40C" w14:textId="77777777" w:rsidR="00650346" w:rsidRPr="004836F6" w:rsidRDefault="00650346" w:rsidP="00650346">
      <w:pPr>
        <w:jc w:val="right"/>
        <w:rPr>
          <w:rFonts w:ascii="Times New Roman" w:hAnsi="Times New Roman" w:cs="Times New Roman"/>
          <w:b/>
          <w:lang w:val="es-EC"/>
        </w:rPr>
      </w:pPr>
    </w:p>
    <w:p w14:paraId="792424B1" w14:textId="77777777" w:rsidR="00650346" w:rsidRPr="004836F6" w:rsidRDefault="00650346" w:rsidP="00650346">
      <w:pPr>
        <w:jc w:val="right"/>
        <w:rPr>
          <w:rFonts w:ascii="Times New Roman" w:hAnsi="Times New Roman" w:cs="Times New Roman"/>
          <w:b/>
          <w:lang w:val="es-EC"/>
        </w:rPr>
      </w:pPr>
    </w:p>
    <w:p w14:paraId="7AA08D50" w14:textId="77777777" w:rsidR="00650346" w:rsidRPr="004836F6" w:rsidRDefault="00650346" w:rsidP="00650346">
      <w:pPr>
        <w:jc w:val="right"/>
        <w:rPr>
          <w:rFonts w:ascii="Times New Roman" w:hAnsi="Times New Roman" w:cs="Times New Roman"/>
          <w:b/>
          <w:lang w:val="es-EC"/>
        </w:rPr>
      </w:pPr>
    </w:p>
    <w:p w14:paraId="7C5A2F5E" w14:textId="77777777" w:rsidR="00650346" w:rsidRPr="004836F6" w:rsidRDefault="00650346" w:rsidP="00650346">
      <w:pPr>
        <w:jc w:val="right"/>
        <w:rPr>
          <w:rFonts w:ascii="Times New Roman" w:hAnsi="Times New Roman" w:cs="Times New Roman"/>
          <w:b/>
          <w:lang w:val="es-EC"/>
        </w:rPr>
      </w:pPr>
    </w:p>
    <w:p w14:paraId="2AD82C59" w14:textId="77777777" w:rsidR="00650346" w:rsidRPr="004836F6" w:rsidRDefault="00650346" w:rsidP="00650346">
      <w:pPr>
        <w:jc w:val="right"/>
        <w:rPr>
          <w:rFonts w:ascii="Times New Roman" w:hAnsi="Times New Roman" w:cs="Times New Roman"/>
          <w:b/>
          <w:lang w:val="es-EC"/>
        </w:rPr>
      </w:pPr>
    </w:p>
    <w:p w14:paraId="422A2E45" w14:textId="77777777" w:rsidR="00650346" w:rsidRPr="004836F6" w:rsidRDefault="00650346" w:rsidP="00650346">
      <w:pPr>
        <w:jc w:val="right"/>
        <w:rPr>
          <w:rFonts w:ascii="Times New Roman" w:hAnsi="Times New Roman" w:cs="Times New Roman"/>
          <w:b/>
          <w:lang w:val="es-EC"/>
        </w:rPr>
      </w:pPr>
    </w:p>
    <w:p w14:paraId="673DE208" w14:textId="77777777" w:rsidR="00650346" w:rsidRPr="004836F6" w:rsidRDefault="00650346" w:rsidP="00650346">
      <w:pPr>
        <w:jc w:val="right"/>
        <w:rPr>
          <w:rFonts w:ascii="Times New Roman" w:hAnsi="Times New Roman" w:cs="Times New Roman"/>
          <w:b/>
          <w:lang w:val="es-EC"/>
        </w:rPr>
      </w:pPr>
    </w:p>
    <w:p w14:paraId="1E567C7C" w14:textId="77777777" w:rsidR="005E7BE0" w:rsidRPr="004836F6" w:rsidRDefault="005E7BE0" w:rsidP="00650346">
      <w:pPr>
        <w:jc w:val="right"/>
        <w:rPr>
          <w:rFonts w:ascii="Times New Roman" w:hAnsi="Times New Roman" w:cs="Times New Roman"/>
          <w:b/>
          <w:lang w:val="es-EC"/>
        </w:rPr>
      </w:pPr>
    </w:p>
    <w:p w14:paraId="76F2733D" w14:textId="77777777" w:rsidR="005E7BE0" w:rsidRPr="004836F6" w:rsidRDefault="005E7BE0" w:rsidP="00650346">
      <w:pPr>
        <w:jc w:val="right"/>
        <w:rPr>
          <w:rFonts w:ascii="Times New Roman" w:hAnsi="Times New Roman" w:cs="Times New Roman"/>
          <w:b/>
          <w:lang w:val="es-EC"/>
        </w:rPr>
      </w:pPr>
    </w:p>
    <w:p w14:paraId="4E3BF554" w14:textId="77777777" w:rsidR="005E7BE0" w:rsidRPr="004836F6" w:rsidRDefault="005E7BE0" w:rsidP="00650346">
      <w:pPr>
        <w:jc w:val="right"/>
        <w:rPr>
          <w:rFonts w:ascii="Times New Roman" w:hAnsi="Times New Roman" w:cs="Times New Roman"/>
          <w:b/>
          <w:lang w:val="es-EC"/>
        </w:rPr>
      </w:pPr>
    </w:p>
    <w:p w14:paraId="6D3F6F41" w14:textId="77777777" w:rsidR="005E7BE0" w:rsidRPr="004836F6" w:rsidRDefault="005E7BE0" w:rsidP="00650346">
      <w:pPr>
        <w:jc w:val="right"/>
        <w:rPr>
          <w:rFonts w:ascii="Times New Roman" w:hAnsi="Times New Roman" w:cs="Times New Roman"/>
          <w:b/>
          <w:lang w:val="es-EC"/>
        </w:rPr>
      </w:pPr>
    </w:p>
    <w:p w14:paraId="359C055A" w14:textId="77777777" w:rsidR="005E7BE0" w:rsidRPr="004836F6" w:rsidRDefault="005E7BE0" w:rsidP="00650346">
      <w:pPr>
        <w:jc w:val="right"/>
        <w:rPr>
          <w:rFonts w:ascii="Times New Roman" w:hAnsi="Times New Roman" w:cs="Times New Roman"/>
          <w:b/>
          <w:lang w:val="es-EC"/>
        </w:rPr>
      </w:pPr>
    </w:p>
    <w:p w14:paraId="3D862789" w14:textId="77777777" w:rsidR="005E7BE0" w:rsidRPr="004836F6" w:rsidRDefault="005E7BE0" w:rsidP="00650346">
      <w:pPr>
        <w:jc w:val="right"/>
        <w:rPr>
          <w:rFonts w:ascii="Times New Roman" w:hAnsi="Times New Roman" w:cs="Times New Roman"/>
          <w:b/>
          <w:lang w:val="es-EC"/>
        </w:rPr>
      </w:pPr>
    </w:p>
    <w:p w14:paraId="5EA78471" w14:textId="77777777" w:rsidR="005E7BE0" w:rsidRPr="004836F6" w:rsidRDefault="005E7BE0" w:rsidP="00650346">
      <w:pPr>
        <w:jc w:val="right"/>
        <w:rPr>
          <w:rFonts w:ascii="Times New Roman" w:hAnsi="Times New Roman" w:cs="Times New Roman"/>
          <w:b/>
          <w:lang w:val="es-EC"/>
        </w:rPr>
      </w:pPr>
    </w:p>
    <w:p w14:paraId="5B90BC70" w14:textId="77777777" w:rsidR="005E7BE0" w:rsidRPr="004836F6" w:rsidRDefault="005E7BE0" w:rsidP="00650346">
      <w:pPr>
        <w:jc w:val="right"/>
        <w:rPr>
          <w:rFonts w:ascii="Times New Roman" w:hAnsi="Times New Roman" w:cs="Times New Roman"/>
          <w:b/>
          <w:lang w:val="es-EC"/>
        </w:rPr>
      </w:pPr>
    </w:p>
    <w:p w14:paraId="5A9A0946" w14:textId="77777777" w:rsidR="005E7BE0" w:rsidRPr="004836F6" w:rsidRDefault="005E7BE0" w:rsidP="00650346">
      <w:pPr>
        <w:jc w:val="right"/>
        <w:rPr>
          <w:rFonts w:ascii="Times New Roman" w:hAnsi="Times New Roman" w:cs="Times New Roman"/>
          <w:b/>
          <w:lang w:val="es-EC"/>
        </w:rPr>
      </w:pPr>
    </w:p>
    <w:p w14:paraId="6262B48B" w14:textId="77777777" w:rsidR="005E7BE0" w:rsidRPr="004836F6" w:rsidRDefault="005E7BE0" w:rsidP="00650346">
      <w:pPr>
        <w:jc w:val="right"/>
        <w:rPr>
          <w:rFonts w:ascii="Times New Roman" w:hAnsi="Times New Roman" w:cs="Times New Roman"/>
          <w:b/>
          <w:lang w:val="es-EC"/>
        </w:rPr>
      </w:pPr>
    </w:p>
    <w:p w14:paraId="7FB52AD5" w14:textId="77777777" w:rsidR="005E7BE0" w:rsidRPr="004836F6" w:rsidRDefault="005E7BE0" w:rsidP="00650346">
      <w:pPr>
        <w:jc w:val="right"/>
        <w:rPr>
          <w:rFonts w:ascii="Times New Roman" w:hAnsi="Times New Roman" w:cs="Times New Roman"/>
          <w:b/>
          <w:lang w:val="es-EC"/>
        </w:rPr>
      </w:pPr>
    </w:p>
    <w:p w14:paraId="6439349F" w14:textId="77777777" w:rsidR="005E7BE0" w:rsidRPr="004836F6" w:rsidRDefault="005E7BE0" w:rsidP="00650346">
      <w:pPr>
        <w:jc w:val="right"/>
        <w:rPr>
          <w:rFonts w:ascii="Times New Roman" w:hAnsi="Times New Roman" w:cs="Times New Roman"/>
          <w:b/>
          <w:lang w:val="es-EC"/>
        </w:rPr>
      </w:pPr>
    </w:p>
    <w:p w14:paraId="01A4B2B9" w14:textId="77777777" w:rsidR="005E7BE0" w:rsidRPr="004836F6" w:rsidRDefault="005E7BE0" w:rsidP="00650346">
      <w:pPr>
        <w:jc w:val="right"/>
        <w:rPr>
          <w:rFonts w:ascii="Times New Roman" w:hAnsi="Times New Roman" w:cs="Times New Roman"/>
          <w:b/>
          <w:lang w:val="es-EC"/>
        </w:rPr>
      </w:pPr>
    </w:p>
    <w:p w14:paraId="4C154C5C" w14:textId="77777777" w:rsidR="00650346" w:rsidRPr="004836F6" w:rsidRDefault="00650346" w:rsidP="00650346">
      <w:pPr>
        <w:jc w:val="right"/>
        <w:rPr>
          <w:rFonts w:ascii="Times New Roman" w:hAnsi="Times New Roman" w:cs="Times New Roman"/>
          <w:b/>
          <w:lang w:val="es-EC"/>
        </w:rPr>
      </w:pPr>
    </w:p>
    <w:p w14:paraId="681F3E23" w14:textId="77777777" w:rsidR="00650346" w:rsidRPr="004836F6" w:rsidRDefault="00650346" w:rsidP="00650346">
      <w:pPr>
        <w:jc w:val="right"/>
        <w:rPr>
          <w:rFonts w:ascii="Times New Roman" w:hAnsi="Times New Roman" w:cs="Times New Roman"/>
          <w:b/>
          <w:lang w:val="es-EC"/>
        </w:rPr>
      </w:pPr>
    </w:p>
    <w:p w14:paraId="119FA0F4" w14:textId="77777777" w:rsidR="00650346" w:rsidRPr="004836F6" w:rsidRDefault="00650346" w:rsidP="00650346">
      <w:pPr>
        <w:jc w:val="right"/>
        <w:rPr>
          <w:rFonts w:ascii="Times New Roman" w:hAnsi="Times New Roman" w:cs="Times New Roman"/>
          <w:b/>
          <w:lang w:val="es-EC"/>
        </w:rPr>
      </w:pPr>
      <w:r w:rsidRPr="004836F6">
        <w:rPr>
          <w:rFonts w:ascii="Times New Roman" w:hAnsi="Times New Roman" w:cs="Times New Roman"/>
          <w:b/>
          <w:lang w:val="es-EC"/>
        </w:rPr>
        <w:t>DEDICATORIA</w:t>
      </w:r>
    </w:p>
    <w:p w14:paraId="11F138AC" w14:textId="77777777" w:rsidR="005E7BE0" w:rsidRPr="004836F6" w:rsidRDefault="005E7BE0" w:rsidP="00650346">
      <w:pPr>
        <w:jc w:val="right"/>
        <w:rPr>
          <w:rFonts w:ascii="Times New Roman" w:hAnsi="Times New Roman" w:cs="Times New Roman"/>
          <w:b/>
          <w:lang w:val="es-EC"/>
        </w:rPr>
      </w:pPr>
    </w:p>
    <w:p w14:paraId="6E17DB79" w14:textId="77777777" w:rsidR="005E7BE0" w:rsidRPr="004836F6" w:rsidRDefault="005E7BE0" w:rsidP="00650346">
      <w:pPr>
        <w:jc w:val="right"/>
        <w:rPr>
          <w:rFonts w:ascii="Times New Roman" w:hAnsi="Times New Roman" w:cs="Times New Roman"/>
          <w:b/>
          <w:lang w:val="es-EC"/>
        </w:rPr>
      </w:pPr>
    </w:p>
    <w:p w14:paraId="5EF61CDE" w14:textId="4AB318A8" w:rsidR="00650346" w:rsidRPr="004836F6" w:rsidRDefault="005E7BE0" w:rsidP="00650346">
      <w:pPr>
        <w:jc w:val="right"/>
        <w:rPr>
          <w:rFonts w:ascii="Times New Roman" w:hAnsi="Times New Roman" w:cs="Times New Roman"/>
          <w:lang w:val="es-EC"/>
        </w:rPr>
      </w:pPr>
      <w:r w:rsidRPr="004836F6">
        <w:rPr>
          <w:rFonts w:ascii="Times New Roman" w:hAnsi="Times New Roman" w:cs="Times New Roman"/>
          <w:lang w:val="es-EC"/>
        </w:rPr>
        <w:t>A mi hermano de cabellos dorados</w:t>
      </w:r>
      <w:r w:rsidR="006F026F">
        <w:rPr>
          <w:rFonts w:ascii="Times New Roman" w:hAnsi="Times New Roman" w:cs="Times New Roman"/>
          <w:lang w:val="es-EC"/>
        </w:rPr>
        <w:t>, el P</w:t>
      </w:r>
      <w:r w:rsidRPr="004836F6">
        <w:rPr>
          <w:rFonts w:ascii="Times New Roman" w:hAnsi="Times New Roman" w:cs="Times New Roman"/>
          <w:lang w:val="es-EC"/>
        </w:rPr>
        <w:t>áramo.</w:t>
      </w:r>
    </w:p>
    <w:p w14:paraId="22BE4ADD" w14:textId="77777777" w:rsidR="00650346" w:rsidRPr="004836F6" w:rsidRDefault="00650346" w:rsidP="00650346">
      <w:pPr>
        <w:rPr>
          <w:rFonts w:ascii="Times New Roman" w:hAnsi="Times New Roman" w:cs="Times New Roman"/>
          <w:b/>
          <w:lang w:val="es-EC"/>
        </w:rPr>
      </w:pPr>
      <w:r w:rsidRPr="004836F6">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FF3A66D" wp14:editId="41449AF5">
                <wp:simplePos x="0" y="0"/>
                <wp:positionH relativeFrom="column">
                  <wp:posOffset>1992630</wp:posOffset>
                </wp:positionH>
                <wp:positionV relativeFrom="paragraph">
                  <wp:posOffset>4378325</wp:posOffset>
                </wp:positionV>
                <wp:extent cx="815340" cy="308610"/>
                <wp:effectExtent l="0" t="0" r="22860" b="15240"/>
                <wp:wrapNone/>
                <wp:docPr id="300" name="300 Rectángulo"/>
                <wp:cNvGraphicFramePr/>
                <a:graphic xmlns:a="http://schemas.openxmlformats.org/drawingml/2006/main">
                  <a:graphicData uri="http://schemas.microsoft.com/office/word/2010/wordprocessingShape">
                    <wps:wsp>
                      <wps:cNvSpPr/>
                      <wps:spPr>
                        <a:xfrm>
                          <a:off x="0" y="0"/>
                          <a:ext cx="815340" cy="30861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E6AF111" w14:textId="77777777" w:rsidR="00597B1A" w:rsidRPr="00814A4A" w:rsidRDefault="00597B1A" w:rsidP="00650346">
                            <w:pPr>
                              <w:jc w:val="center"/>
                              <w:rPr>
                                <w:rFonts w:ascii="Times New Roman" w:hAnsi="Times New Roman"/>
                                <w:sz w:val="20"/>
                              </w:rPr>
                            </w:pPr>
                            <w:r>
                              <w:rPr>
                                <w:rFonts w:ascii="Times New Roman" w:hAnsi="Times New Roman"/>
                                <w:sz w:val="20"/>
                              </w:rPr>
                              <w:t>vi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3A66D" id="300 Rectángulo" o:spid="_x0000_s1032" style="position:absolute;margin-left:156.9pt;margin-top:344.75pt;width:64.2pt;height:2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" fillcolor="white [3201]" strokecolor="white [3212]" strokeweight="2pt">
                <v:textbox>
                  <w:txbxContent>
                    <w:p w14:paraId="7E6AF111" w14:textId="77777777" w:rsidR="00597B1A" w:rsidRPr="00814A4A" w:rsidRDefault="00597B1A" w:rsidP="00650346">
                      <w:pPr>
                        <w:jc w:val="center"/>
                        <w:rPr>
                          <w:rFonts w:ascii="Times New Roman" w:hAnsi="Times New Roman"/>
                          <w:sz w:val="20"/>
                        </w:rPr>
                      </w:pPr>
                      <w:r>
                        <w:rPr>
                          <w:rFonts w:ascii="Times New Roman" w:hAnsi="Times New Roman"/>
                          <w:sz w:val="20"/>
                        </w:rPr>
                        <w:t>vi</w:t>
                      </w:r>
                    </w:p>
                  </w:txbxContent>
                </v:textbox>
              </v:rect>
            </w:pict>
          </mc:Fallback>
        </mc:AlternateContent>
      </w:r>
      <w:r w:rsidRPr="004836F6">
        <w:rPr>
          <w:rFonts w:ascii="Times New Roman" w:hAnsi="Times New Roman" w:cs="Times New Roman"/>
          <w:b/>
          <w:lang w:val="es-EC"/>
        </w:rPr>
        <w:br w:type="page"/>
      </w:r>
    </w:p>
    <w:p w14:paraId="794ACE6F" w14:textId="77777777" w:rsidR="00650346" w:rsidRPr="004836F6" w:rsidRDefault="00650346" w:rsidP="00650346">
      <w:pPr>
        <w:jc w:val="center"/>
        <w:rPr>
          <w:rFonts w:ascii="Times New Roman" w:hAnsi="Times New Roman" w:cs="Times New Roman"/>
          <w:b/>
          <w:lang w:val="es-EC"/>
        </w:rPr>
      </w:pPr>
    </w:p>
    <w:p w14:paraId="26E57C3E" w14:textId="77777777" w:rsidR="00650346" w:rsidRPr="004836F6" w:rsidRDefault="00650346" w:rsidP="00650346">
      <w:pPr>
        <w:jc w:val="center"/>
        <w:rPr>
          <w:rFonts w:ascii="Times New Roman" w:hAnsi="Times New Roman" w:cs="Times New Roman"/>
          <w:b/>
          <w:lang w:val="es-EC"/>
        </w:rPr>
      </w:pPr>
    </w:p>
    <w:p w14:paraId="4CDC24F9" w14:textId="77777777" w:rsidR="00650346" w:rsidRPr="004836F6" w:rsidRDefault="00650346" w:rsidP="005E7BE0">
      <w:pPr>
        <w:jc w:val="right"/>
        <w:rPr>
          <w:rFonts w:ascii="Times New Roman" w:hAnsi="Times New Roman" w:cs="Times New Roman"/>
          <w:b/>
          <w:lang w:val="es-EC"/>
        </w:rPr>
      </w:pPr>
      <w:r w:rsidRPr="004836F6">
        <w:rPr>
          <w:rFonts w:ascii="Times New Roman" w:hAnsi="Times New Roman" w:cs="Times New Roman"/>
          <w:b/>
          <w:lang w:val="es-EC"/>
        </w:rPr>
        <w:t>AGRADECIMIENTO</w:t>
      </w:r>
    </w:p>
    <w:p w14:paraId="1D7A375D" w14:textId="77777777" w:rsidR="005E7BE0" w:rsidRPr="004836F6" w:rsidRDefault="005E7BE0" w:rsidP="005E7BE0">
      <w:pPr>
        <w:jc w:val="right"/>
        <w:rPr>
          <w:rFonts w:ascii="Times New Roman" w:hAnsi="Times New Roman" w:cs="Times New Roman"/>
          <w:lang w:val="es-EC"/>
        </w:rPr>
      </w:pPr>
    </w:p>
    <w:p w14:paraId="7E451D58" w14:textId="22928B84" w:rsidR="005E7BE0" w:rsidRPr="004836F6" w:rsidRDefault="003E6137" w:rsidP="003E6137">
      <w:pPr>
        <w:spacing w:line="240" w:lineRule="auto"/>
        <w:jc w:val="right"/>
        <w:rPr>
          <w:rFonts w:ascii="Times New Roman" w:hAnsi="Times New Roman" w:cs="Times New Roman"/>
          <w:lang w:val="es-EC"/>
        </w:rPr>
      </w:pPr>
      <w:r>
        <w:rPr>
          <w:rFonts w:ascii="Times New Roman" w:hAnsi="Times New Roman" w:cs="Times New Roman"/>
          <w:lang w:val="es-EC"/>
        </w:rPr>
        <w:t xml:space="preserve">A Dios, a mi familia, </w:t>
      </w:r>
      <w:r w:rsidR="006F026F">
        <w:rPr>
          <w:rFonts w:ascii="Times New Roman" w:hAnsi="Times New Roman" w:cs="Times New Roman"/>
          <w:lang w:val="es-EC"/>
        </w:rPr>
        <w:t>a la Universidad Tecnológica Indoamérica</w:t>
      </w:r>
      <w:r>
        <w:rPr>
          <w:rFonts w:ascii="Times New Roman" w:hAnsi="Times New Roman" w:cs="Times New Roman"/>
          <w:lang w:val="es-EC"/>
        </w:rPr>
        <w:t xml:space="preserve"> por haber financiado la presente investigación, a mis profesores</w:t>
      </w:r>
      <w:r w:rsidR="006F026F">
        <w:rPr>
          <w:rFonts w:ascii="Times New Roman" w:hAnsi="Times New Roman" w:cs="Times New Roman"/>
          <w:lang w:val="es-EC"/>
        </w:rPr>
        <w:t xml:space="preserve"> PhD. David Donoso por colaborar en la revisión de la escritura y estadística</w:t>
      </w:r>
      <w:r>
        <w:rPr>
          <w:rFonts w:ascii="Times New Roman" w:hAnsi="Times New Roman" w:cs="Times New Roman"/>
          <w:lang w:val="es-EC"/>
        </w:rPr>
        <w:t>, a</w:t>
      </w:r>
      <w:r w:rsidR="006F026F">
        <w:rPr>
          <w:rFonts w:ascii="Times New Roman" w:hAnsi="Times New Roman" w:cs="Times New Roman"/>
          <w:lang w:val="es-EC"/>
        </w:rPr>
        <w:t>l PhD. Ibon Tobes, tutor de la pre</w:t>
      </w:r>
      <w:r w:rsidR="00954EEC">
        <w:rPr>
          <w:rFonts w:ascii="Times New Roman" w:hAnsi="Times New Roman" w:cs="Times New Roman"/>
          <w:lang w:val="es-EC"/>
        </w:rPr>
        <w:t>sente tesis</w:t>
      </w:r>
      <w:r>
        <w:rPr>
          <w:rFonts w:ascii="Times New Roman" w:hAnsi="Times New Roman" w:cs="Times New Roman"/>
          <w:lang w:val="es-EC"/>
        </w:rPr>
        <w:t xml:space="preserve">, </w:t>
      </w:r>
      <w:r w:rsidR="00D24C2A">
        <w:rPr>
          <w:rFonts w:ascii="Times New Roman" w:hAnsi="Times New Roman" w:cs="Times New Roman"/>
          <w:lang w:val="es-EC"/>
        </w:rPr>
        <w:t xml:space="preserve">por su revisión, aporte y direccionamiento, </w:t>
      </w:r>
      <w:r>
        <w:rPr>
          <w:rFonts w:ascii="Times New Roman" w:hAnsi="Times New Roman" w:cs="Times New Roman"/>
          <w:lang w:val="es-EC"/>
        </w:rPr>
        <w:t>a mis asistentes de campo, amigos y familia en general, muchas gracias</w:t>
      </w:r>
      <w:r w:rsidR="00D24C2A">
        <w:rPr>
          <w:rFonts w:ascii="Times New Roman" w:hAnsi="Times New Roman" w:cs="Times New Roman"/>
          <w:lang w:val="es-EC"/>
        </w:rPr>
        <w:t>.</w:t>
      </w:r>
      <w:r>
        <w:rPr>
          <w:rFonts w:ascii="Times New Roman" w:hAnsi="Times New Roman" w:cs="Times New Roman"/>
          <w:lang w:val="es-EC"/>
        </w:rPr>
        <w:t xml:space="preserve"> </w:t>
      </w:r>
    </w:p>
    <w:p w14:paraId="1F9A3699" w14:textId="12916318" w:rsidR="00650346" w:rsidRPr="004836F6" w:rsidRDefault="00650346" w:rsidP="00650346">
      <w:pPr>
        <w:jc w:val="right"/>
        <w:rPr>
          <w:rFonts w:ascii="Times New Roman" w:hAnsi="Times New Roman" w:cs="Times New Roman"/>
          <w:lang w:val="es-EC"/>
        </w:rPr>
      </w:pPr>
    </w:p>
    <w:p w14:paraId="7A2D5588" w14:textId="77777777" w:rsidR="00650346" w:rsidRPr="004836F6" w:rsidRDefault="00650346" w:rsidP="00650346">
      <w:pPr>
        <w:rPr>
          <w:rFonts w:ascii="Times New Roman" w:hAnsi="Times New Roman" w:cs="Times New Roman"/>
          <w:b/>
          <w:lang w:val="es-EC"/>
        </w:rPr>
      </w:pPr>
      <w:r w:rsidRPr="004836F6">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7FF9907A" wp14:editId="2428929B">
                <wp:simplePos x="0" y="0"/>
                <wp:positionH relativeFrom="column">
                  <wp:posOffset>2145030</wp:posOffset>
                </wp:positionH>
                <wp:positionV relativeFrom="paragraph">
                  <wp:posOffset>3834765</wp:posOffset>
                </wp:positionV>
                <wp:extent cx="815340" cy="308610"/>
                <wp:effectExtent l="0" t="0" r="22860" b="15240"/>
                <wp:wrapNone/>
                <wp:docPr id="301" name="301 Rectángulo"/>
                <wp:cNvGraphicFramePr/>
                <a:graphic xmlns:a="http://schemas.openxmlformats.org/drawingml/2006/main">
                  <a:graphicData uri="http://schemas.microsoft.com/office/word/2010/wordprocessingShape">
                    <wps:wsp>
                      <wps:cNvSpPr/>
                      <wps:spPr>
                        <a:xfrm>
                          <a:off x="0" y="0"/>
                          <a:ext cx="815340" cy="30861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38A2EB1" w14:textId="77777777" w:rsidR="00597B1A" w:rsidRPr="00814A4A" w:rsidRDefault="00597B1A" w:rsidP="00650346">
                            <w:pPr>
                              <w:jc w:val="center"/>
                              <w:rPr>
                                <w:rFonts w:ascii="Times New Roman" w:hAnsi="Times New Roman"/>
                                <w:sz w:val="20"/>
                              </w:rPr>
                            </w:pPr>
                            <w:r>
                              <w:rPr>
                                <w:rFonts w:ascii="Times New Roman" w:hAnsi="Times New Roman"/>
                                <w:sz w:val="20"/>
                              </w:rPr>
                              <w:t>vii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9907A" id="301 Rectángulo" o:spid="_x0000_s1033" style="position:absolute;margin-left:168.9pt;margin-top:301.95pt;width:64.2pt;height:24.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" fillcolor="white [3201]" strokecolor="white [3212]" strokeweight="2pt">
                <v:textbox>
                  <w:txbxContent>
                    <w:p w14:paraId="438A2EB1" w14:textId="77777777" w:rsidR="00597B1A" w:rsidRPr="00814A4A" w:rsidRDefault="00597B1A" w:rsidP="00650346">
                      <w:pPr>
                        <w:jc w:val="center"/>
                        <w:rPr>
                          <w:rFonts w:ascii="Times New Roman" w:hAnsi="Times New Roman"/>
                          <w:sz w:val="20"/>
                        </w:rPr>
                      </w:pPr>
                      <w:r>
                        <w:rPr>
                          <w:rFonts w:ascii="Times New Roman" w:hAnsi="Times New Roman"/>
                          <w:sz w:val="20"/>
                        </w:rPr>
                        <w:t>vii</w:t>
                      </w:r>
                    </w:p>
                  </w:txbxContent>
                </v:textbox>
              </v:rect>
            </w:pict>
          </mc:Fallback>
        </mc:AlternateContent>
      </w:r>
      <w:r w:rsidRPr="004836F6">
        <w:rPr>
          <w:rFonts w:ascii="Times New Roman" w:hAnsi="Times New Roman" w:cs="Times New Roman"/>
          <w:b/>
          <w:lang w:val="es-EC"/>
        </w:rPr>
        <w:br w:type="page"/>
      </w:r>
    </w:p>
    <w:p w14:paraId="38374D53" w14:textId="77777777" w:rsidR="00650346" w:rsidRPr="004836F6" w:rsidRDefault="00650346" w:rsidP="00650346">
      <w:pPr>
        <w:jc w:val="center"/>
        <w:rPr>
          <w:rFonts w:ascii="Times New Roman" w:hAnsi="Times New Roman" w:cs="Times New Roman"/>
          <w:b/>
          <w:lang w:val="es-EC"/>
        </w:rPr>
      </w:pPr>
      <w:r w:rsidRPr="004836F6">
        <w:rPr>
          <w:rFonts w:ascii="Times New Roman" w:hAnsi="Times New Roman" w:cs="Times New Roman"/>
          <w:b/>
          <w:noProof/>
        </w:rPr>
        <w:lastRenderedPageBreak/>
        <mc:AlternateContent>
          <mc:Choice Requires="wps">
            <w:drawing>
              <wp:anchor distT="0" distB="0" distL="114300" distR="114300" simplePos="0" relativeHeight="251696128" behindDoc="0" locked="0" layoutInCell="1" allowOverlap="1" wp14:anchorId="438D0892" wp14:editId="148E8EBA">
                <wp:simplePos x="0" y="0"/>
                <wp:positionH relativeFrom="column">
                  <wp:posOffset>1041763</wp:posOffset>
                </wp:positionH>
                <wp:positionV relativeFrom="paragraph">
                  <wp:posOffset>182608</wp:posOffset>
                </wp:positionV>
                <wp:extent cx="468086" cy="57786"/>
                <wp:effectExtent l="0" t="76200" r="0" b="56515"/>
                <wp:wrapNone/>
                <wp:docPr id="302" name="302 Conector recto de flecha"/>
                <wp:cNvGraphicFramePr/>
                <a:graphic xmlns:a="http://schemas.openxmlformats.org/drawingml/2006/main">
                  <a:graphicData uri="http://schemas.microsoft.com/office/word/2010/wordprocessingShape">
                    <wps:wsp>
                      <wps:cNvCnPr/>
                      <wps:spPr>
                        <a:xfrm flipV="1">
                          <a:off x="0" y="0"/>
                          <a:ext cx="468086" cy="5778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05F408" id="_x0000_t32" coordsize="21600,21600" o:spt="32" o:oned="t" path="m,l21600,21600e" filled="f">
                <v:path arrowok="t" fillok="f" o:connecttype="none"/>
                <o:lock v:ext="edit" shapetype="t"/>
              </v:shapetype>
              <v:shape id="302 Conector recto de flecha" o:spid="_x0000_s1026" type="#_x0000_t32" style="position:absolute;margin-left:82.05pt;margin-top:14.4pt;width:36.85pt;height:4.5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" strokecolor="#4579b8 [3044]">
                <v:stroke endarrow="open"/>
              </v:shape>
            </w:pict>
          </mc:Fallback>
        </mc:AlternateContent>
      </w:r>
      <w:r w:rsidRPr="004836F6">
        <w:rPr>
          <w:rFonts w:ascii="Times New Roman" w:hAnsi="Times New Roman" w:cs="Times New Roman"/>
          <w:b/>
          <w:noProof/>
          <w:sz w:val="36"/>
        </w:rPr>
        <mc:AlternateContent>
          <mc:Choice Requires="wps">
            <w:drawing>
              <wp:anchor distT="0" distB="0" distL="114300" distR="114300" simplePos="0" relativeHeight="251689984" behindDoc="0" locked="0" layoutInCell="1" allowOverlap="1" wp14:anchorId="3C062633" wp14:editId="52F447F2">
                <wp:simplePos x="0" y="0"/>
                <wp:positionH relativeFrom="column">
                  <wp:posOffset>-401955</wp:posOffset>
                </wp:positionH>
                <wp:positionV relativeFrom="paragraph">
                  <wp:posOffset>-86360</wp:posOffset>
                </wp:positionV>
                <wp:extent cx="1390650" cy="495935"/>
                <wp:effectExtent l="0" t="0" r="19050" b="18415"/>
                <wp:wrapNone/>
                <wp:docPr id="303" name="303 Rectángulo redondeado"/>
                <wp:cNvGraphicFramePr/>
                <a:graphic xmlns:a="http://schemas.openxmlformats.org/drawingml/2006/main">
                  <a:graphicData uri="http://schemas.microsoft.com/office/word/2010/wordprocessingShape">
                    <wps:wsp>
                      <wps:cNvSpPr/>
                      <wps:spPr>
                        <a:xfrm>
                          <a:off x="0" y="0"/>
                          <a:ext cx="1390650"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2EA10E6A" w14:textId="77777777" w:rsidR="00597B1A" w:rsidRPr="003D6429" w:rsidRDefault="00597B1A" w:rsidP="00650346">
                            <w:pPr>
                              <w:spacing w:line="240" w:lineRule="auto"/>
                              <w:rPr>
                                <w:rFonts w:ascii="Times New Roman" w:hAnsi="Times New Roman"/>
                                <w:sz w:val="16"/>
                              </w:rPr>
                            </w:pPr>
                            <w:r>
                              <w:rPr>
                                <w:sz w:val="16"/>
                              </w:rPr>
                              <w:t xml:space="preserve">Times New Roman 12 </w:t>
                            </w:r>
                            <w:proofErr w:type="spellStart"/>
                            <w:r>
                              <w:rPr>
                                <w:sz w:val="16"/>
                              </w:rPr>
                              <w:t>mayuscula</w:t>
                            </w:r>
                            <w:proofErr w:type="spellEnd"/>
                            <w:r>
                              <w:rPr>
                                <w:sz w:val="16"/>
                              </w:rPr>
                              <w:t xml:space="preserve">, </w:t>
                            </w:r>
                            <w:proofErr w:type="spellStart"/>
                            <w:r>
                              <w:rPr>
                                <w:sz w:val="16"/>
                              </w:rPr>
                              <w:t>centrado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062633" id="303 Rectángulo redondeado" o:spid="_x0000_s1034" style="position:absolute;left:0;text-align:left;margin-left:-31.65pt;margin-top:-6.8pt;width:109.5pt;height:39.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" fillcolor="white [3201]" strokecolor="black [3200]" strokeweight=".25pt">
                <v:textbox>
                  <w:txbxContent>
                    <w:p w14:paraId="2EA10E6A" w14:textId="77777777" w:rsidR="00597B1A" w:rsidRPr="003D6429" w:rsidRDefault="00597B1A" w:rsidP="00650346">
                      <w:pPr>
                        <w:spacing w:line="240" w:lineRule="auto"/>
                        <w:rPr>
                          <w:rFonts w:ascii="Times New Roman" w:hAnsi="Times New Roman"/>
                          <w:sz w:val="16"/>
                        </w:rPr>
                      </w:pPr>
                      <w:r>
                        <w:rPr>
                          <w:sz w:val="16"/>
                        </w:rPr>
                        <w:t xml:space="preserve">Times New Roman 12 </w:t>
                      </w:r>
                      <w:proofErr w:type="spellStart"/>
                      <w:r>
                        <w:rPr>
                          <w:sz w:val="16"/>
                        </w:rPr>
                        <w:t>mayuscula</w:t>
                      </w:r>
                      <w:proofErr w:type="spellEnd"/>
                      <w:r>
                        <w:rPr>
                          <w:sz w:val="16"/>
                        </w:rPr>
                        <w:t xml:space="preserve">, </w:t>
                      </w:r>
                      <w:proofErr w:type="spellStart"/>
                      <w:r>
                        <w:rPr>
                          <w:sz w:val="16"/>
                        </w:rPr>
                        <w:t>centrado</w:t>
                      </w:r>
                      <w:proofErr w:type="spellEnd"/>
                    </w:p>
                  </w:txbxContent>
                </v:textbox>
              </v:roundrect>
            </w:pict>
          </mc:Fallback>
        </mc:AlternateContent>
      </w:r>
      <w:r w:rsidRPr="004836F6">
        <w:rPr>
          <w:rFonts w:ascii="Times New Roman" w:hAnsi="Times New Roman" w:cs="Times New Roman"/>
          <w:b/>
          <w:lang w:val="es-EC"/>
        </w:rPr>
        <w:t>INDICE DE CONTENIDOS</w:t>
      </w:r>
    </w:p>
    <w:p w14:paraId="3C9E3A00" w14:textId="77777777" w:rsidR="00650346" w:rsidRPr="004836F6" w:rsidRDefault="00650346" w:rsidP="00650346">
      <w:pPr>
        <w:jc w:val="center"/>
        <w:rPr>
          <w:rFonts w:ascii="Times New Roman" w:hAnsi="Times New Roman" w:cs="Times New Roman"/>
          <w:lang w:val="es-ES_tradnl"/>
        </w:rPr>
      </w:pPr>
      <w:r w:rsidRPr="004836F6">
        <w:rPr>
          <w:rFonts w:ascii="Times New Roman" w:hAnsi="Times New Roman" w:cs="Times New Roman"/>
          <w:b/>
          <w:noProof/>
        </w:rPr>
        <mc:AlternateContent>
          <mc:Choice Requires="wps">
            <w:drawing>
              <wp:anchor distT="0" distB="0" distL="114300" distR="114300" simplePos="0" relativeHeight="251695104" behindDoc="0" locked="0" layoutInCell="1" allowOverlap="1" wp14:anchorId="0078EB74" wp14:editId="39ED8121">
                <wp:simplePos x="0" y="0"/>
                <wp:positionH relativeFrom="column">
                  <wp:posOffset>749935</wp:posOffset>
                </wp:positionH>
                <wp:positionV relativeFrom="paragraph">
                  <wp:posOffset>78105</wp:posOffset>
                </wp:positionV>
                <wp:extent cx="283845" cy="586105"/>
                <wp:effectExtent l="0" t="0" r="59055" b="61595"/>
                <wp:wrapNone/>
                <wp:docPr id="304" name="304 Conector recto de flecha"/>
                <wp:cNvGraphicFramePr/>
                <a:graphic xmlns:a="http://schemas.openxmlformats.org/drawingml/2006/main">
                  <a:graphicData uri="http://schemas.microsoft.com/office/word/2010/wordprocessingShape">
                    <wps:wsp>
                      <wps:cNvCnPr/>
                      <wps:spPr>
                        <a:xfrm>
                          <a:off x="0" y="0"/>
                          <a:ext cx="283845" cy="5861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33F148" id="304 Conector recto de flecha" o:spid="_x0000_s1026" type="#_x0000_t32" style="position:absolute;margin-left:59.05pt;margin-top:6.15pt;width:22.35pt;height:46.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" strokecolor="#4579b8 [3044]">
                <v:stroke endarrow="open"/>
              </v:shape>
            </w:pict>
          </mc:Fallback>
        </mc:AlternateContent>
      </w:r>
      <w:r w:rsidRPr="004836F6">
        <w:rPr>
          <w:rFonts w:ascii="Times New Roman" w:hAnsi="Times New Roman" w:cs="Times New Roman"/>
          <w:b/>
          <w:noProof/>
          <w:sz w:val="36"/>
        </w:rPr>
        <mc:AlternateContent>
          <mc:Choice Requires="wps">
            <w:drawing>
              <wp:anchor distT="0" distB="0" distL="114300" distR="114300" simplePos="0" relativeHeight="251693056" behindDoc="0" locked="0" layoutInCell="1" allowOverlap="1" wp14:anchorId="677FAD79" wp14:editId="282EE223">
                <wp:simplePos x="0" y="0"/>
                <wp:positionH relativeFrom="column">
                  <wp:posOffset>3764118</wp:posOffset>
                </wp:positionH>
                <wp:positionV relativeFrom="paragraph">
                  <wp:posOffset>8836</wp:posOffset>
                </wp:positionV>
                <wp:extent cx="963038" cy="496111"/>
                <wp:effectExtent l="0" t="0" r="27940" b="18415"/>
                <wp:wrapNone/>
                <wp:docPr id="305" name="305 Rectángulo redondeado"/>
                <wp:cNvGraphicFramePr/>
                <a:graphic xmlns:a="http://schemas.openxmlformats.org/drawingml/2006/main">
                  <a:graphicData uri="http://schemas.microsoft.com/office/word/2010/wordprocessingShape">
                    <wps:wsp>
                      <wps:cNvSpPr/>
                      <wps:spPr>
                        <a:xfrm>
                          <a:off x="0" y="0"/>
                          <a:ext cx="963038" cy="496111"/>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2CA7243E" w14:textId="77777777" w:rsidR="00597B1A" w:rsidRPr="003D6429" w:rsidRDefault="00597B1A" w:rsidP="00650346">
                            <w:pPr>
                              <w:spacing w:line="240" w:lineRule="auto"/>
                              <w:rPr>
                                <w:rFonts w:ascii="Times New Roman" w:hAnsi="Times New Roman"/>
                                <w:sz w:val="16"/>
                              </w:rPr>
                            </w:pPr>
                            <w:proofErr w:type="spellStart"/>
                            <w:r>
                              <w:rPr>
                                <w:sz w:val="16"/>
                              </w:rPr>
                              <w:t>Interlineado</w:t>
                            </w:r>
                            <w:proofErr w:type="spellEnd"/>
                            <w:r>
                              <w:rPr>
                                <w:sz w:val="16"/>
                              </w:rPr>
                              <w:t xml:space="preserve">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7FAD79" id="305 Rectángulo redondeado" o:spid="_x0000_s1035" style="position:absolute;left:0;text-align:left;margin-left:296.4pt;margin-top:.7pt;width:75.85pt;height:39.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" fillcolor="white [3201]" strokecolor="black [3200]" strokeweight=".25pt">
                <v:textbox>
                  <w:txbxContent>
                    <w:p w14:paraId="2CA7243E" w14:textId="77777777" w:rsidR="00597B1A" w:rsidRPr="003D6429" w:rsidRDefault="00597B1A" w:rsidP="00650346">
                      <w:pPr>
                        <w:spacing w:line="240" w:lineRule="auto"/>
                        <w:rPr>
                          <w:rFonts w:ascii="Times New Roman" w:hAnsi="Times New Roman"/>
                          <w:sz w:val="16"/>
                        </w:rPr>
                      </w:pPr>
                      <w:proofErr w:type="spellStart"/>
                      <w:r>
                        <w:rPr>
                          <w:sz w:val="16"/>
                        </w:rPr>
                        <w:t>Interlineado</w:t>
                      </w:r>
                      <w:proofErr w:type="spellEnd"/>
                      <w:r>
                        <w:rPr>
                          <w:sz w:val="16"/>
                        </w:rPr>
                        <w:t xml:space="preserve"> 1,5</w:t>
                      </w:r>
                    </w:p>
                  </w:txbxContent>
                </v:textbox>
              </v:roundrect>
            </w:pict>
          </mc:Fallback>
        </mc:AlternateContent>
      </w:r>
    </w:p>
    <w:p w14:paraId="1D23EB78" w14:textId="77777777" w:rsidR="00650346" w:rsidRPr="004836F6" w:rsidRDefault="00650346" w:rsidP="00650346">
      <w:pPr>
        <w:tabs>
          <w:tab w:val="right" w:leader="dot" w:pos="8505"/>
        </w:tabs>
        <w:spacing w:line="240" w:lineRule="auto"/>
        <w:jc w:val="both"/>
        <w:rPr>
          <w:rFonts w:ascii="Times New Roman" w:hAnsi="Times New Roman" w:cs="Times New Roman"/>
          <w:lang w:val="es-ES_tradnl"/>
        </w:rPr>
      </w:pPr>
      <w:r w:rsidRPr="004836F6">
        <w:rPr>
          <w:rFonts w:ascii="Times New Roman" w:hAnsi="Times New Roman" w:cs="Times New Roman"/>
          <w:b/>
          <w:noProof/>
        </w:rPr>
        <mc:AlternateContent>
          <mc:Choice Requires="wps">
            <w:drawing>
              <wp:anchor distT="0" distB="0" distL="114300" distR="114300" simplePos="0" relativeHeight="251694080" behindDoc="0" locked="0" layoutInCell="1" allowOverlap="1" wp14:anchorId="29A610C3" wp14:editId="62DDDD95">
                <wp:simplePos x="0" y="0"/>
                <wp:positionH relativeFrom="column">
                  <wp:posOffset>4013200</wp:posOffset>
                </wp:positionH>
                <wp:positionV relativeFrom="paragraph">
                  <wp:posOffset>173355</wp:posOffset>
                </wp:positionV>
                <wp:extent cx="97790" cy="156845"/>
                <wp:effectExtent l="38100" t="0" r="35560" b="52705"/>
                <wp:wrapNone/>
                <wp:docPr id="306" name="306 Conector recto de flecha"/>
                <wp:cNvGraphicFramePr/>
                <a:graphic xmlns:a="http://schemas.openxmlformats.org/drawingml/2006/main">
                  <a:graphicData uri="http://schemas.microsoft.com/office/word/2010/wordprocessingShape">
                    <wps:wsp>
                      <wps:cNvCnPr/>
                      <wps:spPr>
                        <a:xfrm flipH="1">
                          <a:off x="0" y="0"/>
                          <a:ext cx="97790" cy="1568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6E3BB8" id="306 Conector recto de flecha" o:spid="_x0000_s1026" type="#_x0000_t32" style="position:absolute;margin-left:316pt;margin-top:13.65pt;width:7.7pt;height:12.3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" strokecolor="#4579b8 [3044]">
                <v:stroke endarrow="open"/>
              </v:shape>
            </w:pict>
          </mc:Fallback>
        </mc:AlternateContent>
      </w:r>
      <w:r w:rsidRPr="004836F6">
        <w:rPr>
          <w:rFonts w:ascii="Times New Roman" w:hAnsi="Times New Roman" w:cs="Times New Roman"/>
          <w:lang w:val="es-ES_tradnl"/>
        </w:rPr>
        <w:t>PORTADA</w:t>
      </w:r>
      <w:r w:rsidRPr="004836F6">
        <w:rPr>
          <w:rFonts w:ascii="Times New Roman" w:hAnsi="Times New Roman" w:cs="Times New Roman"/>
          <w:lang w:val="es-ES_tradnl"/>
        </w:rPr>
        <w:tab/>
        <w:t>i</w:t>
      </w:r>
    </w:p>
    <w:p w14:paraId="060D096E" w14:textId="77777777" w:rsidR="00650346" w:rsidRPr="004836F6" w:rsidRDefault="00650346" w:rsidP="00650346">
      <w:pPr>
        <w:tabs>
          <w:tab w:val="right" w:leader="dot" w:pos="8505"/>
        </w:tabs>
        <w:spacing w:line="240" w:lineRule="auto"/>
        <w:jc w:val="both"/>
        <w:rPr>
          <w:rFonts w:ascii="Times New Roman" w:hAnsi="Times New Roman" w:cs="Times New Roman"/>
          <w:lang w:val="es-ES_tradnl"/>
        </w:rPr>
      </w:pPr>
      <w:r w:rsidRPr="004836F6">
        <w:rPr>
          <w:rFonts w:ascii="Times New Roman" w:hAnsi="Times New Roman" w:cs="Times New Roman"/>
          <w:lang w:val="es-ES_tradnl"/>
        </w:rPr>
        <w:t>AUTORIZACIÓN PARA EL REPOSITORIO DIGITAL</w:t>
      </w:r>
      <w:r w:rsidRPr="004836F6">
        <w:rPr>
          <w:rFonts w:ascii="Times New Roman" w:hAnsi="Times New Roman" w:cs="Times New Roman"/>
          <w:lang w:val="es-ES_tradnl"/>
        </w:rPr>
        <w:tab/>
      </w:r>
      <w:proofErr w:type="spellStart"/>
      <w:r w:rsidRPr="004836F6">
        <w:rPr>
          <w:rFonts w:ascii="Times New Roman" w:hAnsi="Times New Roman" w:cs="Times New Roman"/>
          <w:lang w:val="es-ES_tradnl"/>
        </w:rPr>
        <w:t>ii</w:t>
      </w:r>
      <w:proofErr w:type="spellEnd"/>
    </w:p>
    <w:p w14:paraId="3D2F623B" w14:textId="77777777" w:rsidR="00650346" w:rsidRPr="004836F6" w:rsidRDefault="00650346" w:rsidP="00650346">
      <w:pPr>
        <w:tabs>
          <w:tab w:val="right" w:leader="dot" w:pos="8505"/>
        </w:tabs>
        <w:spacing w:line="240" w:lineRule="auto"/>
        <w:jc w:val="both"/>
        <w:rPr>
          <w:rFonts w:ascii="Times New Roman" w:hAnsi="Times New Roman" w:cs="Times New Roman"/>
          <w:lang w:val="es-ES_tradnl"/>
        </w:rPr>
      </w:pPr>
      <w:r w:rsidRPr="004836F6">
        <w:rPr>
          <w:rFonts w:ascii="Times New Roman" w:hAnsi="Times New Roman" w:cs="Times New Roman"/>
          <w:lang w:val="es-ES_tradnl"/>
        </w:rPr>
        <w:t>APROBACIÓN DEL TUTOR</w:t>
      </w:r>
      <w:r w:rsidRPr="004836F6">
        <w:rPr>
          <w:rFonts w:ascii="Times New Roman" w:hAnsi="Times New Roman" w:cs="Times New Roman"/>
          <w:lang w:val="es-ES_tradnl"/>
        </w:rPr>
        <w:tab/>
      </w:r>
      <w:proofErr w:type="spellStart"/>
      <w:r w:rsidRPr="004836F6">
        <w:rPr>
          <w:rFonts w:ascii="Times New Roman" w:hAnsi="Times New Roman" w:cs="Times New Roman"/>
          <w:lang w:val="es-ES_tradnl"/>
        </w:rPr>
        <w:t>iii</w:t>
      </w:r>
      <w:proofErr w:type="spellEnd"/>
    </w:p>
    <w:p w14:paraId="5DD83DC9" w14:textId="77777777" w:rsidR="00650346" w:rsidRPr="004836F6" w:rsidRDefault="00650346" w:rsidP="00650346">
      <w:pPr>
        <w:tabs>
          <w:tab w:val="right" w:leader="dot" w:pos="8505"/>
        </w:tabs>
        <w:jc w:val="both"/>
        <w:rPr>
          <w:rFonts w:ascii="Times New Roman" w:hAnsi="Times New Roman" w:cs="Times New Roman"/>
          <w:lang w:val="es-ES_tradnl"/>
        </w:rPr>
      </w:pPr>
      <w:r w:rsidRPr="004836F6">
        <w:rPr>
          <w:rFonts w:ascii="Times New Roman" w:hAnsi="Times New Roman" w:cs="Times New Roman"/>
          <w:lang w:val="es-ES_tradnl"/>
        </w:rPr>
        <w:t>INTRODUCCIÓN</w:t>
      </w:r>
      <w:r w:rsidRPr="004836F6">
        <w:rPr>
          <w:rFonts w:ascii="Times New Roman" w:hAnsi="Times New Roman" w:cs="Times New Roman"/>
          <w:lang w:val="es-ES_tradnl"/>
        </w:rPr>
        <w:tab/>
        <w:t>1</w:t>
      </w:r>
    </w:p>
    <w:p w14:paraId="4BC72561" w14:textId="77777777" w:rsidR="00650346" w:rsidRPr="004836F6" w:rsidRDefault="00650346" w:rsidP="00650346">
      <w:pPr>
        <w:rPr>
          <w:rFonts w:ascii="Times New Roman" w:hAnsi="Times New Roman" w:cs="Times New Roman"/>
          <w:b/>
          <w:lang w:val="es-EC"/>
        </w:rPr>
      </w:pPr>
      <w:r w:rsidRPr="004836F6">
        <w:rPr>
          <w:rFonts w:ascii="Times New Roman" w:hAnsi="Times New Roman" w:cs="Times New Roman"/>
          <w:b/>
          <w:noProof/>
          <w:sz w:val="36"/>
        </w:rPr>
        <mc:AlternateContent>
          <mc:Choice Requires="wps">
            <w:drawing>
              <wp:anchor distT="0" distB="0" distL="114300" distR="114300" simplePos="0" relativeHeight="251692032" behindDoc="0" locked="0" layoutInCell="1" allowOverlap="1" wp14:anchorId="748A87AD" wp14:editId="0183DCEE">
                <wp:simplePos x="0" y="0"/>
                <wp:positionH relativeFrom="column">
                  <wp:posOffset>429441</wp:posOffset>
                </wp:positionH>
                <wp:positionV relativeFrom="paragraph">
                  <wp:posOffset>50528</wp:posOffset>
                </wp:positionV>
                <wp:extent cx="318408" cy="272143"/>
                <wp:effectExtent l="0" t="38100" r="62865" b="33020"/>
                <wp:wrapNone/>
                <wp:docPr id="307" name="307 Conector recto de flecha"/>
                <wp:cNvGraphicFramePr/>
                <a:graphic xmlns:a="http://schemas.openxmlformats.org/drawingml/2006/main">
                  <a:graphicData uri="http://schemas.microsoft.com/office/word/2010/wordprocessingShape">
                    <wps:wsp>
                      <wps:cNvCnPr/>
                      <wps:spPr>
                        <a:xfrm flipV="1">
                          <a:off x="0" y="0"/>
                          <a:ext cx="318408" cy="27214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0C293D" id="307 Conector recto de flecha" o:spid="_x0000_s1026" type="#_x0000_t32" style="position:absolute;margin-left:33.8pt;margin-top:4pt;width:25.05pt;height:21.45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" strokecolor="#4579b8 [3044]">
                <v:stroke endarrow="open"/>
              </v:shape>
            </w:pict>
          </mc:Fallback>
        </mc:AlternateContent>
      </w:r>
      <w:r w:rsidRPr="004836F6">
        <w:rPr>
          <w:rFonts w:ascii="Times New Roman" w:hAnsi="Times New Roman" w:cs="Times New Roman"/>
          <w:b/>
          <w:noProof/>
          <w:sz w:val="36"/>
        </w:rPr>
        <mc:AlternateContent>
          <mc:Choice Requires="wps">
            <w:drawing>
              <wp:anchor distT="0" distB="0" distL="114300" distR="114300" simplePos="0" relativeHeight="251691008" behindDoc="0" locked="0" layoutInCell="1" allowOverlap="1" wp14:anchorId="3ABF4B49" wp14:editId="57B80B88">
                <wp:simplePos x="0" y="0"/>
                <wp:positionH relativeFrom="column">
                  <wp:posOffset>-957580</wp:posOffset>
                </wp:positionH>
                <wp:positionV relativeFrom="paragraph">
                  <wp:posOffset>53340</wp:posOffset>
                </wp:positionV>
                <wp:extent cx="1390650" cy="495935"/>
                <wp:effectExtent l="0" t="0" r="19050" b="18415"/>
                <wp:wrapNone/>
                <wp:docPr id="308" name="308 Rectángulo redondeado"/>
                <wp:cNvGraphicFramePr/>
                <a:graphic xmlns:a="http://schemas.openxmlformats.org/drawingml/2006/main">
                  <a:graphicData uri="http://schemas.microsoft.com/office/word/2010/wordprocessingShape">
                    <wps:wsp>
                      <wps:cNvSpPr/>
                      <wps:spPr>
                        <a:xfrm>
                          <a:off x="0" y="0"/>
                          <a:ext cx="1390650"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0756929F" w14:textId="77777777" w:rsidR="00597B1A" w:rsidRPr="003D6429" w:rsidRDefault="00597B1A" w:rsidP="00650346">
                            <w:pPr>
                              <w:spacing w:line="240" w:lineRule="auto"/>
                              <w:rPr>
                                <w:rFonts w:ascii="Times New Roman" w:hAnsi="Times New Roman"/>
                                <w:sz w:val="16"/>
                              </w:rPr>
                            </w:pPr>
                            <w:r>
                              <w:rPr>
                                <w:sz w:val="16"/>
                              </w:rPr>
                              <w:t xml:space="preserve">Times New Roman 12 </w:t>
                            </w:r>
                            <w:proofErr w:type="spellStart"/>
                            <w:r>
                              <w:rPr>
                                <w:sz w:val="16"/>
                              </w:rPr>
                              <w:t>mayuscula</w:t>
                            </w:r>
                            <w:proofErr w:type="spellEnd"/>
                            <w:r>
                              <w:rPr>
                                <w:sz w:val="16"/>
                              </w:rPr>
                              <w:t xml:space="preserve"> </w:t>
                            </w:r>
                            <w:proofErr w:type="spellStart"/>
                            <w:r>
                              <w:rPr>
                                <w:sz w:val="16"/>
                              </w:rPr>
                              <w:t>preliminares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BF4B49" id="308 Rectángulo redondeado" o:spid="_x0000_s1036" style="position:absolute;margin-left:-75.4pt;margin-top:4.2pt;width:109.5pt;height:39.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" fillcolor="white [3201]" strokecolor="black [3200]" strokeweight=".25pt">
                <v:textbox>
                  <w:txbxContent>
                    <w:p w14:paraId="0756929F" w14:textId="77777777" w:rsidR="00597B1A" w:rsidRPr="003D6429" w:rsidRDefault="00597B1A" w:rsidP="00650346">
                      <w:pPr>
                        <w:spacing w:line="240" w:lineRule="auto"/>
                        <w:rPr>
                          <w:rFonts w:ascii="Times New Roman" w:hAnsi="Times New Roman"/>
                          <w:sz w:val="16"/>
                        </w:rPr>
                      </w:pPr>
                      <w:r>
                        <w:rPr>
                          <w:sz w:val="16"/>
                        </w:rPr>
                        <w:t xml:space="preserve">Times New Roman 12 </w:t>
                      </w:r>
                      <w:proofErr w:type="spellStart"/>
                      <w:r>
                        <w:rPr>
                          <w:sz w:val="16"/>
                        </w:rPr>
                        <w:t>mayuscula</w:t>
                      </w:r>
                      <w:proofErr w:type="spellEnd"/>
                      <w:r>
                        <w:rPr>
                          <w:sz w:val="16"/>
                        </w:rPr>
                        <w:t xml:space="preserve"> </w:t>
                      </w:r>
                      <w:proofErr w:type="spellStart"/>
                      <w:r>
                        <w:rPr>
                          <w:sz w:val="16"/>
                        </w:rPr>
                        <w:t>preliminares</w:t>
                      </w:r>
                      <w:proofErr w:type="spellEnd"/>
                    </w:p>
                  </w:txbxContent>
                </v:textbox>
              </v:roundrect>
            </w:pict>
          </mc:Fallback>
        </mc:AlternateContent>
      </w:r>
    </w:p>
    <w:p w14:paraId="31F1E084" w14:textId="77777777" w:rsidR="00650346" w:rsidRPr="004836F6" w:rsidRDefault="00650346" w:rsidP="00650346">
      <w:pPr>
        <w:jc w:val="center"/>
        <w:rPr>
          <w:rFonts w:ascii="Times New Roman" w:hAnsi="Times New Roman" w:cs="Times New Roman"/>
          <w:b/>
          <w:lang w:val="es-EC"/>
        </w:rPr>
      </w:pPr>
      <w:r w:rsidRPr="004836F6">
        <w:rPr>
          <w:rFonts w:ascii="Times New Roman" w:hAnsi="Times New Roman" w:cs="Times New Roman"/>
          <w:b/>
          <w:lang w:val="es-EC"/>
        </w:rPr>
        <w:t>CAPITULO I</w:t>
      </w:r>
    </w:p>
    <w:p w14:paraId="273EFF79" w14:textId="77777777" w:rsidR="00650346" w:rsidRPr="004836F6" w:rsidRDefault="00650346" w:rsidP="00650346">
      <w:pPr>
        <w:tabs>
          <w:tab w:val="right" w:leader="dot" w:pos="8505"/>
        </w:tabs>
        <w:spacing w:line="240" w:lineRule="auto"/>
        <w:jc w:val="both"/>
        <w:rPr>
          <w:rFonts w:ascii="Times New Roman" w:hAnsi="Times New Roman" w:cs="Times New Roman"/>
          <w:lang w:val="es-ES_tradnl"/>
        </w:rPr>
      </w:pPr>
      <w:proofErr w:type="spellStart"/>
      <w:r w:rsidRPr="004836F6">
        <w:rPr>
          <w:rFonts w:ascii="Times New Roman" w:hAnsi="Times New Roman" w:cs="Times New Roman"/>
          <w:lang w:val="es-ES_tradnl"/>
        </w:rPr>
        <w:t>Aaaaaaaaaaaaaaa</w:t>
      </w:r>
      <w:proofErr w:type="spellEnd"/>
      <w:r w:rsidRPr="004836F6">
        <w:rPr>
          <w:rFonts w:ascii="Times New Roman" w:hAnsi="Times New Roman" w:cs="Times New Roman"/>
          <w:lang w:val="es-ES_tradnl"/>
        </w:rPr>
        <w:tab/>
        <w:t>2</w:t>
      </w:r>
    </w:p>
    <w:p w14:paraId="36DB7E6E" w14:textId="77777777" w:rsidR="00650346" w:rsidRPr="004836F6" w:rsidRDefault="00650346" w:rsidP="00650346">
      <w:pPr>
        <w:tabs>
          <w:tab w:val="right" w:leader="dot" w:pos="8505"/>
        </w:tabs>
        <w:spacing w:line="240" w:lineRule="auto"/>
        <w:jc w:val="both"/>
        <w:rPr>
          <w:rFonts w:ascii="Times New Roman" w:hAnsi="Times New Roman" w:cs="Times New Roman"/>
          <w:lang w:val="es-ES_tradnl"/>
        </w:rPr>
      </w:pPr>
      <w:proofErr w:type="spellStart"/>
      <w:r w:rsidRPr="004836F6">
        <w:rPr>
          <w:rFonts w:ascii="Times New Roman" w:hAnsi="Times New Roman" w:cs="Times New Roman"/>
          <w:lang w:val="es-ES_tradnl"/>
        </w:rPr>
        <w:t>Bbbbbbbbbbbbbbbbbbbbbbbbbb</w:t>
      </w:r>
      <w:proofErr w:type="spellEnd"/>
      <w:r w:rsidRPr="004836F6">
        <w:rPr>
          <w:rFonts w:ascii="Times New Roman" w:hAnsi="Times New Roman" w:cs="Times New Roman"/>
          <w:lang w:val="es-ES_tradnl"/>
        </w:rPr>
        <w:tab/>
        <w:t>3</w:t>
      </w:r>
    </w:p>
    <w:p w14:paraId="1D8E01A7" w14:textId="77777777" w:rsidR="00650346" w:rsidRPr="004836F6" w:rsidRDefault="00650346" w:rsidP="00650346">
      <w:pPr>
        <w:jc w:val="center"/>
        <w:rPr>
          <w:rFonts w:ascii="Times New Roman" w:hAnsi="Times New Roman" w:cs="Times New Roman"/>
          <w:b/>
          <w:lang w:val="es-EC"/>
        </w:rPr>
      </w:pPr>
    </w:p>
    <w:p w14:paraId="6BE22647" w14:textId="77777777" w:rsidR="00650346" w:rsidRPr="004836F6" w:rsidRDefault="00650346" w:rsidP="00650346">
      <w:pPr>
        <w:jc w:val="center"/>
        <w:rPr>
          <w:rFonts w:ascii="Times New Roman" w:hAnsi="Times New Roman" w:cs="Times New Roman"/>
          <w:b/>
          <w:lang w:val="es-EC"/>
        </w:rPr>
      </w:pPr>
    </w:p>
    <w:p w14:paraId="5DE35DFD" w14:textId="77777777" w:rsidR="00650346" w:rsidRPr="004836F6" w:rsidRDefault="00650346" w:rsidP="00650346">
      <w:pPr>
        <w:jc w:val="center"/>
        <w:rPr>
          <w:rFonts w:ascii="Times New Roman" w:hAnsi="Times New Roman" w:cs="Times New Roman"/>
          <w:b/>
          <w:lang w:val="es-EC"/>
        </w:rPr>
      </w:pPr>
    </w:p>
    <w:p w14:paraId="769997D6" w14:textId="77777777" w:rsidR="00650346" w:rsidRPr="004836F6" w:rsidRDefault="00650346" w:rsidP="00650346">
      <w:pPr>
        <w:rPr>
          <w:rFonts w:ascii="Times New Roman" w:hAnsi="Times New Roman" w:cs="Times New Roman"/>
          <w:b/>
          <w:lang w:val="es-EC"/>
        </w:rPr>
      </w:pPr>
      <w:r w:rsidRPr="004836F6">
        <w:rPr>
          <w:rFonts w:ascii="Times New Roman" w:hAnsi="Times New Roman" w:cs="Times New Roman"/>
          <w:b/>
          <w:noProof/>
          <w:sz w:val="36"/>
        </w:rPr>
        <mc:AlternateContent>
          <mc:Choice Requires="wps">
            <w:drawing>
              <wp:anchor distT="0" distB="0" distL="114300" distR="114300" simplePos="0" relativeHeight="251708416" behindDoc="0" locked="0" layoutInCell="1" allowOverlap="1" wp14:anchorId="4A9F47CF" wp14:editId="5B929D26">
                <wp:simplePos x="0" y="0"/>
                <wp:positionH relativeFrom="column">
                  <wp:posOffset>1593215</wp:posOffset>
                </wp:positionH>
                <wp:positionV relativeFrom="paragraph">
                  <wp:posOffset>4656455</wp:posOffset>
                </wp:positionV>
                <wp:extent cx="1915795" cy="495935"/>
                <wp:effectExtent l="0" t="0" r="27305" b="18415"/>
                <wp:wrapNone/>
                <wp:docPr id="309" name="309 Rectángulo redondeado"/>
                <wp:cNvGraphicFramePr/>
                <a:graphic xmlns:a="http://schemas.openxmlformats.org/drawingml/2006/main">
                  <a:graphicData uri="http://schemas.microsoft.com/office/word/2010/wordprocessingShape">
                    <wps:wsp>
                      <wps:cNvSpPr/>
                      <wps:spPr>
                        <a:xfrm>
                          <a:off x="0" y="0"/>
                          <a:ext cx="1915795"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00D983CC" w14:textId="77777777" w:rsidR="00597B1A" w:rsidRPr="00650346" w:rsidRDefault="00597B1A" w:rsidP="00650346">
                            <w:pPr>
                              <w:spacing w:line="240" w:lineRule="auto"/>
                              <w:jc w:val="center"/>
                              <w:rPr>
                                <w:rFonts w:ascii="Times New Roman" w:hAnsi="Times New Roman"/>
                                <w:sz w:val="16"/>
                                <w:lang w:val="es-EC"/>
                              </w:rPr>
                            </w:pPr>
                            <w:r w:rsidRPr="00650346">
                              <w:rPr>
                                <w:sz w:val="16"/>
                                <w:lang w:val="es-EC"/>
                              </w:rPr>
                              <w:t>Colocar # de página en romanos, a un centímetro del borde de la pagina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9F47CF" id="309 Rectángulo redondeado" o:spid="_x0000_s1037" style="position:absolute;margin-left:125.45pt;margin-top:366.65pt;width:150.85pt;height:39.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" fillcolor="white [3201]" strokecolor="black [3200]" strokeweight=".25pt">
                <v:textbox>
                  <w:txbxContent>
                    <w:p w14:paraId="00D983CC" w14:textId="77777777" w:rsidR="00597B1A" w:rsidRPr="00650346" w:rsidRDefault="00597B1A" w:rsidP="00650346">
                      <w:pPr>
                        <w:spacing w:line="240" w:lineRule="auto"/>
                        <w:jc w:val="center"/>
                        <w:rPr>
                          <w:rFonts w:ascii="Times New Roman" w:hAnsi="Times New Roman"/>
                          <w:sz w:val="16"/>
                          <w:lang w:val="es-EC"/>
                        </w:rPr>
                      </w:pPr>
                      <w:r w:rsidRPr="00650346">
                        <w:rPr>
                          <w:sz w:val="16"/>
                          <w:lang w:val="es-EC"/>
                        </w:rPr>
                        <w:t>Colocar # de página en romanos, a un centímetro del borde de la pagina</w:t>
                      </w:r>
                    </w:p>
                  </w:txbxContent>
                </v:textbox>
              </v:roundrect>
            </w:pict>
          </mc:Fallback>
        </mc:AlternateContent>
      </w:r>
      <w:r w:rsidRPr="004836F6">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22A3A98D" wp14:editId="7BAC4B87">
                <wp:simplePos x="0" y="0"/>
                <wp:positionH relativeFrom="column">
                  <wp:posOffset>2297430</wp:posOffset>
                </wp:positionH>
                <wp:positionV relativeFrom="paragraph">
                  <wp:posOffset>5678170</wp:posOffset>
                </wp:positionV>
                <wp:extent cx="815340" cy="308610"/>
                <wp:effectExtent l="0" t="0" r="22860" b="15240"/>
                <wp:wrapNone/>
                <wp:docPr id="310" name="310 Rectángulo"/>
                <wp:cNvGraphicFramePr/>
                <a:graphic xmlns:a="http://schemas.openxmlformats.org/drawingml/2006/main">
                  <a:graphicData uri="http://schemas.microsoft.com/office/word/2010/wordprocessingShape">
                    <wps:wsp>
                      <wps:cNvSpPr/>
                      <wps:spPr>
                        <a:xfrm>
                          <a:off x="0" y="0"/>
                          <a:ext cx="815340" cy="30861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4C8EA74" w14:textId="77777777" w:rsidR="00597B1A" w:rsidRPr="00814A4A" w:rsidRDefault="00597B1A" w:rsidP="00650346">
                            <w:pPr>
                              <w:jc w:val="center"/>
                              <w:rPr>
                                <w:rFonts w:ascii="Times New Roman" w:hAnsi="Times New Roman"/>
                                <w:sz w:val="20"/>
                              </w:rPr>
                            </w:pPr>
                            <w:r>
                              <w:rPr>
                                <w:rFonts w:ascii="Times New Roman" w:hAnsi="Times New Roman"/>
                                <w:sz w:val="20"/>
                              </w:rPr>
                              <w:t>viii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3A98D" id="310 Rectángulo" o:spid="_x0000_s1038" style="position:absolute;margin-left:180.9pt;margin-top:447.1pt;width:64.2pt;height:2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" fillcolor="white [3201]" strokecolor="white [3212]" strokeweight="2pt">
                <v:textbox>
                  <w:txbxContent>
                    <w:p w14:paraId="64C8EA74" w14:textId="77777777" w:rsidR="00597B1A" w:rsidRPr="00814A4A" w:rsidRDefault="00597B1A" w:rsidP="00650346">
                      <w:pPr>
                        <w:jc w:val="center"/>
                        <w:rPr>
                          <w:rFonts w:ascii="Times New Roman" w:hAnsi="Times New Roman"/>
                          <w:sz w:val="20"/>
                        </w:rPr>
                      </w:pPr>
                      <w:r>
                        <w:rPr>
                          <w:rFonts w:ascii="Times New Roman" w:hAnsi="Times New Roman"/>
                          <w:sz w:val="20"/>
                        </w:rPr>
                        <w:t>viii</w:t>
                      </w:r>
                    </w:p>
                  </w:txbxContent>
                </v:textbox>
              </v:rect>
            </w:pict>
          </mc:Fallback>
        </mc:AlternateContent>
      </w:r>
      <w:r w:rsidRPr="004836F6">
        <w:rPr>
          <w:rFonts w:ascii="Times New Roman" w:hAnsi="Times New Roman" w:cs="Times New Roman"/>
          <w:b/>
          <w:lang w:val="es-EC"/>
        </w:rPr>
        <w:br w:type="page"/>
      </w:r>
    </w:p>
    <w:p w14:paraId="7D62E047" w14:textId="77777777" w:rsidR="00650346" w:rsidRPr="004836F6" w:rsidRDefault="00650346" w:rsidP="00650346">
      <w:pPr>
        <w:jc w:val="center"/>
        <w:rPr>
          <w:rFonts w:ascii="Times New Roman" w:hAnsi="Times New Roman" w:cs="Times New Roman"/>
          <w:b/>
          <w:szCs w:val="24"/>
          <w:lang w:val="es-EC"/>
        </w:rPr>
      </w:pPr>
      <w:r w:rsidRPr="004836F6">
        <w:rPr>
          <w:rFonts w:ascii="Times New Roman" w:hAnsi="Times New Roman" w:cs="Times New Roman"/>
          <w:b/>
          <w:noProof/>
        </w:rPr>
        <w:lastRenderedPageBreak/>
        <mc:AlternateContent>
          <mc:Choice Requires="wps">
            <w:drawing>
              <wp:anchor distT="0" distB="0" distL="114300" distR="114300" simplePos="0" relativeHeight="251675648" behindDoc="0" locked="0" layoutInCell="1" allowOverlap="1" wp14:anchorId="1BDA7AEC" wp14:editId="27AA7365">
                <wp:simplePos x="0" y="0"/>
                <wp:positionH relativeFrom="column">
                  <wp:posOffset>834390</wp:posOffset>
                </wp:positionH>
                <wp:positionV relativeFrom="paragraph">
                  <wp:posOffset>73660</wp:posOffset>
                </wp:positionV>
                <wp:extent cx="920115" cy="0"/>
                <wp:effectExtent l="0" t="76200" r="13335" b="114300"/>
                <wp:wrapNone/>
                <wp:docPr id="311" name="311 Conector recto de flecha"/>
                <wp:cNvGraphicFramePr/>
                <a:graphic xmlns:a="http://schemas.openxmlformats.org/drawingml/2006/main">
                  <a:graphicData uri="http://schemas.microsoft.com/office/word/2010/wordprocessingShape">
                    <wps:wsp>
                      <wps:cNvCnPr/>
                      <wps:spPr>
                        <a:xfrm>
                          <a:off x="0" y="0"/>
                          <a:ext cx="92011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56A86E" id="311 Conector recto de flecha" o:spid="_x0000_s1026" type="#_x0000_t32" style="position:absolute;margin-left:65.7pt;margin-top:5.8pt;width:72.4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" strokecolor="#4579b8 [3044]">
                <v:stroke endarrow="open"/>
              </v:shape>
            </w:pict>
          </mc:Fallback>
        </mc:AlternateContent>
      </w:r>
      <w:r w:rsidRPr="004836F6">
        <w:rPr>
          <w:rFonts w:ascii="Times New Roman" w:hAnsi="Times New Roman" w:cs="Times New Roman"/>
          <w:b/>
          <w:noProof/>
          <w:sz w:val="36"/>
        </w:rPr>
        <mc:AlternateContent>
          <mc:Choice Requires="wps">
            <w:drawing>
              <wp:anchor distT="0" distB="0" distL="114300" distR="114300" simplePos="0" relativeHeight="251674624" behindDoc="0" locked="0" layoutInCell="1" allowOverlap="1" wp14:anchorId="5119C45B" wp14:editId="648EA8A7">
                <wp:simplePos x="0" y="0"/>
                <wp:positionH relativeFrom="column">
                  <wp:posOffset>-554355</wp:posOffset>
                </wp:positionH>
                <wp:positionV relativeFrom="paragraph">
                  <wp:posOffset>-238760</wp:posOffset>
                </wp:positionV>
                <wp:extent cx="1390650" cy="495935"/>
                <wp:effectExtent l="0" t="0" r="19050" b="18415"/>
                <wp:wrapNone/>
                <wp:docPr id="312" name="312 Rectángulo redondeado"/>
                <wp:cNvGraphicFramePr/>
                <a:graphic xmlns:a="http://schemas.openxmlformats.org/drawingml/2006/main">
                  <a:graphicData uri="http://schemas.microsoft.com/office/word/2010/wordprocessingShape">
                    <wps:wsp>
                      <wps:cNvSpPr/>
                      <wps:spPr>
                        <a:xfrm>
                          <a:off x="0" y="0"/>
                          <a:ext cx="1390650"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03A02C37" w14:textId="77777777" w:rsidR="00597B1A" w:rsidRPr="003D6429" w:rsidRDefault="00597B1A" w:rsidP="00650346">
                            <w:pPr>
                              <w:spacing w:line="240" w:lineRule="auto"/>
                              <w:rPr>
                                <w:rFonts w:ascii="Times New Roman" w:hAnsi="Times New Roman"/>
                                <w:sz w:val="16"/>
                              </w:rPr>
                            </w:pPr>
                            <w:r>
                              <w:rPr>
                                <w:sz w:val="16"/>
                              </w:rPr>
                              <w:t xml:space="preserve">Times New Roman 12 </w:t>
                            </w:r>
                            <w:proofErr w:type="spellStart"/>
                            <w:r>
                              <w:rPr>
                                <w:sz w:val="16"/>
                              </w:rPr>
                              <w:t>mayuscula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19C45B" id="312 Rectángulo redondeado" o:spid="_x0000_s1039" style="position:absolute;left:0;text-align:left;margin-left:-43.65pt;margin-top:-18.8pt;width:109.5pt;height:39.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" fillcolor="white [3201]" strokecolor="black [3200]" strokeweight=".25pt">
                <v:textbox>
                  <w:txbxContent>
                    <w:p w14:paraId="03A02C37" w14:textId="77777777" w:rsidR="00597B1A" w:rsidRPr="003D6429" w:rsidRDefault="00597B1A" w:rsidP="00650346">
                      <w:pPr>
                        <w:spacing w:line="240" w:lineRule="auto"/>
                        <w:rPr>
                          <w:rFonts w:ascii="Times New Roman" w:hAnsi="Times New Roman"/>
                          <w:sz w:val="16"/>
                        </w:rPr>
                      </w:pPr>
                      <w:r>
                        <w:rPr>
                          <w:sz w:val="16"/>
                        </w:rPr>
                        <w:t xml:space="preserve">Times New Roman 12 </w:t>
                      </w:r>
                      <w:proofErr w:type="spellStart"/>
                      <w:r>
                        <w:rPr>
                          <w:sz w:val="16"/>
                        </w:rPr>
                        <w:t>mayuscula</w:t>
                      </w:r>
                      <w:proofErr w:type="spellEnd"/>
                    </w:p>
                  </w:txbxContent>
                </v:textbox>
              </v:roundrect>
            </w:pict>
          </mc:Fallback>
        </mc:AlternateContent>
      </w:r>
      <w:r w:rsidRPr="004836F6">
        <w:rPr>
          <w:rFonts w:ascii="Times New Roman" w:hAnsi="Times New Roman" w:cs="Times New Roman"/>
          <w:b/>
          <w:noProof/>
          <w:sz w:val="36"/>
        </w:rPr>
        <mc:AlternateContent>
          <mc:Choice Requires="wps">
            <w:drawing>
              <wp:anchor distT="0" distB="0" distL="114300" distR="114300" simplePos="0" relativeHeight="251672576" behindDoc="0" locked="0" layoutInCell="1" allowOverlap="1" wp14:anchorId="4FE90774" wp14:editId="39CFBF7D">
                <wp:simplePos x="0" y="0"/>
                <wp:positionH relativeFrom="column">
                  <wp:posOffset>3764118</wp:posOffset>
                </wp:positionH>
                <wp:positionV relativeFrom="paragraph">
                  <wp:posOffset>8836</wp:posOffset>
                </wp:positionV>
                <wp:extent cx="963038" cy="496111"/>
                <wp:effectExtent l="0" t="0" r="27940" b="18415"/>
                <wp:wrapNone/>
                <wp:docPr id="313" name="313 Rectángulo redondeado"/>
                <wp:cNvGraphicFramePr/>
                <a:graphic xmlns:a="http://schemas.openxmlformats.org/drawingml/2006/main">
                  <a:graphicData uri="http://schemas.microsoft.com/office/word/2010/wordprocessingShape">
                    <wps:wsp>
                      <wps:cNvSpPr/>
                      <wps:spPr>
                        <a:xfrm>
                          <a:off x="0" y="0"/>
                          <a:ext cx="963038" cy="496111"/>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77E45405" w14:textId="77777777" w:rsidR="00597B1A" w:rsidRPr="003D6429" w:rsidRDefault="00597B1A" w:rsidP="00650346">
                            <w:pPr>
                              <w:spacing w:line="240" w:lineRule="auto"/>
                              <w:rPr>
                                <w:rFonts w:ascii="Times New Roman" w:hAnsi="Times New Roman"/>
                                <w:sz w:val="16"/>
                              </w:rPr>
                            </w:pPr>
                            <w:proofErr w:type="spellStart"/>
                            <w:r>
                              <w:rPr>
                                <w:sz w:val="16"/>
                              </w:rPr>
                              <w:t>Interlineado</w:t>
                            </w:r>
                            <w:proofErr w:type="spellEnd"/>
                            <w:r>
                              <w:rPr>
                                <w:sz w:val="16"/>
                              </w:rPr>
                              <w:t xml:space="preserve">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E90774" id="313 Rectángulo redondeado" o:spid="_x0000_s1040" style="position:absolute;left:0;text-align:left;margin-left:296.4pt;margin-top:.7pt;width:75.85pt;height:39.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" fillcolor="white [3201]" strokecolor="black [3200]" strokeweight=".25pt">
                <v:textbox>
                  <w:txbxContent>
                    <w:p w14:paraId="77E45405" w14:textId="77777777" w:rsidR="00597B1A" w:rsidRPr="003D6429" w:rsidRDefault="00597B1A" w:rsidP="00650346">
                      <w:pPr>
                        <w:spacing w:line="240" w:lineRule="auto"/>
                        <w:rPr>
                          <w:rFonts w:ascii="Times New Roman" w:hAnsi="Times New Roman"/>
                          <w:sz w:val="16"/>
                        </w:rPr>
                      </w:pPr>
                      <w:proofErr w:type="spellStart"/>
                      <w:r>
                        <w:rPr>
                          <w:sz w:val="16"/>
                        </w:rPr>
                        <w:t>Interlineado</w:t>
                      </w:r>
                      <w:proofErr w:type="spellEnd"/>
                      <w:r>
                        <w:rPr>
                          <w:sz w:val="16"/>
                        </w:rPr>
                        <w:t xml:space="preserve"> 1,5</w:t>
                      </w:r>
                    </w:p>
                  </w:txbxContent>
                </v:textbox>
              </v:roundrect>
            </w:pict>
          </mc:Fallback>
        </mc:AlternateContent>
      </w:r>
      <w:r w:rsidRPr="004836F6">
        <w:rPr>
          <w:rFonts w:ascii="Times New Roman" w:hAnsi="Times New Roman" w:cs="Times New Roman"/>
          <w:b/>
          <w:lang w:val="es-ES_tradnl"/>
        </w:rPr>
        <w:t>ÍNDICE DE TABLAS</w:t>
      </w:r>
    </w:p>
    <w:p w14:paraId="55430797" w14:textId="77777777" w:rsidR="00650346" w:rsidRPr="004836F6" w:rsidRDefault="00650346" w:rsidP="00650346">
      <w:pPr>
        <w:jc w:val="both"/>
        <w:rPr>
          <w:rFonts w:ascii="Times New Roman" w:hAnsi="Times New Roman" w:cs="Times New Roman"/>
          <w:lang w:val="es-ES_tradnl"/>
        </w:rPr>
      </w:pPr>
      <w:r w:rsidRPr="004836F6">
        <w:rPr>
          <w:rFonts w:ascii="Times New Roman" w:hAnsi="Times New Roman" w:cs="Times New Roman"/>
          <w:b/>
          <w:noProof/>
        </w:rPr>
        <mc:AlternateContent>
          <mc:Choice Requires="wps">
            <w:drawing>
              <wp:anchor distT="0" distB="0" distL="114300" distR="114300" simplePos="0" relativeHeight="251673600" behindDoc="0" locked="0" layoutInCell="1" allowOverlap="1" wp14:anchorId="71F1E9C9" wp14:editId="68A2B9E1">
                <wp:simplePos x="0" y="0"/>
                <wp:positionH relativeFrom="column">
                  <wp:posOffset>4007310</wp:posOffset>
                </wp:positionH>
                <wp:positionV relativeFrom="paragraph">
                  <wp:posOffset>206361</wp:posOffset>
                </wp:positionV>
                <wp:extent cx="233463" cy="457200"/>
                <wp:effectExtent l="38100" t="0" r="33655" b="57150"/>
                <wp:wrapNone/>
                <wp:docPr id="314" name="314 Conector recto de flecha"/>
                <wp:cNvGraphicFramePr/>
                <a:graphic xmlns:a="http://schemas.openxmlformats.org/drawingml/2006/main">
                  <a:graphicData uri="http://schemas.microsoft.com/office/word/2010/wordprocessingShape">
                    <wps:wsp>
                      <wps:cNvCnPr/>
                      <wps:spPr>
                        <a:xfrm flipH="1">
                          <a:off x="0" y="0"/>
                          <a:ext cx="233463" cy="4572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772785" id="314 Conector recto de flecha" o:spid="_x0000_s1026" type="#_x0000_t32" style="position:absolute;margin-left:315.55pt;margin-top:16.25pt;width:18.4pt;height:36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" strokecolor="#4579b8 [3044]">
                <v:stroke endarrow="open"/>
              </v:shape>
            </w:pict>
          </mc:Fallback>
        </mc:AlternateContent>
      </w:r>
    </w:p>
    <w:p w14:paraId="0787192E" w14:textId="77777777" w:rsidR="00650346" w:rsidRPr="004836F6" w:rsidRDefault="00650346" w:rsidP="00650346">
      <w:pPr>
        <w:tabs>
          <w:tab w:val="right" w:leader="dot" w:pos="8505"/>
        </w:tabs>
        <w:spacing w:line="240" w:lineRule="auto"/>
        <w:jc w:val="both"/>
        <w:rPr>
          <w:rFonts w:ascii="Times New Roman" w:hAnsi="Times New Roman" w:cs="Times New Roman"/>
          <w:lang w:val="es-ES_tradnl"/>
        </w:rPr>
      </w:pPr>
      <w:r w:rsidRPr="004836F6">
        <w:rPr>
          <w:rFonts w:ascii="Times New Roman" w:hAnsi="Times New Roman" w:cs="Times New Roman"/>
          <w:lang w:val="es-ES_tradnl"/>
        </w:rPr>
        <w:t>Tabla No. 1 (ingresar el nombre característico de la tabla)</w:t>
      </w:r>
      <w:r w:rsidRPr="004836F6">
        <w:rPr>
          <w:rFonts w:ascii="Times New Roman" w:hAnsi="Times New Roman" w:cs="Times New Roman"/>
          <w:lang w:val="es-ES_tradnl"/>
        </w:rPr>
        <w:tab/>
        <w:t>1</w:t>
      </w:r>
    </w:p>
    <w:p w14:paraId="64DDADB6" w14:textId="77777777" w:rsidR="00650346" w:rsidRPr="004836F6" w:rsidRDefault="00650346" w:rsidP="00650346">
      <w:pPr>
        <w:tabs>
          <w:tab w:val="right" w:leader="dot" w:pos="8505"/>
        </w:tabs>
        <w:spacing w:line="240" w:lineRule="auto"/>
        <w:jc w:val="both"/>
        <w:rPr>
          <w:rFonts w:ascii="Times New Roman" w:hAnsi="Times New Roman" w:cs="Times New Roman"/>
          <w:lang w:val="es-ES_tradnl"/>
        </w:rPr>
      </w:pPr>
      <w:r w:rsidRPr="004836F6">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45C1E24D" wp14:editId="3A137D96">
                <wp:simplePos x="0" y="0"/>
                <wp:positionH relativeFrom="column">
                  <wp:posOffset>1234984</wp:posOffset>
                </wp:positionH>
                <wp:positionV relativeFrom="paragraph">
                  <wp:posOffset>218077</wp:posOffset>
                </wp:positionV>
                <wp:extent cx="438150" cy="511629"/>
                <wp:effectExtent l="0" t="38100" r="57150" b="22225"/>
                <wp:wrapNone/>
                <wp:docPr id="315" name="315 Conector recto de flecha"/>
                <wp:cNvGraphicFramePr/>
                <a:graphic xmlns:a="http://schemas.openxmlformats.org/drawingml/2006/main">
                  <a:graphicData uri="http://schemas.microsoft.com/office/word/2010/wordprocessingShape">
                    <wps:wsp>
                      <wps:cNvCnPr/>
                      <wps:spPr>
                        <a:xfrm flipV="1">
                          <a:off x="0" y="0"/>
                          <a:ext cx="438150" cy="51162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21FAAF" id="315 Conector recto de flecha" o:spid="_x0000_s1026" type="#_x0000_t32" style="position:absolute;margin-left:97.25pt;margin-top:17.15pt;width:34.5pt;height:40.3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" strokecolor="#4579b8 [3044]">
                <v:stroke endarrow="open"/>
              </v:shape>
            </w:pict>
          </mc:Fallback>
        </mc:AlternateContent>
      </w:r>
      <w:r w:rsidRPr="004836F6">
        <w:rPr>
          <w:rFonts w:ascii="Times New Roman" w:hAnsi="Times New Roman" w:cs="Times New Roman"/>
          <w:lang w:val="es-ES_tradnl"/>
        </w:rPr>
        <w:t>Tabla No. 2 (ingresar el nombre característico de la tabla)</w:t>
      </w:r>
      <w:r w:rsidRPr="004836F6">
        <w:rPr>
          <w:rFonts w:ascii="Times New Roman" w:hAnsi="Times New Roman" w:cs="Times New Roman"/>
          <w:lang w:val="es-ES_tradnl"/>
        </w:rPr>
        <w:tab/>
        <w:t>13</w:t>
      </w:r>
    </w:p>
    <w:p w14:paraId="275DFB35" w14:textId="77777777" w:rsidR="00650346" w:rsidRPr="004836F6" w:rsidRDefault="00650346" w:rsidP="00650346">
      <w:pPr>
        <w:tabs>
          <w:tab w:val="right" w:leader="dot" w:pos="8505"/>
        </w:tabs>
        <w:jc w:val="both"/>
        <w:rPr>
          <w:rFonts w:ascii="Times New Roman" w:hAnsi="Times New Roman" w:cs="Times New Roman"/>
          <w:lang w:val="es-ES_tradnl"/>
        </w:rPr>
      </w:pPr>
      <w:r w:rsidRPr="004836F6">
        <w:rPr>
          <w:rFonts w:ascii="Times New Roman" w:hAnsi="Times New Roman" w:cs="Times New Roman"/>
          <w:b/>
          <w:noProof/>
          <w:sz w:val="36"/>
        </w:rPr>
        <mc:AlternateContent>
          <mc:Choice Requires="wps">
            <w:drawing>
              <wp:anchor distT="0" distB="0" distL="114300" distR="114300" simplePos="0" relativeHeight="251679744" behindDoc="0" locked="0" layoutInCell="1" allowOverlap="1" wp14:anchorId="18C5C6A0" wp14:editId="7661A783">
                <wp:simplePos x="0" y="0"/>
                <wp:positionH relativeFrom="column">
                  <wp:posOffset>-151584</wp:posOffset>
                </wp:positionH>
                <wp:positionV relativeFrom="paragraph">
                  <wp:posOffset>212906</wp:posOffset>
                </wp:positionV>
                <wp:extent cx="1390650" cy="495935"/>
                <wp:effectExtent l="0" t="0" r="19050" b="18415"/>
                <wp:wrapNone/>
                <wp:docPr id="316" name="316 Rectángulo redondeado"/>
                <wp:cNvGraphicFramePr/>
                <a:graphic xmlns:a="http://schemas.openxmlformats.org/drawingml/2006/main">
                  <a:graphicData uri="http://schemas.microsoft.com/office/word/2010/wordprocessingShape">
                    <wps:wsp>
                      <wps:cNvSpPr/>
                      <wps:spPr>
                        <a:xfrm>
                          <a:off x="0" y="0"/>
                          <a:ext cx="1390650"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5B68B375" w14:textId="77777777" w:rsidR="00597B1A" w:rsidRPr="003D6429" w:rsidRDefault="00597B1A" w:rsidP="00650346">
                            <w:pPr>
                              <w:spacing w:line="240" w:lineRule="auto"/>
                              <w:rPr>
                                <w:rFonts w:ascii="Times New Roman" w:hAnsi="Times New Roman"/>
                                <w:sz w:val="16"/>
                              </w:rPr>
                            </w:pPr>
                            <w:r>
                              <w:rPr>
                                <w:sz w:val="16"/>
                              </w:rPr>
                              <w:t xml:space="preserve">Times New Roman 12 </w:t>
                            </w:r>
                            <w:proofErr w:type="spellStart"/>
                            <w:r>
                              <w:rPr>
                                <w:sz w:val="16"/>
                              </w:rPr>
                              <w:t>mayuscula</w:t>
                            </w:r>
                            <w:proofErr w:type="spellEnd"/>
                            <w:r>
                              <w:rPr>
                                <w:sz w:val="16"/>
                              </w:rPr>
                              <w:t xml:space="preserve"> </w:t>
                            </w:r>
                            <w:proofErr w:type="spellStart"/>
                            <w:r>
                              <w:rPr>
                                <w:sz w:val="16"/>
                              </w:rPr>
                              <w:t>minuscula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C5C6A0" id="316 Rectángulo redondeado" o:spid="_x0000_s1041" style="position:absolute;left:0;text-align:left;margin-left:-11.95pt;margin-top:16.75pt;width:109.5pt;height:39.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" fillcolor="white [3201]" strokecolor="black [3200]" strokeweight=".25pt">
                <v:textbox>
                  <w:txbxContent>
                    <w:p w14:paraId="5B68B375" w14:textId="77777777" w:rsidR="00597B1A" w:rsidRPr="003D6429" w:rsidRDefault="00597B1A" w:rsidP="00650346">
                      <w:pPr>
                        <w:spacing w:line="240" w:lineRule="auto"/>
                        <w:rPr>
                          <w:rFonts w:ascii="Times New Roman" w:hAnsi="Times New Roman"/>
                          <w:sz w:val="16"/>
                        </w:rPr>
                      </w:pPr>
                      <w:r>
                        <w:rPr>
                          <w:sz w:val="16"/>
                        </w:rPr>
                        <w:t xml:space="preserve">Times New Roman 12 </w:t>
                      </w:r>
                      <w:proofErr w:type="spellStart"/>
                      <w:r>
                        <w:rPr>
                          <w:sz w:val="16"/>
                        </w:rPr>
                        <w:t>mayuscula</w:t>
                      </w:r>
                      <w:proofErr w:type="spellEnd"/>
                      <w:r>
                        <w:rPr>
                          <w:sz w:val="16"/>
                        </w:rPr>
                        <w:t xml:space="preserve"> </w:t>
                      </w:r>
                      <w:proofErr w:type="spellStart"/>
                      <w:r>
                        <w:rPr>
                          <w:sz w:val="16"/>
                        </w:rPr>
                        <w:t>minuscula</w:t>
                      </w:r>
                      <w:proofErr w:type="spellEnd"/>
                    </w:p>
                  </w:txbxContent>
                </v:textbox>
              </v:roundrect>
            </w:pict>
          </mc:Fallback>
        </mc:AlternateContent>
      </w:r>
    </w:p>
    <w:p w14:paraId="5B7ADCCB" w14:textId="77777777" w:rsidR="00650346" w:rsidRPr="004836F6" w:rsidRDefault="00650346" w:rsidP="00650346">
      <w:pPr>
        <w:tabs>
          <w:tab w:val="right" w:leader="dot" w:pos="8505"/>
        </w:tabs>
        <w:jc w:val="both"/>
        <w:rPr>
          <w:rFonts w:ascii="Times New Roman" w:hAnsi="Times New Roman" w:cs="Times New Roman"/>
          <w:lang w:val="es-ES_tradnl"/>
        </w:rPr>
      </w:pPr>
    </w:p>
    <w:p w14:paraId="13754EF6" w14:textId="77777777" w:rsidR="00650346" w:rsidRPr="004836F6" w:rsidRDefault="00650346" w:rsidP="00650346">
      <w:pPr>
        <w:tabs>
          <w:tab w:val="right" w:leader="dot" w:pos="8505"/>
        </w:tabs>
        <w:jc w:val="both"/>
        <w:rPr>
          <w:rFonts w:ascii="Times New Roman" w:hAnsi="Times New Roman" w:cs="Times New Roman"/>
          <w:lang w:val="es-ES_tradnl"/>
        </w:rPr>
      </w:pPr>
    </w:p>
    <w:p w14:paraId="1662E679" w14:textId="77777777" w:rsidR="00650346" w:rsidRPr="004836F6" w:rsidRDefault="00650346" w:rsidP="00650346">
      <w:pPr>
        <w:tabs>
          <w:tab w:val="right" w:leader="dot" w:pos="8505"/>
        </w:tabs>
        <w:jc w:val="both"/>
        <w:rPr>
          <w:rFonts w:ascii="Times New Roman" w:hAnsi="Times New Roman" w:cs="Times New Roman"/>
          <w:lang w:val="es-ES_tradnl"/>
        </w:rPr>
      </w:pPr>
    </w:p>
    <w:p w14:paraId="6B305EC9" w14:textId="77777777" w:rsidR="00650346" w:rsidRPr="004836F6" w:rsidRDefault="00650346" w:rsidP="00650346">
      <w:pPr>
        <w:tabs>
          <w:tab w:val="right" w:leader="dot" w:pos="8505"/>
        </w:tabs>
        <w:jc w:val="both"/>
        <w:rPr>
          <w:rFonts w:ascii="Times New Roman" w:hAnsi="Times New Roman" w:cs="Times New Roman"/>
          <w:lang w:val="es-ES_tradnl"/>
        </w:rPr>
      </w:pPr>
    </w:p>
    <w:p w14:paraId="39B13304" w14:textId="77777777" w:rsidR="00650346" w:rsidRPr="004836F6" w:rsidRDefault="00650346" w:rsidP="00650346">
      <w:pPr>
        <w:tabs>
          <w:tab w:val="right" w:leader="dot" w:pos="8505"/>
        </w:tabs>
        <w:jc w:val="both"/>
        <w:rPr>
          <w:rFonts w:ascii="Times New Roman" w:hAnsi="Times New Roman" w:cs="Times New Roman"/>
          <w:lang w:val="es-ES_tradnl"/>
        </w:rPr>
      </w:pPr>
    </w:p>
    <w:p w14:paraId="5DFEECCE" w14:textId="77777777" w:rsidR="00650346" w:rsidRPr="004836F6" w:rsidRDefault="00650346" w:rsidP="00650346">
      <w:pPr>
        <w:tabs>
          <w:tab w:val="right" w:leader="dot" w:pos="8505"/>
        </w:tabs>
        <w:jc w:val="both"/>
        <w:rPr>
          <w:rFonts w:ascii="Times New Roman" w:hAnsi="Times New Roman" w:cs="Times New Roman"/>
          <w:lang w:val="es-ES_tradnl"/>
        </w:rPr>
      </w:pPr>
    </w:p>
    <w:p w14:paraId="17CF7833" w14:textId="77777777" w:rsidR="00650346" w:rsidRPr="004836F6" w:rsidRDefault="00650346" w:rsidP="00650346">
      <w:pPr>
        <w:tabs>
          <w:tab w:val="right" w:leader="dot" w:pos="8505"/>
        </w:tabs>
        <w:jc w:val="both"/>
        <w:rPr>
          <w:rFonts w:ascii="Times New Roman" w:hAnsi="Times New Roman" w:cs="Times New Roman"/>
          <w:lang w:val="es-ES_tradnl"/>
        </w:rPr>
      </w:pPr>
    </w:p>
    <w:p w14:paraId="0D42FC72" w14:textId="77777777" w:rsidR="00650346" w:rsidRPr="004836F6" w:rsidRDefault="00650346" w:rsidP="00650346">
      <w:pPr>
        <w:tabs>
          <w:tab w:val="right" w:leader="dot" w:pos="8505"/>
        </w:tabs>
        <w:jc w:val="both"/>
        <w:rPr>
          <w:rFonts w:ascii="Times New Roman" w:hAnsi="Times New Roman" w:cs="Times New Roman"/>
          <w:lang w:val="es-ES_tradnl"/>
        </w:rPr>
      </w:pPr>
    </w:p>
    <w:p w14:paraId="5DDB5291" w14:textId="77777777" w:rsidR="00650346" w:rsidRPr="004836F6" w:rsidRDefault="00650346" w:rsidP="00650346">
      <w:pPr>
        <w:tabs>
          <w:tab w:val="right" w:leader="dot" w:pos="8505"/>
        </w:tabs>
        <w:jc w:val="both"/>
        <w:rPr>
          <w:rFonts w:ascii="Times New Roman" w:hAnsi="Times New Roman" w:cs="Times New Roman"/>
          <w:lang w:val="es-ES_tradnl"/>
        </w:rPr>
      </w:pPr>
    </w:p>
    <w:p w14:paraId="41FB6482" w14:textId="77777777" w:rsidR="00650346" w:rsidRPr="004836F6" w:rsidRDefault="00650346" w:rsidP="00650346">
      <w:pPr>
        <w:tabs>
          <w:tab w:val="right" w:leader="dot" w:pos="8505"/>
        </w:tabs>
        <w:jc w:val="both"/>
        <w:rPr>
          <w:rFonts w:ascii="Times New Roman" w:hAnsi="Times New Roman" w:cs="Times New Roman"/>
          <w:lang w:val="es-ES_tradnl"/>
        </w:rPr>
      </w:pPr>
    </w:p>
    <w:p w14:paraId="644BB547" w14:textId="77777777" w:rsidR="00650346" w:rsidRPr="004836F6" w:rsidRDefault="00650346" w:rsidP="00650346">
      <w:pPr>
        <w:tabs>
          <w:tab w:val="right" w:leader="dot" w:pos="8505"/>
        </w:tabs>
        <w:jc w:val="both"/>
        <w:rPr>
          <w:rFonts w:ascii="Times New Roman" w:hAnsi="Times New Roman" w:cs="Times New Roman"/>
          <w:lang w:val="es-ES_tradnl"/>
        </w:rPr>
      </w:pPr>
    </w:p>
    <w:p w14:paraId="47764DC4" w14:textId="77777777" w:rsidR="00650346" w:rsidRPr="004836F6" w:rsidRDefault="00650346" w:rsidP="00650346">
      <w:pPr>
        <w:tabs>
          <w:tab w:val="right" w:leader="dot" w:pos="8505"/>
        </w:tabs>
        <w:jc w:val="both"/>
        <w:rPr>
          <w:rFonts w:ascii="Times New Roman" w:hAnsi="Times New Roman" w:cs="Times New Roman"/>
          <w:lang w:val="es-ES_tradnl"/>
        </w:rPr>
      </w:pPr>
    </w:p>
    <w:p w14:paraId="20924467" w14:textId="77777777" w:rsidR="00650346" w:rsidRPr="004836F6" w:rsidRDefault="00650346" w:rsidP="00650346">
      <w:pPr>
        <w:tabs>
          <w:tab w:val="right" w:leader="dot" w:pos="8505"/>
        </w:tabs>
        <w:jc w:val="both"/>
        <w:rPr>
          <w:rFonts w:ascii="Times New Roman" w:hAnsi="Times New Roman" w:cs="Times New Roman"/>
          <w:lang w:val="es-ES_tradnl"/>
        </w:rPr>
      </w:pPr>
    </w:p>
    <w:p w14:paraId="2656E1FC" w14:textId="77777777" w:rsidR="00650346" w:rsidRPr="004836F6" w:rsidRDefault="00650346" w:rsidP="00650346">
      <w:pPr>
        <w:tabs>
          <w:tab w:val="right" w:leader="dot" w:pos="8505"/>
        </w:tabs>
        <w:jc w:val="both"/>
        <w:rPr>
          <w:rFonts w:ascii="Times New Roman" w:hAnsi="Times New Roman" w:cs="Times New Roman"/>
          <w:lang w:val="es-ES_tradnl"/>
        </w:rPr>
      </w:pPr>
    </w:p>
    <w:p w14:paraId="6E284DB8" w14:textId="77777777" w:rsidR="00650346" w:rsidRPr="004836F6" w:rsidRDefault="00650346" w:rsidP="00650346">
      <w:pPr>
        <w:tabs>
          <w:tab w:val="right" w:leader="dot" w:pos="8505"/>
        </w:tabs>
        <w:jc w:val="both"/>
        <w:rPr>
          <w:rFonts w:ascii="Times New Roman" w:hAnsi="Times New Roman" w:cs="Times New Roman"/>
          <w:lang w:val="es-ES_tradnl"/>
        </w:rPr>
      </w:pPr>
    </w:p>
    <w:p w14:paraId="1B3A8F7F" w14:textId="77777777" w:rsidR="00650346" w:rsidRPr="004836F6" w:rsidRDefault="00650346" w:rsidP="00650346">
      <w:pPr>
        <w:tabs>
          <w:tab w:val="right" w:leader="dot" w:pos="8505"/>
        </w:tabs>
        <w:jc w:val="center"/>
        <w:rPr>
          <w:rFonts w:ascii="Times New Roman" w:hAnsi="Times New Roman" w:cs="Times New Roman"/>
          <w:lang w:val="es-ES_tradnl"/>
        </w:rPr>
      </w:pPr>
      <w:r w:rsidRPr="004836F6">
        <w:rPr>
          <w:rFonts w:ascii="Times New Roman" w:hAnsi="Times New Roman" w:cs="Times New Roman"/>
          <w:noProof/>
        </w:rPr>
        <w:drawing>
          <wp:inline distT="0" distB="0" distL="0" distR="0" wp14:anchorId="1B64400F" wp14:editId="6FFA2F7A">
            <wp:extent cx="1943100" cy="5143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43100" cy="514350"/>
                    </a:xfrm>
                    <a:prstGeom prst="rect">
                      <a:avLst/>
                    </a:prstGeom>
                    <a:noFill/>
                  </pic:spPr>
                </pic:pic>
              </a:graphicData>
            </a:graphic>
          </wp:inline>
        </w:drawing>
      </w:r>
    </w:p>
    <w:p w14:paraId="309FB429" w14:textId="77777777" w:rsidR="00650346" w:rsidRPr="004836F6" w:rsidRDefault="00650346" w:rsidP="00650346">
      <w:pPr>
        <w:rPr>
          <w:rFonts w:ascii="Times New Roman" w:hAnsi="Times New Roman" w:cs="Times New Roman"/>
          <w:lang w:val="es-ES_tradnl"/>
        </w:rPr>
      </w:pPr>
      <w:r w:rsidRPr="004836F6">
        <w:rPr>
          <w:rFonts w:ascii="Times New Roman" w:hAnsi="Times New Roman" w:cs="Times New Roman"/>
          <w:lang w:val="es-ES_tradnl"/>
        </w:rPr>
        <w:br w:type="page"/>
      </w:r>
    </w:p>
    <w:p w14:paraId="79CF4522" w14:textId="77777777" w:rsidR="00650346" w:rsidRPr="004836F6" w:rsidRDefault="00650346" w:rsidP="00650346">
      <w:pPr>
        <w:tabs>
          <w:tab w:val="right" w:leader="dot" w:pos="8505"/>
        </w:tabs>
        <w:jc w:val="both"/>
        <w:rPr>
          <w:rFonts w:ascii="Times New Roman" w:hAnsi="Times New Roman" w:cs="Times New Roman"/>
          <w:lang w:val="es-ES_tradnl"/>
        </w:rPr>
      </w:pPr>
    </w:p>
    <w:p w14:paraId="1F9C2B0E" w14:textId="77777777" w:rsidR="00650346" w:rsidRPr="004836F6" w:rsidRDefault="00650346" w:rsidP="00650346">
      <w:pPr>
        <w:tabs>
          <w:tab w:val="right" w:leader="dot" w:pos="8505"/>
        </w:tabs>
        <w:jc w:val="both"/>
        <w:rPr>
          <w:rFonts w:ascii="Times New Roman" w:hAnsi="Times New Roman" w:cs="Times New Roman"/>
          <w:lang w:val="es-ES_tradnl"/>
        </w:rPr>
      </w:pPr>
    </w:p>
    <w:p w14:paraId="452C7BBF" w14:textId="77777777" w:rsidR="00650346" w:rsidRPr="004836F6" w:rsidRDefault="00650346" w:rsidP="00650346">
      <w:pPr>
        <w:jc w:val="center"/>
        <w:rPr>
          <w:rFonts w:ascii="Times New Roman" w:hAnsi="Times New Roman" w:cs="Times New Roman"/>
          <w:b/>
          <w:szCs w:val="24"/>
          <w:lang w:val="es-EC"/>
        </w:rPr>
      </w:pPr>
      <w:r w:rsidRPr="004836F6">
        <w:rPr>
          <w:rFonts w:ascii="Times New Roman" w:hAnsi="Times New Roman" w:cs="Times New Roman"/>
          <w:b/>
          <w:noProof/>
          <w:sz w:val="36"/>
        </w:rPr>
        <mc:AlternateContent>
          <mc:Choice Requires="wps">
            <w:drawing>
              <wp:anchor distT="0" distB="0" distL="114300" distR="114300" simplePos="0" relativeHeight="251681792" behindDoc="0" locked="0" layoutInCell="1" allowOverlap="1" wp14:anchorId="6BFC45B7" wp14:editId="480B7AFC">
                <wp:simplePos x="0" y="0"/>
                <wp:positionH relativeFrom="column">
                  <wp:posOffset>897527</wp:posOffset>
                </wp:positionH>
                <wp:positionV relativeFrom="paragraph">
                  <wp:posOffset>8436</wp:posOffset>
                </wp:positionV>
                <wp:extent cx="644979" cy="0"/>
                <wp:effectExtent l="0" t="76200" r="22225" b="114300"/>
                <wp:wrapNone/>
                <wp:docPr id="318" name="318 Conector recto de flecha"/>
                <wp:cNvGraphicFramePr/>
                <a:graphic xmlns:a="http://schemas.openxmlformats.org/drawingml/2006/main">
                  <a:graphicData uri="http://schemas.microsoft.com/office/word/2010/wordprocessingShape">
                    <wps:wsp>
                      <wps:cNvCnPr/>
                      <wps:spPr>
                        <a:xfrm>
                          <a:off x="0" y="0"/>
                          <a:ext cx="644979"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437EC6" id="318 Conector recto de flecha" o:spid="_x0000_s1026" type="#_x0000_t32" style="position:absolute;margin-left:70.65pt;margin-top:.65pt;width:50.8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" strokecolor="#4579b8 [3044]">
                <v:stroke endarrow="open"/>
              </v:shape>
            </w:pict>
          </mc:Fallback>
        </mc:AlternateContent>
      </w:r>
      <w:r w:rsidRPr="004836F6">
        <w:rPr>
          <w:rFonts w:ascii="Times New Roman" w:hAnsi="Times New Roman" w:cs="Times New Roman"/>
          <w:b/>
          <w:noProof/>
          <w:sz w:val="36"/>
        </w:rPr>
        <mc:AlternateContent>
          <mc:Choice Requires="wps">
            <w:drawing>
              <wp:anchor distT="0" distB="0" distL="114300" distR="114300" simplePos="0" relativeHeight="251678720" behindDoc="0" locked="0" layoutInCell="1" allowOverlap="1" wp14:anchorId="7B79F8F9" wp14:editId="11516A16">
                <wp:simplePos x="0" y="0"/>
                <wp:positionH relativeFrom="column">
                  <wp:posOffset>-494574</wp:posOffset>
                </wp:positionH>
                <wp:positionV relativeFrom="paragraph">
                  <wp:posOffset>-242388</wp:posOffset>
                </wp:positionV>
                <wp:extent cx="1390650" cy="495935"/>
                <wp:effectExtent l="0" t="0" r="19050" b="18415"/>
                <wp:wrapNone/>
                <wp:docPr id="319" name="319 Rectángulo redondeado"/>
                <wp:cNvGraphicFramePr/>
                <a:graphic xmlns:a="http://schemas.openxmlformats.org/drawingml/2006/main">
                  <a:graphicData uri="http://schemas.microsoft.com/office/word/2010/wordprocessingShape">
                    <wps:wsp>
                      <wps:cNvSpPr/>
                      <wps:spPr>
                        <a:xfrm>
                          <a:off x="0" y="0"/>
                          <a:ext cx="1390650"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16CBBDFB" w14:textId="77777777" w:rsidR="00597B1A" w:rsidRPr="003D6429" w:rsidRDefault="00597B1A" w:rsidP="00650346">
                            <w:pPr>
                              <w:spacing w:line="240" w:lineRule="auto"/>
                              <w:rPr>
                                <w:rFonts w:ascii="Times New Roman" w:hAnsi="Times New Roman"/>
                                <w:sz w:val="16"/>
                              </w:rPr>
                            </w:pPr>
                            <w:r>
                              <w:rPr>
                                <w:sz w:val="16"/>
                              </w:rPr>
                              <w:t xml:space="preserve">Times New Roman 12 </w:t>
                            </w:r>
                            <w:proofErr w:type="spellStart"/>
                            <w:r>
                              <w:rPr>
                                <w:sz w:val="16"/>
                              </w:rPr>
                              <w:t>mayuscula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9F8F9" id="319 Rectángulo redondeado" o:spid="_x0000_s1042" style="position:absolute;left:0;text-align:left;margin-left:-38.95pt;margin-top:-19.1pt;width:109.5pt;height:39.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" fillcolor="white [3201]" strokecolor="black [3200]" strokeweight=".25pt">
                <v:textbox>
                  <w:txbxContent>
                    <w:p w14:paraId="16CBBDFB" w14:textId="77777777" w:rsidR="00597B1A" w:rsidRPr="003D6429" w:rsidRDefault="00597B1A" w:rsidP="00650346">
                      <w:pPr>
                        <w:spacing w:line="240" w:lineRule="auto"/>
                        <w:rPr>
                          <w:rFonts w:ascii="Times New Roman" w:hAnsi="Times New Roman"/>
                          <w:sz w:val="16"/>
                        </w:rPr>
                      </w:pPr>
                      <w:r>
                        <w:rPr>
                          <w:sz w:val="16"/>
                        </w:rPr>
                        <w:t xml:space="preserve">Times New Roman 12 </w:t>
                      </w:r>
                      <w:proofErr w:type="spellStart"/>
                      <w:r>
                        <w:rPr>
                          <w:sz w:val="16"/>
                        </w:rPr>
                        <w:t>mayuscula</w:t>
                      </w:r>
                      <w:proofErr w:type="spellEnd"/>
                    </w:p>
                  </w:txbxContent>
                </v:textbox>
              </v:roundrect>
            </w:pict>
          </mc:Fallback>
        </mc:AlternateContent>
      </w:r>
      <w:r w:rsidRPr="004836F6">
        <w:rPr>
          <w:rFonts w:ascii="Times New Roman" w:hAnsi="Times New Roman" w:cs="Times New Roman"/>
          <w:b/>
          <w:noProof/>
          <w:sz w:val="36"/>
        </w:rPr>
        <mc:AlternateContent>
          <mc:Choice Requires="wps">
            <w:drawing>
              <wp:anchor distT="0" distB="0" distL="114300" distR="114300" simplePos="0" relativeHeight="251676672" behindDoc="0" locked="0" layoutInCell="1" allowOverlap="1" wp14:anchorId="7B5F8AC1" wp14:editId="1B5B1A3B">
                <wp:simplePos x="0" y="0"/>
                <wp:positionH relativeFrom="column">
                  <wp:posOffset>3764118</wp:posOffset>
                </wp:positionH>
                <wp:positionV relativeFrom="paragraph">
                  <wp:posOffset>8836</wp:posOffset>
                </wp:positionV>
                <wp:extent cx="963038" cy="496111"/>
                <wp:effectExtent l="0" t="0" r="27940" b="18415"/>
                <wp:wrapNone/>
                <wp:docPr id="320" name="320 Rectángulo redondeado"/>
                <wp:cNvGraphicFramePr/>
                <a:graphic xmlns:a="http://schemas.openxmlformats.org/drawingml/2006/main">
                  <a:graphicData uri="http://schemas.microsoft.com/office/word/2010/wordprocessingShape">
                    <wps:wsp>
                      <wps:cNvSpPr/>
                      <wps:spPr>
                        <a:xfrm>
                          <a:off x="0" y="0"/>
                          <a:ext cx="963038" cy="496111"/>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469A07E7" w14:textId="77777777" w:rsidR="00597B1A" w:rsidRPr="003D6429" w:rsidRDefault="00597B1A" w:rsidP="00650346">
                            <w:pPr>
                              <w:spacing w:line="240" w:lineRule="auto"/>
                              <w:rPr>
                                <w:rFonts w:ascii="Times New Roman" w:hAnsi="Times New Roman"/>
                                <w:sz w:val="16"/>
                              </w:rPr>
                            </w:pPr>
                            <w:proofErr w:type="spellStart"/>
                            <w:r>
                              <w:rPr>
                                <w:sz w:val="16"/>
                              </w:rPr>
                              <w:t>Interlineado</w:t>
                            </w:r>
                            <w:proofErr w:type="spellEnd"/>
                            <w:r>
                              <w:rPr>
                                <w:sz w:val="16"/>
                              </w:rPr>
                              <w:t xml:space="preserve">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5F8AC1" id="320 Rectángulo redondeado" o:spid="_x0000_s1043" style="position:absolute;left:0;text-align:left;margin-left:296.4pt;margin-top:.7pt;width:75.85pt;height:39.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" fillcolor="white [3201]" strokecolor="black [3200]" strokeweight=".25pt">
                <v:textbox>
                  <w:txbxContent>
                    <w:p w14:paraId="469A07E7" w14:textId="77777777" w:rsidR="00597B1A" w:rsidRPr="003D6429" w:rsidRDefault="00597B1A" w:rsidP="00650346">
                      <w:pPr>
                        <w:spacing w:line="240" w:lineRule="auto"/>
                        <w:rPr>
                          <w:rFonts w:ascii="Times New Roman" w:hAnsi="Times New Roman"/>
                          <w:sz w:val="16"/>
                        </w:rPr>
                      </w:pPr>
                      <w:proofErr w:type="spellStart"/>
                      <w:r>
                        <w:rPr>
                          <w:sz w:val="16"/>
                        </w:rPr>
                        <w:t>Interlineado</w:t>
                      </w:r>
                      <w:proofErr w:type="spellEnd"/>
                      <w:r>
                        <w:rPr>
                          <w:sz w:val="16"/>
                        </w:rPr>
                        <w:t xml:space="preserve"> 1,5</w:t>
                      </w:r>
                    </w:p>
                  </w:txbxContent>
                </v:textbox>
              </v:roundrect>
            </w:pict>
          </mc:Fallback>
        </mc:AlternateContent>
      </w:r>
      <w:r w:rsidRPr="004836F6">
        <w:rPr>
          <w:rFonts w:ascii="Times New Roman" w:hAnsi="Times New Roman" w:cs="Times New Roman"/>
          <w:b/>
          <w:lang w:val="es-ES_tradnl"/>
        </w:rPr>
        <w:t>ÍNDICE DE FIGURAS</w:t>
      </w:r>
    </w:p>
    <w:p w14:paraId="5694290D" w14:textId="77777777" w:rsidR="00650346" w:rsidRPr="004836F6" w:rsidRDefault="00650346" w:rsidP="00650346">
      <w:pPr>
        <w:jc w:val="both"/>
        <w:rPr>
          <w:rFonts w:ascii="Times New Roman" w:hAnsi="Times New Roman" w:cs="Times New Roman"/>
          <w:lang w:val="es-ES_tradnl"/>
        </w:rPr>
      </w:pPr>
      <w:r w:rsidRPr="004836F6">
        <w:rPr>
          <w:rFonts w:ascii="Times New Roman" w:hAnsi="Times New Roman" w:cs="Times New Roman"/>
          <w:b/>
          <w:noProof/>
        </w:rPr>
        <mc:AlternateContent>
          <mc:Choice Requires="wps">
            <w:drawing>
              <wp:anchor distT="0" distB="0" distL="114300" distR="114300" simplePos="0" relativeHeight="251677696" behindDoc="0" locked="0" layoutInCell="1" allowOverlap="1" wp14:anchorId="110A16B0" wp14:editId="4B151BD4">
                <wp:simplePos x="0" y="0"/>
                <wp:positionH relativeFrom="column">
                  <wp:posOffset>4007310</wp:posOffset>
                </wp:positionH>
                <wp:positionV relativeFrom="paragraph">
                  <wp:posOffset>206361</wp:posOffset>
                </wp:positionV>
                <wp:extent cx="233463" cy="457200"/>
                <wp:effectExtent l="38100" t="0" r="33655" b="57150"/>
                <wp:wrapNone/>
                <wp:docPr id="321" name="321 Conector recto de flecha"/>
                <wp:cNvGraphicFramePr/>
                <a:graphic xmlns:a="http://schemas.openxmlformats.org/drawingml/2006/main">
                  <a:graphicData uri="http://schemas.microsoft.com/office/word/2010/wordprocessingShape">
                    <wps:wsp>
                      <wps:cNvCnPr/>
                      <wps:spPr>
                        <a:xfrm flipH="1">
                          <a:off x="0" y="0"/>
                          <a:ext cx="233463" cy="4572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182DF3" id="321 Conector recto de flecha" o:spid="_x0000_s1026" type="#_x0000_t32" style="position:absolute;margin-left:315.55pt;margin-top:16.25pt;width:18.4pt;height:36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" strokecolor="#4579b8 [3044]">
                <v:stroke endarrow="open"/>
              </v:shape>
            </w:pict>
          </mc:Fallback>
        </mc:AlternateContent>
      </w:r>
    </w:p>
    <w:p w14:paraId="0CF7A953" w14:textId="77777777" w:rsidR="00650346" w:rsidRPr="004836F6" w:rsidRDefault="00650346" w:rsidP="00650346">
      <w:pPr>
        <w:tabs>
          <w:tab w:val="right" w:leader="dot" w:pos="8505"/>
        </w:tabs>
        <w:spacing w:line="240" w:lineRule="auto"/>
        <w:jc w:val="both"/>
        <w:rPr>
          <w:rFonts w:ascii="Times New Roman" w:hAnsi="Times New Roman" w:cs="Times New Roman"/>
          <w:lang w:val="es-ES_tradnl"/>
        </w:rPr>
      </w:pPr>
      <w:r w:rsidRPr="004836F6">
        <w:rPr>
          <w:rFonts w:ascii="Times New Roman" w:hAnsi="Times New Roman" w:cs="Times New Roman"/>
          <w:lang w:val="es-ES_tradnl"/>
        </w:rPr>
        <w:t>Figura No. 1 (ingresar el nombre característico de la tabla)</w:t>
      </w:r>
      <w:r w:rsidRPr="004836F6">
        <w:rPr>
          <w:rFonts w:ascii="Times New Roman" w:hAnsi="Times New Roman" w:cs="Times New Roman"/>
          <w:lang w:val="es-ES_tradnl"/>
        </w:rPr>
        <w:tab/>
        <w:t>4</w:t>
      </w:r>
    </w:p>
    <w:p w14:paraId="14278137" w14:textId="77777777" w:rsidR="00650346" w:rsidRPr="004836F6" w:rsidRDefault="00650346" w:rsidP="00650346">
      <w:pPr>
        <w:tabs>
          <w:tab w:val="right" w:leader="dot" w:pos="8505"/>
        </w:tabs>
        <w:spacing w:line="240" w:lineRule="auto"/>
        <w:jc w:val="both"/>
        <w:rPr>
          <w:rFonts w:ascii="Times New Roman" w:hAnsi="Times New Roman" w:cs="Times New Roman"/>
          <w:lang w:val="es-ES_tradnl"/>
        </w:rPr>
      </w:pPr>
      <w:r w:rsidRPr="004836F6">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03D96F35" wp14:editId="478BF9E7">
                <wp:simplePos x="0" y="0"/>
                <wp:positionH relativeFrom="column">
                  <wp:posOffset>1684020</wp:posOffset>
                </wp:positionH>
                <wp:positionV relativeFrom="paragraph">
                  <wp:posOffset>174534</wp:posOffset>
                </wp:positionV>
                <wp:extent cx="10886" cy="283029"/>
                <wp:effectExtent l="76200" t="38100" r="65405" b="22225"/>
                <wp:wrapNone/>
                <wp:docPr id="322" name="322 Conector recto de flecha"/>
                <wp:cNvGraphicFramePr/>
                <a:graphic xmlns:a="http://schemas.openxmlformats.org/drawingml/2006/main">
                  <a:graphicData uri="http://schemas.microsoft.com/office/word/2010/wordprocessingShape">
                    <wps:wsp>
                      <wps:cNvCnPr/>
                      <wps:spPr>
                        <a:xfrm flipV="1">
                          <a:off x="0" y="0"/>
                          <a:ext cx="10886" cy="28302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B7CEFF" id="322 Conector recto de flecha" o:spid="_x0000_s1026" type="#_x0000_t32" style="position:absolute;margin-left:132.6pt;margin-top:13.75pt;width:.85pt;height:22.3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" strokecolor="#4579b8 [3044]">
                <v:stroke endarrow="open"/>
              </v:shape>
            </w:pict>
          </mc:Fallback>
        </mc:AlternateContent>
      </w:r>
      <w:r w:rsidRPr="004836F6">
        <w:rPr>
          <w:rFonts w:ascii="Times New Roman" w:hAnsi="Times New Roman" w:cs="Times New Roman"/>
          <w:noProof/>
          <w:lang w:val="es-EC" w:eastAsia="es-EC"/>
        </w:rPr>
        <w:t>Figura No.</w:t>
      </w:r>
      <w:r w:rsidRPr="004836F6">
        <w:rPr>
          <w:rFonts w:ascii="Times New Roman" w:hAnsi="Times New Roman" w:cs="Times New Roman"/>
          <w:lang w:val="es-ES_tradnl"/>
        </w:rPr>
        <w:t xml:space="preserve"> 2 (ingresar el nombre característico de la tabla)</w:t>
      </w:r>
      <w:r w:rsidRPr="004836F6">
        <w:rPr>
          <w:rFonts w:ascii="Times New Roman" w:hAnsi="Times New Roman" w:cs="Times New Roman"/>
          <w:lang w:val="es-ES_tradnl"/>
        </w:rPr>
        <w:tab/>
        <w:t>10</w:t>
      </w:r>
    </w:p>
    <w:p w14:paraId="4A94C6F7" w14:textId="77777777" w:rsidR="00650346" w:rsidRPr="004836F6" w:rsidRDefault="00650346" w:rsidP="00650346">
      <w:pPr>
        <w:tabs>
          <w:tab w:val="right" w:leader="dot" w:pos="8505"/>
        </w:tabs>
        <w:jc w:val="both"/>
        <w:rPr>
          <w:rFonts w:ascii="Times New Roman" w:hAnsi="Times New Roman" w:cs="Times New Roman"/>
          <w:lang w:val="es-ES_tradnl"/>
        </w:rPr>
      </w:pPr>
      <w:r w:rsidRPr="004836F6">
        <w:rPr>
          <w:rFonts w:ascii="Times New Roman" w:hAnsi="Times New Roman" w:cs="Times New Roman"/>
          <w:b/>
          <w:noProof/>
          <w:sz w:val="36"/>
        </w:rPr>
        <mc:AlternateContent>
          <mc:Choice Requires="wps">
            <w:drawing>
              <wp:anchor distT="0" distB="0" distL="114300" distR="114300" simplePos="0" relativeHeight="251671552" behindDoc="0" locked="0" layoutInCell="1" allowOverlap="1" wp14:anchorId="5FFEEEDA" wp14:editId="521E1C87">
                <wp:simplePos x="0" y="0"/>
                <wp:positionH relativeFrom="column">
                  <wp:posOffset>301625</wp:posOffset>
                </wp:positionH>
                <wp:positionV relativeFrom="paragraph">
                  <wp:posOffset>150495</wp:posOffset>
                </wp:positionV>
                <wp:extent cx="1524000" cy="495935"/>
                <wp:effectExtent l="0" t="0" r="19050" b="18415"/>
                <wp:wrapNone/>
                <wp:docPr id="323" name="323 Rectángulo redondeado"/>
                <wp:cNvGraphicFramePr/>
                <a:graphic xmlns:a="http://schemas.openxmlformats.org/drawingml/2006/main">
                  <a:graphicData uri="http://schemas.microsoft.com/office/word/2010/wordprocessingShape">
                    <wps:wsp>
                      <wps:cNvSpPr/>
                      <wps:spPr>
                        <a:xfrm>
                          <a:off x="0" y="0"/>
                          <a:ext cx="1524000"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68F29E34" w14:textId="77777777" w:rsidR="00597B1A" w:rsidRPr="000247C7" w:rsidRDefault="00597B1A" w:rsidP="00650346">
                            <w:pPr>
                              <w:spacing w:line="240" w:lineRule="auto"/>
                              <w:rPr>
                                <w:sz w:val="16"/>
                              </w:rPr>
                            </w:pPr>
                            <w:proofErr w:type="spellStart"/>
                            <w:r w:rsidRPr="000247C7">
                              <w:rPr>
                                <w:sz w:val="16"/>
                              </w:rPr>
                              <w:t>Letra</w:t>
                            </w:r>
                            <w:proofErr w:type="spellEnd"/>
                            <w:r w:rsidRPr="000247C7">
                              <w:rPr>
                                <w:sz w:val="16"/>
                              </w:rPr>
                              <w:t xml:space="preserve"> Times New Roman 12</w:t>
                            </w:r>
                          </w:p>
                          <w:p w14:paraId="3EAC1C30" w14:textId="77777777" w:rsidR="00597B1A" w:rsidRPr="000247C7" w:rsidRDefault="00597B1A" w:rsidP="00650346">
                            <w:pPr>
                              <w:spacing w:line="240" w:lineRule="auto"/>
                              <w:rPr>
                                <w:rFonts w:ascii="Times New Roman" w:hAnsi="Times New Roman"/>
                                <w:sz w:val="16"/>
                              </w:rPr>
                            </w:pPr>
                            <w:proofErr w:type="spellStart"/>
                            <w:r w:rsidRPr="000247C7">
                              <w:rPr>
                                <w:sz w:val="16"/>
                              </w:rPr>
                              <w:t>Interlinea</w:t>
                            </w:r>
                            <w:proofErr w:type="spellEnd"/>
                            <w:r w:rsidRPr="000247C7">
                              <w:rPr>
                                <w:sz w:val="16"/>
                              </w:rPr>
                              <w:t xml:space="preserve">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FEEEDA" id="323 Rectángulo redondeado" o:spid="_x0000_s1044" style="position:absolute;left:0;text-align:left;margin-left:23.75pt;margin-top:11.85pt;width:120pt;height:39.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" fillcolor="white [3201]" strokecolor="black [3200]" strokeweight=".25pt">
                <v:textbox>
                  <w:txbxContent>
                    <w:p w14:paraId="68F29E34" w14:textId="77777777" w:rsidR="00597B1A" w:rsidRPr="000247C7" w:rsidRDefault="00597B1A" w:rsidP="00650346">
                      <w:pPr>
                        <w:spacing w:line="240" w:lineRule="auto"/>
                        <w:rPr>
                          <w:sz w:val="16"/>
                        </w:rPr>
                      </w:pPr>
                      <w:proofErr w:type="spellStart"/>
                      <w:r w:rsidRPr="000247C7">
                        <w:rPr>
                          <w:sz w:val="16"/>
                        </w:rPr>
                        <w:t>Letra</w:t>
                      </w:r>
                      <w:proofErr w:type="spellEnd"/>
                      <w:r w:rsidRPr="000247C7">
                        <w:rPr>
                          <w:sz w:val="16"/>
                        </w:rPr>
                        <w:t xml:space="preserve"> Times New Roman 12</w:t>
                      </w:r>
                    </w:p>
                    <w:p w14:paraId="3EAC1C30" w14:textId="77777777" w:rsidR="00597B1A" w:rsidRPr="000247C7" w:rsidRDefault="00597B1A" w:rsidP="00650346">
                      <w:pPr>
                        <w:spacing w:line="240" w:lineRule="auto"/>
                        <w:rPr>
                          <w:rFonts w:ascii="Times New Roman" w:hAnsi="Times New Roman"/>
                          <w:sz w:val="16"/>
                        </w:rPr>
                      </w:pPr>
                      <w:proofErr w:type="spellStart"/>
                      <w:r w:rsidRPr="000247C7">
                        <w:rPr>
                          <w:sz w:val="16"/>
                        </w:rPr>
                        <w:t>Interlinea</w:t>
                      </w:r>
                      <w:proofErr w:type="spellEnd"/>
                      <w:r w:rsidRPr="000247C7">
                        <w:rPr>
                          <w:sz w:val="16"/>
                        </w:rPr>
                        <w:t xml:space="preserve"> 1,5</w:t>
                      </w:r>
                    </w:p>
                  </w:txbxContent>
                </v:textbox>
              </v:roundrect>
            </w:pict>
          </mc:Fallback>
        </mc:AlternateContent>
      </w:r>
    </w:p>
    <w:p w14:paraId="48A1BD1C" w14:textId="77777777" w:rsidR="00650346" w:rsidRPr="004836F6" w:rsidRDefault="00650346" w:rsidP="00650346">
      <w:pPr>
        <w:tabs>
          <w:tab w:val="right" w:leader="dot" w:pos="8505"/>
        </w:tabs>
        <w:jc w:val="both"/>
        <w:rPr>
          <w:rFonts w:ascii="Times New Roman" w:hAnsi="Times New Roman" w:cs="Times New Roman"/>
          <w:lang w:val="es-ES_tradnl"/>
        </w:rPr>
      </w:pPr>
    </w:p>
    <w:p w14:paraId="7FE0AAAB" w14:textId="77777777" w:rsidR="00650346" w:rsidRPr="004836F6" w:rsidRDefault="00650346" w:rsidP="00650346">
      <w:pPr>
        <w:tabs>
          <w:tab w:val="right" w:leader="dot" w:pos="8505"/>
        </w:tabs>
        <w:jc w:val="both"/>
        <w:rPr>
          <w:rFonts w:ascii="Times New Roman" w:hAnsi="Times New Roman" w:cs="Times New Roman"/>
          <w:lang w:val="es-ES_tradnl"/>
        </w:rPr>
      </w:pPr>
    </w:p>
    <w:p w14:paraId="6900579B" w14:textId="77777777" w:rsidR="00650346" w:rsidRPr="004836F6" w:rsidRDefault="00650346" w:rsidP="00650346">
      <w:pPr>
        <w:tabs>
          <w:tab w:val="right" w:leader="dot" w:pos="8505"/>
        </w:tabs>
        <w:jc w:val="both"/>
        <w:rPr>
          <w:rFonts w:ascii="Times New Roman" w:hAnsi="Times New Roman" w:cs="Times New Roman"/>
          <w:lang w:val="es-ES_tradnl"/>
        </w:rPr>
      </w:pPr>
    </w:p>
    <w:p w14:paraId="4D2DCE51" w14:textId="77777777" w:rsidR="00650346" w:rsidRPr="004836F6" w:rsidRDefault="00650346" w:rsidP="00650346">
      <w:pPr>
        <w:tabs>
          <w:tab w:val="right" w:leader="dot" w:pos="8505"/>
        </w:tabs>
        <w:jc w:val="both"/>
        <w:rPr>
          <w:rFonts w:ascii="Times New Roman" w:hAnsi="Times New Roman" w:cs="Times New Roman"/>
          <w:lang w:val="es-ES_tradnl"/>
        </w:rPr>
      </w:pPr>
    </w:p>
    <w:p w14:paraId="7150E0AD" w14:textId="77777777" w:rsidR="00650346" w:rsidRPr="004836F6" w:rsidRDefault="00650346" w:rsidP="00650346">
      <w:pPr>
        <w:tabs>
          <w:tab w:val="right" w:leader="dot" w:pos="8505"/>
        </w:tabs>
        <w:jc w:val="both"/>
        <w:rPr>
          <w:rFonts w:ascii="Times New Roman" w:hAnsi="Times New Roman" w:cs="Times New Roman"/>
          <w:lang w:val="es-ES_tradnl"/>
        </w:rPr>
      </w:pPr>
    </w:p>
    <w:p w14:paraId="46C8323A" w14:textId="77777777" w:rsidR="00650346" w:rsidRPr="004836F6" w:rsidRDefault="00650346" w:rsidP="00650346">
      <w:pPr>
        <w:tabs>
          <w:tab w:val="right" w:leader="dot" w:pos="8505"/>
        </w:tabs>
        <w:jc w:val="both"/>
        <w:rPr>
          <w:rFonts w:ascii="Times New Roman" w:hAnsi="Times New Roman" w:cs="Times New Roman"/>
          <w:lang w:val="es-ES_tradnl"/>
        </w:rPr>
      </w:pPr>
    </w:p>
    <w:p w14:paraId="093BABC6" w14:textId="77777777" w:rsidR="00650346" w:rsidRPr="004836F6" w:rsidRDefault="00650346" w:rsidP="00650346">
      <w:pPr>
        <w:tabs>
          <w:tab w:val="right" w:leader="dot" w:pos="8505"/>
        </w:tabs>
        <w:jc w:val="both"/>
        <w:rPr>
          <w:rFonts w:ascii="Times New Roman" w:hAnsi="Times New Roman" w:cs="Times New Roman"/>
          <w:lang w:val="es-ES_tradnl"/>
        </w:rPr>
      </w:pPr>
    </w:p>
    <w:p w14:paraId="51397018" w14:textId="77777777" w:rsidR="00650346" w:rsidRPr="004836F6" w:rsidRDefault="00650346" w:rsidP="00650346">
      <w:pPr>
        <w:tabs>
          <w:tab w:val="right" w:leader="dot" w:pos="8505"/>
        </w:tabs>
        <w:jc w:val="both"/>
        <w:rPr>
          <w:rFonts w:ascii="Times New Roman" w:hAnsi="Times New Roman" w:cs="Times New Roman"/>
          <w:lang w:val="es-ES_tradnl"/>
        </w:rPr>
      </w:pPr>
    </w:p>
    <w:p w14:paraId="238E2628" w14:textId="77777777" w:rsidR="00650346" w:rsidRPr="004836F6" w:rsidRDefault="00650346" w:rsidP="00650346">
      <w:pPr>
        <w:tabs>
          <w:tab w:val="right" w:leader="dot" w:pos="8505"/>
        </w:tabs>
        <w:jc w:val="both"/>
        <w:rPr>
          <w:rFonts w:ascii="Times New Roman" w:hAnsi="Times New Roman" w:cs="Times New Roman"/>
          <w:lang w:val="es-ES_tradnl"/>
        </w:rPr>
      </w:pPr>
    </w:p>
    <w:p w14:paraId="1F5A936A" w14:textId="77777777" w:rsidR="00650346" w:rsidRPr="004836F6" w:rsidRDefault="00650346" w:rsidP="00650346">
      <w:pPr>
        <w:tabs>
          <w:tab w:val="right" w:leader="dot" w:pos="8505"/>
        </w:tabs>
        <w:jc w:val="both"/>
        <w:rPr>
          <w:rFonts w:ascii="Times New Roman" w:hAnsi="Times New Roman" w:cs="Times New Roman"/>
          <w:lang w:val="es-ES_tradnl"/>
        </w:rPr>
      </w:pPr>
    </w:p>
    <w:p w14:paraId="70D61CE6" w14:textId="77777777" w:rsidR="00650346" w:rsidRPr="004836F6" w:rsidRDefault="00650346" w:rsidP="00650346">
      <w:pPr>
        <w:tabs>
          <w:tab w:val="right" w:leader="dot" w:pos="8505"/>
        </w:tabs>
        <w:jc w:val="both"/>
        <w:rPr>
          <w:rFonts w:ascii="Times New Roman" w:hAnsi="Times New Roman" w:cs="Times New Roman"/>
          <w:lang w:val="es-ES_tradnl"/>
        </w:rPr>
      </w:pPr>
    </w:p>
    <w:p w14:paraId="611FAA20" w14:textId="77777777" w:rsidR="00650346" w:rsidRPr="004836F6" w:rsidRDefault="00650346" w:rsidP="00650346">
      <w:pPr>
        <w:tabs>
          <w:tab w:val="right" w:leader="dot" w:pos="8505"/>
        </w:tabs>
        <w:jc w:val="both"/>
        <w:rPr>
          <w:rFonts w:ascii="Times New Roman" w:hAnsi="Times New Roman" w:cs="Times New Roman"/>
          <w:lang w:val="es-ES_tradnl"/>
        </w:rPr>
      </w:pPr>
    </w:p>
    <w:p w14:paraId="16CE7029" w14:textId="77777777" w:rsidR="00650346" w:rsidRPr="004836F6" w:rsidRDefault="00650346" w:rsidP="00650346">
      <w:pPr>
        <w:tabs>
          <w:tab w:val="right" w:leader="dot" w:pos="8505"/>
        </w:tabs>
        <w:jc w:val="both"/>
        <w:rPr>
          <w:rFonts w:ascii="Times New Roman" w:hAnsi="Times New Roman" w:cs="Times New Roman"/>
          <w:lang w:val="es-ES_tradnl"/>
        </w:rPr>
      </w:pPr>
    </w:p>
    <w:p w14:paraId="08B182E7" w14:textId="77777777" w:rsidR="00650346" w:rsidRPr="004836F6" w:rsidRDefault="00650346" w:rsidP="00650346">
      <w:pPr>
        <w:tabs>
          <w:tab w:val="right" w:leader="dot" w:pos="8505"/>
        </w:tabs>
        <w:jc w:val="both"/>
        <w:rPr>
          <w:rFonts w:ascii="Times New Roman" w:hAnsi="Times New Roman" w:cs="Times New Roman"/>
          <w:lang w:val="es-ES_tradnl"/>
        </w:rPr>
      </w:pPr>
    </w:p>
    <w:p w14:paraId="1CF79FA0" w14:textId="77777777" w:rsidR="00650346" w:rsidRPr="004836F6" w:rsidRDefault="00650346" w:rsidP="00650346">
      <w:pPr>
        <w:tabs>
          <w:tab w:val="right" w:leader="dot" w:pos="8505"/>
        </w:tabs>
        <w:jc w:val="both"/>
        <w:rPr>
          <w:rFonts w:ascii="Times New Roman" w:hAnsi="Times New Roman" w:cs="Times New Roman"/>
          <w:lang w:val="es-ES_tradnl"/>
        </w:rPr>
      </w:pPr>
    </w:p>
    <w:p w14:paraId="62B39072" w14:textId="77777777" w:rsidR="00650346" w:rsidRPr="004836F6" w:rsidRDefault="00650346" w:rsidP="00650346">
      <w:pPr>
        <w:tabs>
          <w:tab w:val="right" w:leader="dot" w:pos="8505"/>
        </w:tabs>
        <w:jc w:val="both"/>
        <w:rPr>
          <w:rFonts w:ascii="Times New Roman" w:hAnsi="Times New Roman" w:cs="Times New Roman"/>
          <w:lang w:val="es-ES_tradnl"/>
        </w:rPr>
      </w:pPr>
    </w:p>
    <w:p w14:paraId="1DB93EA8" w14:textId="77777777" w:rsidR="00650346" w:rsidRPr="004836F6" w:rsidRDefault="00650346" w:rsidP="00650346">
      <w:pPr>
        <w:tabs>
          <w:tab w:val="right" w:leader="dot" w:pos="8505"/>
        </w:tabs>
        <w:jc w:val="both"/>
        <w:rPr>
          <w:rFonts w:ascii="Times New Roman" w:hAnsi="Times New Roman" w:cs="Times New Roman"/>
          <w:lang w:val="es-ES_tradnl"/>
        </w:rPr>
      </w:pPr>
    </w:p>
    <w:p w14:paraId="66A57351" w14:textId="77777777" w:rsidR="00650346" w:rsidRPr="004836F6" w:rsidRDefault="00650346" w:rsidP="00650346">
      <w:pPr>
        <w:tabs>
          <w:tab w:val="right" w:leader="dot" w:pos="8505"/>
        </w:tabs>
        <w:jc w:val="both"/>
        <w:rPr>
          <w:rFonts w:ascii="Times New Roman" w:hAnsi="Times New Roman" w:cs="Times New Roman"/>
          <w:lang w:val="es-ES_tradnl"/>
        </w:rPr>
      </w:pPr>
    </w:p>
    <w:p w14:paraId="7445E4C8" w14:textId="77777777" w:rsidR="00650346" w:rsidRPr="004836F6" w:rsidRDefault="00650346" w:rsidP="00650346">
      <w:pPr>
        <w:tabs>
          <w:tab w:val="right" w:leader="dot" w:pos="8505"/>
        </w:tabs>
        <w:jc w:val="both"/>
        <w:rPr>
          <w:rFonts w:ascii="Times New Roman" w:hAnsi="Times New Roman" w:cs="Times New Roman"/>
          <w:lang w:val="es-ES_tradnl"/>
        </w:rPr>
      </w:pPr>
    </w:p>
    <w:p w14:paraId="3866BE40" w14:textId="77777777" w:rsidR="00650346" w:rsidRPr="004836F6" w:rsidRDefault="00650346" w:rsidP="00650346">
      <w:pPr>
        <w:tabs>
          <w:tab w:val="right" w:leader="dot" w:pos="8505"/>
        </w:tabs>
        <w:jc w:val="both"/>
        <w:rPr>
          <w:rFonts w:ascii="Times New Roman" w:hAnsi="Times New Roman" w:cs="Times New Roman"/>
          <w:lang w:val="es-ES_tradnl"/>
        </w:rPr>
      </w:pPr>
    </w:p>
    <w:p w14:paraId="589D5ED0" w14:textId="77777777" w:rsidR="00650346" w:rsidRPr="004836F6" w:rsidRDefault="00650346" w:rsidP="00650346">
      <w:pPr>
        <w:tabs>
          <w:tab w:val="right" w:leader="dot" w:pos="8505"/>
        </w:tabs>
        <w:jc w:val="both"/>
        <w:rPr>
          <w:rFonts w:ascii="Times New Roman" w:hAnsi="Times New Roman" w:cs="Times New Roman"/>
          <w:lang w:val="es-ES_tradnl"/>
        </w:rPr>
      </w:pPr>
      <w:r w:rsidRPr="004836F6">
        <w:rPr>
          <w:rFonts w:ascii="Times New Roman" w:hAnsi="Times New Roman" w:cs="Times New Roman"/>
          <w:b/>
          <w:noProof/>
          <w:sz w:val="36"/>
        </w:rPr>
        <mc:AlternateContent>
          <mc:Choice Requires="wps">
            <w:drawing>
              <wp:anchor distT="0" distB="0" distL="114300" distR="114300" simplePos="0" relativeHeight="251709440" behindDoc="0" locked="0" layoutInCell="1" allowOverlap="1" wp14:anchorId="68394021" wp14:editId="775E3110">
                <wp:simplePos x="0" y="0"/>
                <wp:positionH relativeFrom="margin">
                  <wp:posOffset>2024834</wp:posOffset>
                </wp:positionH>
                <wp:positionV relativeFrom="paragraph">
                  <wp:posOffset>70889</wp:posOffset>
                </wp:positionV>
                <wp:extent cx="1916349" cy="495935"/>
                <wp:effectExtent l="0" t="0" r="27305" b="18415"/>
                <wp:wrapNone/>
                <wp:docPr id="317" name="317 Rectángulo redondeado"/>
                <wp:cNvGraphicFramePr/>
                <a:graphic xmlns:a="http://schemas.openxmlformats.org/drawingml/2006/main">
                  <a:graphicData uri="http://schemas.microsoft.com/office/word/2010/wordprocessingShape">
                    <wps:wsp>
                      <wps:cNvSpPr/>
                      <wps:spPr>
                        <a:xfrm>
                          <a:off x="0" y="0"/>
                          <a:ext cx="1916349"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1570693A" w14:textId="77777777" w:rsidR="00597B1A" w:rsidRPr="00650346" w:rsidRDefault="00597B1A" w:rsidP="00650346">
                            <w:pPr>
                              <w:spacing w:line="240" w:lineRule="auto"/>
                              <w:jc w:val="center"/>
                              <w:rPr>
                                <w:rFonts w:ascii="Times New Roman" w:hAnsi="Times New Roman"/>
                                <w:sz w:val="16"/>
                                <w:lang w:val="es-EC"/>
                              </w:rPr>
                            </w:pPr>
                            <w:r w:rsidRPr="00650346">
                              <w:rPr>
                                <w:sz w:val="16"/>
                                <w:lang w:val="es-EC"/>
                              </w:rPr>
                              <w:t>Colocar # de página en romanos, a un centímetro del borde de la pagina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394021" id="317 Rectángulo redondeado" o:spid="_x0000_s1045" style="position:absolute;left:0;text-align:left;margin-left:159.45pt;margin-top:5.6pt;width:150.9pt;height:39.0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" fillcolor="white [3201]" strokecolor="black [3200]" strokeweight=".25pt">
                <v:textbox>
                  <w:txbxContent>
                    <w:p w14:paraId="1570693A" w14:textId="77777777" w:rsidR="00597B1A" w:rsidRPr="00650346" w:rsidRDefault="00597B1A" w:rsidP="00650346">
                      <w:pPr>
                        <w:spacing w:line="240" w:lineRule="auto"/>
                        <w:jc w:val="center"/>
                        <w:rPr>
                          <w:rFonts w:ascii="Times New Roman" w:hAnsi="Times New Roman"/>
                          <w:sz w:val="16"/>
                          <w:lang w:val="es-EC"/>
                        </w:rPr>
                      </w:pPr>
                      <w:r w:rsidRPr="00650346">
                        <w:rPr>
                          <w:sz w:val="16"/>
                          <w:lang w:val="es-EC"/>
                        </w:rPr>
                        <w:t>Colocar # de página en romanos, a un centímetro del borde de la pagina</w:t>
                      </w:r>
                    </w:p>
                  </w:txbxContent>
                </v:textbox>
                <w10:wrap anchorx="margin"/>
              </v:roundrect>
            </w:pict>
          </mc:Fallback>
        </mc:AlternateContent>
      </w:r>
    </w:p>
    <w:p w14:paraId="284B28EE" w14:textId="77777777" w:rsidR="00650346" w:rsidRPr="004836F6" w:rsidRDefault="00650346" w:rsidP="00650346">
      <w:pPr>
        <w:tabs>
          <w:tab w:val="right" w:leader="dot" w:pos="8505"/>
        </w:tabs>
        <w:jc w:val="both"/>
        <w:rPr>
          <w:rFonts w:ascii="Times New Roman" w:hAnsi="Times New Roman" w:cs="Times New Roman"/>
          <w:lang w:val="es-ES_tradnl"/>
        </w:rPr>
      </w:pPr>
    </w:p>
    <w:p w14:paraId="666E045B" w14:textId="77777777" w:rsidR="00650346" w:rsidRPr="004836F6" w:rsidRDefault="00650346" w:rsidP="00650346">
      <w:pPr>
        <w:tabs>
          <w:tab w:val="right" w:leader="dot" w:pos="8505"/>
        </w:tabs>
        <w:jc w:val="both"/>
        <w:rPr>
          <w:rFonts w:ascii="Times New Roman" w:hAnsi="Times New Roman" w:cs="Times New Roman"/>
          <w:lang w:val="es-ES_tradnl"/>
        </w:rPr>
      </w:pPr>
    </w:p>
    <w:p w14:paraId="25AA055B" w14:textId="77777777" w:rsidR="00650346" w:rsidRPr="004836F6" w:rsidRDefault="00650346" w:rsidP="00650346">
      <w:pPr>
        <w:tabs>
          <w:tab w:val="right" w:leader="dot" w:pos="8505"/>
        </w:tabs>
        <w:jc w:val="both"/>
        <w:rPr>
          <w:rFonts w:ascii="Times New Roman" w:hAnsi="Times New Roman" w:cs="Times New Roman"/>
          <w:lang w:val="es-ES_tradnl"/>
        </w:rPr>
      </w:pPr>
    </w:p>
    <w:p w14:paraId="069C35ED" w14:textId="77777777" w:rsidR="00650346" w:rsidRPr="004836F6" w:rsidRDefault="00650346" w:rsidP="00650346">
      <w:pPr>
        <w:tabs>
          <w:tab w:val="right" w:leader="dot" w:pos="8505"/>
        </w:tabs>
        <w:jc w:val="both"/>
        <w:rPr>
          <w:rFonts w:ascii="Times New Roman" w:hAnsi="Times New Roman" w:cs="Times New Roman"/>
          <w:lang w:val="es-ES_tradnl"/>
        </w:rPr>
      </w:pPr>
    </w:p>
    <w:p w14:paraId="31CD6B9D" w14:textId="77777777" w:rsidR="00650346" w:rsidRPr="004836F6" w:rsidRDefault="00650346" w:rsidP="00650346">
      <w:pPr>
        <w:rPr>
          <w:rFonts w:ascii="Times New Roman" w:hAnsi="Times New Roman" w:cs="Times New Roman"/>
          <w:lang w:val="es-ES_tradnl"/>
        </w:rPr>
      </w:pPr>
      <w:r w:rsidRPr="004836F6">
        <w:rPr>
          <w:rFonts w:ascii="Times New Roman" w:hAnsi="Times New Roman" w:cs="Times New Roman"/>
          <w:lang w:val="es-ES_tradnl"/>
        </w:rPr>
        <w:br w:type="page"/>
      </w:r>
    </w:p>
    <w:p w14:paraId="30A62773" w14:textId="77777777" w:rsidR="00650346" w:rsidRPr="004836F6" w:rsidRDefault="00650346" w:rsidP="00650346">
      <w:pPr>
        <w:tabs>
          <w:tab w:val="right" w:leader="dot" w:pos="8505"/>
        </w:tabs>
        <w:jc w:val="both"/>
        <w:rPr>
          <w:rFonts w:ascii="Times New Roman" w:hAnsi="Times New Roman" w:cs="Times New Roman"/>
          <w:lang w:val="es-ES_tradnl"/>
        </w:rPr>
      </w:pPr>
    </w:p>
    <w:p w14:paraId="71443034" w14:textId="77777777" w:rsidR="00650346" w:rsidRPr="004836F6" w:rsidRDefault="00650346" w:rsidP="00650346">
      <w:pPr>
        <w:tabs>
          <w:tab w:val="right" w:leader="dot" w:pos="8505"/>
        </w:tabs>
        <w:jc w:val="both"/>
        <w:rPr>
          <w:rFonts w:ascii="Times New Roman" w:hAnsi="Times New Roman" w:cs="Times New Roman"/>
          <w:lang w:val="es-ES_tradnl"/>
        </w:rPr>
      </w:pPr>
    </w:p>
    <w:p w14:paraId="5FFA3B64" w14:textId="77777777" w:rsidR="00650346" w:rsidRPr="004836F6" w:rsidRDefault="00650346" w:rsidP="00650346">
      <w:pPr>
        <w:jc w:val="center"/>
        <w:rPr>
          <w:rFonts w:ascii="Times New Roman" w:hAnsi="Times New Roman" w:cs="Times New Roman"/>
          <w:b/>
          <w:szCs w:val="24"/>
          <w:lang w:val="es-EC"/>
        </w:rPr>
      </w:pPr>
      <w:r w:rsidRPr="004836F6">
        <w:rPr>
          <w:rFonts w:ascii="Times New Roman" w:hAnsi="Times New Roman" w:cs="Times New Roman"/>
          <w:b/>
          <w:noProof/>
          <w:sz w:val="36"/>
        </w:rPr>
        <mc:AlternateContent>
          <mc:Choice Requires="wps">
            <w:drawing>
              <wp:anchor distT="0" distB="0" distL="114300" distR="114300" simplePos="0" relativeHeight="251684864" behindDoc="0" locked="0" layoutInCell="1" allowOverlap="1" wp14:anchorId="738D3569" wp14:editId="0B46EE11">
                <wp:simplePos x="0" y="0"/>
                <wp:positionH relativeFrom="column">
                  <wp:posOffset>4061361</wp:posOffset>
                </wp:positionH>
                <wp:positionV relativeFrom="paragraph">
                  <wp:posOffset>32360</wp:posOffset>
                </wp:positionV>
                <wp:extent cx="963038" cy="472185"/>
                <wp:effectExtent l="0" t="0" r="27940" b="23495"/>
                <wp:wrapNone/>
                <wp:docPr id="327" name="327 Rectángulo redondeado"/>
                <wp:cNvGraphicFramePr/>
                <a:graphic xmlns:a="http://schemas.openxmlformats.org/drawingml/2006/main">
                  <a:graphicData uri="http://schemas.microsoft.com/office/word/2010/wordprocessingShape">
                    <wps:wsp>
                      <wps:cNvSpPr/>
                      <wps:spPr>
                        <a:xfrm>
                          <a:off x="0" y="0"/>
                          <a:ext cx="963038" cy="47218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48641315" w14:textId="77777777" w:rsidR="00597B1A" w:rsidRPr="003D6429" w:rsidRDefault="00597B1A" w:rsidP="00650346">
                            <w:pPr>
                              <w:spacing w:line="240" w:lineRule="auto"/>
                              <w:rPr>
                                <w:rFonts w:ascii="Times New Roman" w:hAnsi="Times New Roman"/>
                                <w:sz w:val="16"/>
                              </w:rPr>
                            </w:pPr>
                            <w:proofErr w:type="spellStart"/>
                            <w:r>
                              <w:rPr>
                                <w:sz w:val="16"/>
                              </w:rPr>
                              <w:t>Interlineado</w:t>
                            </w:r>
                            <w:proofErr w:type="spellEnd"/>
                            <w:r>
                              <w:rPr>
                                <w:sz w:val="16"/>
                              </w:rPr>
                              <w:t xml:space="preserve">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8D3569" id="327 Rectángulo redondeado" o:spid="_x0000_s1046" style="position:absolute;left:0;text-align:left;margin-left:319.8pt;margin-top:2.55pt;width:75.85pt;height:37.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" fillcolor="white [3201]" strokecolor="black [3200]" strokeweight=".25pt">
                <v:textbox>
                  <w:txbxContent>
                    <w:p w14:paraId="48641315" w14:textId="77777777" w:rsidR="00597B1A" w:rsidRPr="003D6429" w:rsidRDefault="00597B1A" w:rsidP="00650346">
                      <w:pPr>
                        <w:spacing w:line="240" w:lineRule="auto"/>
                        <w:rPr>
                          <w:rFonts w:ascii="Times New Roman" w:hAnsi="Times New Roman"/>
                          <w:sz w:val="16"/>
                        </w:rPr>
                      </w:pPr>
                      <w:proofErr w:type="spellStart"/>
                      <w:r>
                        <w:rPr>
                          <w:sz w:val="16"/>
                        </w:rPr>
                        <w:t>Interlineado</w:t>
                      </w:r>
                      <w:proofErr w:type="spellEnd"/>
                      <w:r>
                        <w:rPr>
                          <w:sz w:val="16"/>
                        </w:rPr>
                        <w:t xml:space="preserve"> 1,5</w:t>
                      </w:r>
                    </w:p>
                  </w:txbxContent>
                </v:textbox>
              </v:roundrect>
            </w:pict>
          </mc:Fallback>
        </mc:AlternateContent>
      </w:r>
      <w:r w:rsidRPr="004836F6">
        <w:rPr>
          <w:rFonts w:ascii="Times New Roman" w:hAnsi="Times New Roman" w:cs="Times New Roman"/>
          <w:b/>
          <w:noProof/>
          <w:sz w:val="36"/>
        </w:rPr>
        <mc:AlternateContent>
          <mc:Choice Requires="wps">
            <w:drawing>
              <wp:anchor distT="0" distB="0" distL="114300" distR="114300" simplePos="0" relativeHeight="251687936" behindDoc="0" locked="0" layoutInCell="1" allowOverlap="1" wp14:anchorId="3B27AB76" wp14:editId="7BE9AAED">
                <wp:simplePos x="0" y="0"/>
                <wp:positionH relativeFrom="column">
                  <wp:posOffset>897527</wp:posOffset>
                </wp:positionH>
                <wp:positionV relativeFrom="paragraph">
                  <wp:posOffset>8436</wp:posOffset>
                </wp:positionV>
                <wp:extent cx="644979" cy="0"/>
                <wp:effectExtent l="0" t="76200" r="22225" b="114300"/>
                <wp:wrapNone/>
                <wp:docPr id="325" name="325 Conector recto de flecha"/>
                <wp:cNvGraphicFramePr/>
                <a:graphic xmlns:a="http://schemas.openxmlformats.org/drawingml/2006/main">
                  <a:graphicData uri="http://schemas.microsoft.com/office/word/2010/wordprocessingShape">
                    <wps:wsp>
                      <wps:cNvCnPr/>
                      <wps:spPr>
                        <a:xfrm>
                          <a:off x="0" y="0"/>
                          <a:ext cx="644979"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BD2F07" id="325 Conector recto de flecha" o:spid="_x0000_s1026" type="#_x0000_t32" style="position:absolute;margin-left:70.65pt;margin-top:.65pt;width:50.8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" strokecolor="#4579b8 [3044]">
                <v:stroke endarrow="open"/>
              </v:shape>
            </w:pict>
          </mc:Fallback>
        </mc:AlternateContent>
      </w:r>
      <w:r w:rsidRPr="004836F6">
        <w:rPr>
          <w:rFonts w:ascii="Times New Roman" w:hAnsi="Times New Roman" w:cs="Times New Roman"/>
          <w:b/>
          <w:noProof/>
          <w:sz w:val="36"/>
        </w:rPr>
        <mc:AlternateContent>
          <mc:Choice Requires="wps">
            <w:drawing>
              <wp:anchor distT="0" distB="0" distL="114300" distR="114300" simplePos="0" relativeHeight="251686912" behindDoc="0" locked="0" layoutInCell="1" allowOverlap="1" wp14:anchorId="4E4F36DD" wp14:editId="4FF8A45C">
                <wp:simplePos x="0" y="0"/>
                <wp:positionH relativeFrom="column">
                  <wp:posOffset>-494574</wp:posOffset>
                </wp:positionH>
                <wp:positionV relativeFrom="paragraph">
                  <wp:posOffset>-242388</wp:posOffset>
                </wp:positionV>
                <wp:extent cx="1390650" cy="495935"/>
                <wp:effectExtent l="0" t="0" r="19050" b="18415"/>
                <wp:wrapNone/>
                <wp:docPr id="326" name="326 Rectángulo redondeado"/>
                <wp:cNvGraphicFramePr/>
                <a:graphic xmlns:a="http://schemas.openxmlformats.org/drawingml/2006/main">
                  <a:graphicData uri="http://schemas.microsoft.com/office/word/2010/wordprocessingShape">
                    <wps:wsp>
                      <wps:cNvSpPr/>
                      <wps:spPr>
                        <a:xfrm>
                          <a:off x="0" y="0"/>
                          <a:ext cx="1390650"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36FA88E7" w14:textId="77777777" w:rsidR="00597B1A" w:rsidRPr="003D6429" w:rsidRDefault="00597B1A" w:rsidP="00650346">
                            <w:pPr>
                              <w:spacing w:line="240" w:lineRule="auto"/>
                              <w:rPr>
                                <w:rFonts w:ascii="Times New Roman" w:hAnsi="Times New Roman"/>
                                <w:sz w:val="16"/>
                              </w:rPr>
                            </w:pPr>
                            <w:r>
                              <w:rPr>
                                <w:sz w:val="16"/>
                              </w:rPr>
                              <w:t xml:space="preserve">Times New Roman 12 </w:t>
                            </w:r>
                            <w:proofErr w:type="spellStart"/>
                            <w:r>
                              <w:rPr>
                                <w:sz w:val="16"/>
                              </w:rPr>
                              <w:t>mayuscula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4F36DD" id="326 Rectángulo redondeado" o:spid="_x0000_s1047" style="position:absolute;left:0;text-align:left;margin-left:-38.95pt;margin-top:-19.1pt;width:109.5pt;height:39.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" fillcolor="white [3201]" strokecolor="black [3200]" strokeweight=".25pt">
                <v:textbox>
                  <w:txbxContent>
                    <w:p w14:paraId="36FA88E7" w14:textId="77777777" w:rsidR="00597B1A" w:rsidRPr="003D6429" w:rsidRDefault="00597B1A" w:rsidP="00650346">
                      <w:pPr>
                        <w:spacing w:line="240" w:lineRule="auto"/>
                        <w:rPr>
                          <w:rFonts w:ascii="Times New Roman" w:hAnsi="Times New Roman"/>
                          <w:sz w:val="16"/>
                        </w:rPr>
                      </w:pPr>
                      <w:r>
                        <w:rPr>
                          <w:sz w:val="16"/>
                        </w:rPr>
                        <w:t xml:space="preserve">Times New Roman 12 </w:t>
                      </w:r>
                      <w:proofErr w:type="spellStart"/>
                      <w:r>
                        <w:rPr>
                          <w:sz w:val="16"/>
                        </w:rPr>
                        <w:t>mayuscula</w:t>
                      </w:r>
                      <w:proofErr w:type="spellEnd"/>
                    </w:p>
                  </w:txbxContent>
                </v:textbox>
              </v:roundrect>
            </w:pict>
          </mc:Fallback>
        </mc:AlternateContent>
      </w:r>
      <w:r w:rsidRPr="004836F6">
        <w:rPr>
          <w:rFonts w:ascii="Times New Roman" w:hAnsi="Times New Roman" w:cs="Times New Roman"/>
          <w:b/>
          <w:lang w:val="es-ES_tradnl"/>
        </w:rPr>
        <w:t>ÍNDICE DE IMÁGENES</w:t>
      </w:r>
    </w:p>
    <w:p w14:paraId="1DC558F3" w14:textId="77777777" w:rsidR="00650346" w:rsidRPr="004836F6" w:rsidRDefault="00650346" w:rsidP="00650346">
      <w:pPr>
        <w:jc w:val="both"/>
        <w:rPr>
          <w:rFonts w:ascii="Times New Roman" w:hAnsi="Times New Roman" w:cs="Times New Roman"/>
          <w:lang w:val="es-ES_tradnl"/>
        </w:rPr>
      </w:pPr>
      <w:r w:rsidRPr="004836F6">
        <w:rPr>
          <w:rFonts w:ascii="Times New Roman" w:hAnsi="Times New Roman" w:cs="Times New Roman"/>
          <w:b/>
          <w:noProof/>
        </w:rPr>
        <mc:AlternateContent>
          <mc:Choice Requires="wps">
            <w:drawing>
              <wp:anchor distT="0" distB="0" distL="114300" distR="114300" simplePos="0" relativeHeight="251685888" behindDoc="0" locked="0" layoutInCell="1" allowOverlap="1" wp14:anchorId="10C642BA" wp14:editId="20FAA33A">
                <wp:simplePos x="0" y="0"/>
                <wp:positionH relativeFrom="column">
                  <wp:posOffset>4007310</wp:posOffset>
                </wp:positionH>
                <wp:positionV relativeFrom="paragraph">
                  <wp:posOffset>206361</wp:posOffset>
                </wp:positionV>
                <wp:extent cx="233463" cy="457200"/>
                <wp:effectExtent l="38100" t="0" r="33655" b="57150"/>
                <wp:wrapNone/>
                <wp:docPr id="328" name="328 Conector recto de flecha"/>
                <wp:cNvGraphicFramePr/>
                <a:graphic xmlns:a="http://schemas.openxmlformats.org/drawingml/2006/main">
                  <a:graphicData uri="http://schemas.microsoft.com/office/word/2010/wordprocessingShape">
                    <wps:wsp>
                      <wps:cNvCnPr/>
                      <wps:spPr>
                        <a:xfrm flipH="1">
                          <a:off x="0" y="0"/>
                          <a:ext cx="233463" cy="4572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7349F8" id="328 Conector recto de flecha" o:spid="_x0000_s1026" type="#_x0000_t32" style="position:absolute;margin-left:315.55pt;margin-top:16.25pt;width:18.4pt;height:36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" strokecolor="#4579b8 [3044]">
                <v:stroke endarrow="open"/>
              </v:shape>
            </w:pict>
          </mc:Fallback>
        </mc:AlternateContent>
      </w:r>
    </w:p>
    <w:p w14:paraId="36F23227" w14:textId="77777777" w:rsidR="00650346" w:rsidRPr="004836F6" w:rsidRDefault="00650346" w:rsidP="00650346">
      <w:pPr>
        <w:tabs>
          <w:tab w:val="right" w:leader="dot" w:pos="8505"/>
        </w:tabs>
        <w:spacing w:line="240" w:lineRule="auto"/>
        <w:jc w:val="both"/>
        <w:rPr>
          <w:rFonts w:ascii="Times New Roman" w:hAnsi="Times New Roman" w:cs="Times New Roman"/>
          <w:lang w:val="es-ES_tradnl"/>
        </w:rPr>
      </w:pPr>
      <w:r w:rsidRPr="004836F6">
        <w:rPr>
          <w:rFonts w:ascii="Times New Roman" w:hAnsi="Times New Roman" w:cs="Times New Roman"/>
          <w:lang w:val="es-ES_tradnl"/>
        </w:rPr>
        <w:t>Imagen No. 1 (ingresar el nombre característico de la tabla)</w:t>
      </w:r>
      <w:r w:rsidRPr="004836F6">
        <w:rPr>
          <w:rFonts w:ascii="Times New Roman" w:hAnsi="Times New Roman" w:cs="Times New Roman"/>
          <w:lang w:val="es-ES_tradnl"/>
        </w:rPr>
        <w:tab/>
        <w:t>4</w:t>
      </w:r>
    </w:p>
    <w:p w14:paraId="047ACDC6" w14:textId="77777777" w:rsidR="00650346" w:rsidRPr="004836F6" w:rsidRDefault="00650346" w:rsidP="00650346">
      <w:pPr>
        <w:tabs>
          <w:tab w:val="right" w:leader="dot" w:pos="8505"/>
        </w:tabs>
        <w:spacing w:line="240" w:lineRule="auto"/>
        <w:jc w:val="both"/>
        <w:rPr>
          <w:rFonts w:ascii="Times New Roman" w:hAnsi="Times New Roman" w:cs="Times New Roman"/>
          <w:lang w:val="es-ES_tradnl"/>
        </w:rPr>
      </w:pPr>
      <w:r w:rsidRPr="004836F6">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4A54B0C0" wp14:editId="2E0D96EF">
                <wp:simplePos x="0" y="0"/>
                <wp:positionH relativeFrom="column">
                  <wp:posOffset>1684020</wp:posOffset>
                </wp:positionH>
                <wp:positionV relativeFrom="paragraph">
                  <wp:posOffset>174534</wp:posOffset>
                </wp:positionV>
                <wp:extent cx="10886" cy="283029"/>
                <wp:effectExtent l="76200" t="38100" r="65405" b="22225"/>
                <wp:wrapNone/>
                <wp:docPr id="329" name="329 Conector recto de flecha"/>
                <wp:cNvGraphicFramePr/>
                <a:graphic xmlns:a="http://schemas.openxmlformats.org/drawingml/2006/main">
                  <a:graphicData uri="http://schemas.microsoft.com/office/word/2010/wordprocessingShape">
                    <wps:wsp>
                      <wps:cNvCnPr/>
                      <wps:spPr>
                        <a:xfrm flipV="1">
                          <a:off x="0" y="0"/>
                          <a:ext cx="10886" cy="28302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34C0A3" id="329 Conector recto de flecha" o:spid="_x0000_s1026" type="#_x0000_t32" style="position:absolute;margin-left:132.6pt;margin-top:13.75pt;width:.85pt;height:22.3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" strokecolor="#4579b8 [3044]">
                <v:stroke endarrow="open"/>
              </v:shape>
            </w:pict>
          </mc:Fallback>
        </mc:AlternateContent>
      </w:r>
      <w:r w:rsidRPr="004836F6">
        <w:rPr>
          <w:rFonts w:ascii="Times New Roman" w:hAnsi="Times New Roman" w:cs="Times New Roman"/>
          <w:lang w:val="es-ES_tradnl"/>
        </w:rPr>
        <w:t>Imagen No. 2 (ingresar el nombre característico de la tabla)</w:t>
      </w:r>
      <w:r w:rsidRPr="004836F6">
        <w:rPr>
          <w:rFonts w:ascii="Times New Roman" w:hAnsi="Times New Roman" w:cs="Times New Roman"/>
          <w:lang w:val="es-ES_tradnl"/>
        </w:rPr>
        <w:tab/>
        <w:t>10</w:t>
      </w:r>
    </w:p>
    <w:p w14:paraId="7634E2F8" w14:textId="77777777" w:rsidR="00650346" w:rsidRPr="004836F6" w:rsidRDefault="00650346" w:rsidP="00650346">
      <w:pPr>
        <w:tabs>
          <w:tab w:val="right" w:leader="dot" w:pos="8505"/>
        </w:tabs>
        <w:jc w:val="both"/>
        <w:rPr>
          <w:rFonts w:ascii="Times New Roman" w:hAnsi="Times New Roman" w:cs="Times New Roman"/>
          <w:lang w:val="es-ES_tradnl"/>
        </w:rPr>
      </w:pPr>
      <w:r w:rsidRPr="004836F6">
        <w:rPr>
          <w:rFonts w:ascii="Times New Roman" w:hAnsi="Times New Roman" w:cs="Times New Roman"/>
          <w:b/>
          <w:noProof/>
          <w:sz w:val="36"/>
        </w:rPr>
        <mc:AlternateContent>
          <mc:Choice Requires="wps">
            <w:drawing>
              <wp:anchor distT="0" distB="0" distL="114300" distR="114300" simplePos="0" relativeHeight="251683840" behindDoc="0" locked="0" layoutInCell="1" allowOverlap="1" wp14:anchorId="5A6418DA" wp14:editId="4D1A4EB8">
                <wp:simplePos x="0" y="0"/>
                <wp:positionH relativeFrom="column">
                  <wp:posOffset>301625</wp:posOffset>
                </wp:positionH>
                <wp:positionV relativeFrom="paragraph">
                  <wp:posOffset>150495</wp:posOffset>
                </wp:positionV>
                <wp:extent cx="1524000" cy="495935"/>
                <wp:effectExtent l="0" t="0" r="19050" b="18415"/>
                <wp:wrapNone/>
                <wp:docPr id="330" name="330 Rectángulo redondeado"/>
                <wp:cNvGraphicFramePr/>
                <a:graphic xmlns:a="http://schemas.openxmlformats.org/drawingml/2006/main">
                  <a:graphicData uri="http://schemas.microsoft.com/office/word/2010/wordprocessingShape">
                    <wps:wsp>
                      <wps:cNvSpPr/>
                      <wps:spPr>
                        <a:xfrm>
                          <a:off x="0" y="0"/>
                          <a:ext cx="1524000"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1EA7F8BD" w14:textId="77777777" w:rsidR="00597B1A" w:rsidRPr="000247C7" w:rsidRDefault="00597B1A" w:rsidP="00650346">
                            <w:pPr>
                              <w:spacing w:line="240" w:lineRule="auto"/>
                              <w:rPr>
                                <w:sz w:val="16"/>
                              </w:rPr>
                            </w:pPr>
                            <w:proofErr w:type="spellStart"/>
                            <w:r w:rsidRPr="000247C7">
                              <w:rPr>
                                <w:sz w:val="16"/>
                              </w:rPr>
                              <w:t>Letra</w:t>
                            </w:r>
                            <w:proofErr w:type="spellEnd"/>
                            <w:r w:rsidRPr="000247C7">
                              <w:rPr>
                                <w:sz w:val="16"/>
                              </w:rPr>
                              <w:t xml:space="preserve"> Times New Roman 12</w:t>
                            </w:r>
                          </w:p>
                          <w:p w14:paraId="2CFE3511" w14:textId="77777777" w:rsidR="00597B1A" w:rsidRPr="000247C7" w:rsidRDefault="00597B1A" w:rsidP="00650346">
                            <w:pPr>
                              <w:spacing w:line="240" w:lineRule="auto"/>
                              <w:rPr>
                                <w:rFonts w:ascii="Times New Roman" w:hAnsi="Times New Roman"/>
                                <w:sz w:val="16"/>
                              </w:rPr>
                            </w:pPr>
                            <w:proofErr w:type="spellStart"/>
                            <w:r w:rsidRPr="000247C7">
                              <w:rPr>
                                <w:sz w:val="16"/>
                              </w:rPr>
                              <w:t>Interlinea</w:t>
                            </w:r>
                            <w:proofErr w:type="spellEnd"/>
                            <w:r w:rsidRPr="000247C7">
                              <w:rPr>
                                <w:sz w:val="16"/>
                              </w:rPr>
                              <w:t xml:space="preserve">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6418DA" id="330 Rectángulo redondeado" o:spid="_x0000_s1048" style="position:absolute;left:0;text-align:left;margin-left:23.75pt;margin-top:11.85pt;width:120pt;height:39.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" fillcolor="white [3201]" strokecolor="black [3200]" strokeweight=".25pt">
                <v:textbox>
                  <w:txbxContent>
                    <w:p w14:paraId="1EA7F8BD" w14:textId="77777777" w:rsidR="00597B1A" w:rsidRPr="000247C7" w:rsidRDefault="00597B1A" w:rsidP="00650346">
                      <w:pPr>
                        <w:spacing w:line="240" w:lineRule="auto"/>
                        <w:rPr>
                          <w:sz w:val="16"/>
                        </w:rPr>
                      </w:pPr>
                      <w:proofErr w:type="spellStart"/>
                      <w:r w:rsidRPr="000247C7">
                        <w:rPr>
                          <w:sz w:val="16"/>
                        </w:rPr>
                        <w:t>Letra</w:t>
                      </w:r>
                      <w:proofErr w:type="spellEnd"/>
                      <w:r w:rsidRPr="000247C7">
                        <w:rPr>
                          <w:sz w:val="16"/>
                        </w:rPr>
                        <w:t xml:space="preserve"> Times New Roman 12</w:t>
                      </w:r>
                    </w:p>
                    <w:p w14:paraId="2CFE3511" w14:textId="77777777" w:rsidR="00597B1A" w:rsidRPr="000247C7" w:rsidRDefault="00597B1A" w:rsidP="00650346">
                      <w:pPr>
                        <w:spacing w:line="240" w:lineRule="auto"/>
                        <w:rPr>
                          <w:rFonts w:ascii="Times New Roman" w:hAnsi="Times New Roman"/>
                          <w:sz w:val="16"/>
                        </w:rPr>
                      </w:pPr>
                      <w:proofErr w:type="spellStart"/>
                      <w:r w:rsidRPr="000247C7">
                        <w:rPr>
                          <w:sz w:val="16"/>
                        </w:rPr>
                        <w:t>Interlinea</w:t>
                      </w:r>
                      <w:proofErr w:type="spellEnd"/>
                      <w:r w:rsidRPr="000247C7">
                        <w:rPr>
                          <w:sz w:val="16"/>
                        </w:rPr>
                        <w:t xml:space="preserve"> 1,5</w:t>
                      </w:r>
                    </w:p>
                  </w:txbxContent>
                </v:textbox>
              </v:roundrect>
            </w:pict>
          </mc:Fallback>
        </mc:AlternateContent>
      </w:r>
    </w:p>
    <w:p w14:paraId="65F42D37" w14:textId="77777777" w:rsidR="00650346" w:rsidRPr="004836F6" w:rsidRDefault="00650346" w:rsidP="00650346">
      <w:pPr>
        <w:tabs>
          <w:tab w:val="right" w:leader="dot" w:pos="8505"/>
        </w:tabs>
        <w:jc w:val="both"/>
        <w:rPr>
          <w:rFonts w:ascii="Times New Roman" w:hAnsi="Times New Roman" w:cs="Times New Roman"/>
          <w:lang w:val="es-ES_tradnl"/>
        </w:rPr>
      </w:pPr>
    </w:p>
    <w:p w14:paraId="63779130" w14:textId="77777777" w:rsidR="00650346" w:rsidRPr="004836F6" w:rsidRDefault="00650346" w:rsidP="00650346">
      <w:pPr>
        <w:tabs>
          <w:tab w:val="right" w:leader="dot" w:pos="8505"/>
        </w:tabs>
        <w:jc w:val="both"/>
        <w:rPr>
          <w:rFonts w:ascii="Times New Roman" w:hAnsi="Times New Roman" w:cs="Times New Roman"/>
          <w:lang w:val="es-ES_tradnl"/>
        </w:rPr>
      </w:pPr>
    </w:p>
    <w:p w14:paraId="7D09C217" w14:textId="77777777" w:rsidR="00650346" w:rsidRPr="004836F6" w:rsidRDefault="00650346" w:rsidP="00650346">
      <w:pPr>
        <w:tabs>
          <w:tab w:val="right" w:leader="dot" w:pos="8505"/>
        </w:tabs>
        <w:jc w:val="both"/>
        <w:rPr>
          <w:rFonts w:ascii="Times New Roman" w:hAnsi="Times New Roman" w:cs="Times New Roman"/>
          <w:lang w:val="es-ES_tradnl"/>
        </w:rPr>
      </w:pPr>
    </w:p>
    <w:p w14:paraId="7A67DC85" w14:textId="77777777" w:rsidR="00650346" w:rsidRPr="004836F6" w:rsidRDefault="00650346" w:rsidP="00650346">
      <w:pPr>
        <w:tabs>
          <w:tab w:val="right" w:leader="dot" w:pos="8505"/>
        </w:tabs>
        <w:jc w:val="both"/>
        <w:rPr>
          <w:rFonts w:ascii="Times New Roman" w:hAnsi="Times New Roman" w:cs="Times New Roman"/>
          <w:lang w:val="es-ES_tradnl"/>
        </w:rPr>
      </w:pPr>
    </w:p>
    <w:p w14:paraId="7D83D75E" w14:textId="77777777" w:rsidR="00650346" w:rsidRPr="004836F6" w:rsidRDefault="00650346" w:rsidP="00650346">
      <w:pPr>
        <w:tabs>
          <w:tab w:val="right" w:leader="dot" w:pos="8505"/>
        </w:tabs>
        <w:jc w:val="both"/>
        <w:rPr>
          <w:rFonts w:ascii="Times New Roman" w:hAnsi="Times New Roman" w:cs="Times New Roman"/>
          <w:lang w:val="es-ES_tradnl"/>
        </w:rPr>
      </w:pPr>
    </w:p>
    <w:p w14:paraId="45EA377F" w14:textId="77777777" w:rsidR="00650346" w:rsidRPr="004836F6" w:rsidRDefault="00650346" w:rsidP="00650346">
      <w:pPr>
        <w:tabs>
          <w:tab w:val="right" w:leader="dot" w:pos="8505"/>
        </w:tabs>
        <w:jc w:val="both"/>
        <w:rPr>
          <w:rFonts w:ascii="Times New Roman" w:hAnsi="Times New Roman" w:cs="Times New Roman"/>
          <w:lang w:val="es-ES_tradnl"/>
        </w:rPr>
      </w:pPr>
    </w:p>
    <w:p w14:paraId="455FD0D6" w14:textId="77777777" w:rsidR="00650346" w:rsidRPr="004836F6" w:rsidRDefault="00650346" w:rsidP="00650346">
      <w:pPr>
        <w:tabs>
          <w:tab w:val="right" w:leader="dot" w:pos="8505"/>
        </w:tabs>
        <w:jc w:val="both"/>
        <w:rPr>
          <w:rFonts w:ascii="Times New Roman" w:hAnsi="Times New Roman" w:cs="Times New Roman"/>
          <w:lang w:val="es-ES_tradnl"/>
        </w:rPr>
      </w:pPr>
    </w:p>
    <w:p w14:paraId="07DB8972" w14:textId="77777777" w:rsidR="00650346" w:rsidRPr="004836F6" w:rsidRDefault="00650346" w:rsidP="00650346">
      <w:pPr>
        <w:tabs>
          <w:tab w:val="right" w:leader="dot" w:pos="8505"/>
        </w:tabs>
        <w:jc w:val="both"/>
        <w:rPr>
          <w:rFonts w:ascii="Times New Roman" w:hAnsi="Times New Roman" w:cs="Times New Roman"/>
          <w:lang w:val="es-ES_tradnl"/>
        </w:rPr>
      </w:pPr>
    </w:p>
    <w:p w14:paraId="0C349CE1" w14:textId="77777777" w:rsidR="00650346" w:rsidRPr="004836F6" w:rsidRDefault="00650346" w:rsidP="00650346">
      <w:pPr>
        <w:tabs>
          <w:tab w:val="right" w:leader="dot" w:pos="8505"/>
        </w:tabs>
        <w:jc w:val="both"/>
        <w:rPr>
          <w:rFonts w:ascii="Times New Roman" w:hAnsi="Times New Roman" w:cs="Times New Roman"/>
          <w:lang w:val="es-ES_tradnl"/>
        </w:rPr>
      </w:pPr>
    </w:p>
    <w:p w14:paraId="59731BA2" w14:textId="77777777" w:rsidR="00650346" w:rsidRPr="004836F6" w:rsidRDefault="00650346" w:rsidP="00650346">
      <w:pPr>
        <w:tabs>
          <w:tab w:val="right" w:leader="dot" w:pos="8505"/>
        </w:tabs>
        <w:jc w:val="both"/>
        <w:rPr>
          <w:rFonts w:ascii="Times New Roman" w:hAnsi="Times New Roman" w:cs="Times New Roman"/>
          <w:lang w:val="es-ES_tradnl"/>
        </w:rPr>
      </w:pPr>
    </w:p>
    <w:p w14:paraId="2FF80306" w14:textId="77777777" w:rsidR="00650346" w:rsidRPr="004836F6" w:rsidRDefault="00650346" w:rsidP="00650346">
      <w:pPr>
        <w:tabs>
          <w:tab w:val="right" w:leader="dot" w:pos="8505"/>
        </w:tabs>
        <w:jc w:val="both"/>
        <w:rPr>
          <w:rFonts w:ascii="Times New Roman" w:hAnsi="Times New Roman" w:cs="Times New Roman"/>
          <w:lang w:val="es-ES_tradnl"/>
        </w:rPr>
      </w:pPr>
      <w:r w:rsidRPr="004836F6">
        <w:rPr>
          <w:rFonts w:ascii="Times New Roman" w:hAnsi="Times New Roman" w:cs="Times New Roman"/>
          <w:b/>
          <w:noProof/>
          <w:sz w:val="36"/>
        </w:rPr>
        <mc:AlternateContent>
          <mc:Choice Requires="wps">
            <w:drawing>
              <wp:anchor distT="0" distB="0" distL="114300" distR="114300" simplePos="0" relativeHeight="251710464" behindDoc="0" locked="0" layoutInCell="1" allowOverlap="1" wp14:anchorId="054AB56D" wp14:editId="1E1EBC24">
                <wp:simplePos x="0" y="0"/>
                <wp:positionH relativeFrom="margin">
                  <wp:align>center</wp:align>
                </wp:positionH>
                <wp:positionV relativeFrom="paragraph">
                  <wp:posOffset>235164</wp:posOffset>
                </wp:positionV>
                <wp:extent cx="1915795" cy="495935"/>
                <wp:effectExtent l="0" t="0" r="27305" b="18415"/>
                <wp:wrapNone/>
                <wp:docPr id="324" name="324 Rectángulo redondeado"/>
                <wp:cNvGraphicFramePr/>
                <a:graphic xmlns:a="http://schemas.openxmlformats.org/drawingml/2006/main">
                  <a:graphicData uri="http://schemas.microsoft.com/office/word/2010/wordprocessingShape">
                    <wps:wsp>
                      <wps:cNvSpPr/>
                      <wps:spPr>
                        <a:xfrm>
                          <a:off x="0" y="0"/>
                          <a:ext cx="1915795"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40E19FE6" w14:textId="77777777" w:rsidR="00597B1A" w:rsidRPr="00650346" w:rsidRDefault="00597B1A" w:rsidP="00650346">
                            <w:pPr>
                              <w:spacing w:line="240" w:lineRule="auto"/>
                              <w:jc w:val="center"/>
                              <w:rPr>
                                <w:rFonts w:ascii="Times New Roman" w:hAnsi="Times New Roman"/>
                                <w:sz w:val="16"/>
                                <w:lang w:val="es-EC"/>
                              </w:rPr>
                            </w:pPr>
                            <w:r w:rsidRPr="00650346">
                              <w:rPr>
                                <w:sz w:val="16"/>
                                <w:lang w:val="es-EC"/>
                              </w:rPr>
                              <w:t>Colocar # de página en romanos, a un centímetro del borde de la pagina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4AB56D" id="324 Rectángulo redondeado" o:spid="_x0000_s1049" style="position:absolute;left:0;text-align:left;margin-left:0;margin-top:18.5pt;width:150.85pt;height:39.05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" fillcolor="white [3201]" strokecolor="black [3200]" strokeweight=".25pt">
                <v:textbox>
                  <w:txbxContent>
                    <w:p w14:paraId="40E19FE6" w14:textId="77777777" w:rsidR="00597B1A" w:rsidRPr="00650346" w:rsidRDefault="00597B1A" w:rsidP="00650346">
                      <w:pPr>
                        <w:spacing w:line="240" w:lineRule="auto"/>
                        <w:jc w:val="center"/>
                        <w:rPr>
                          <w:rFonts w:ascii="Times New Roman" w:hAnsi="Times New Roman"/>
                          <w:sz w:val="16"/>
                          <w:lang w:val="es-EC"/>
                        </w:rPr>
                      </w:pPr>
                      <w:r w:rsidRPr="00650346">
                        <w:rPr>
                          <w:sz w:val="16"/>
                          <w:lang w:val="es-EC"/>
                        </w:rPr>
                        <w:t>Colocar # de página en romanos, a un centímetro del borde de la pagina</w:t>
                      </w:r>
                    </w:p>
                  </w:txbxContent>
                </v:textbox>
                <w10:wrap anchorx="margin"/>
              </v:roundrect>
            </w:pict>
          </mc:Fallback>
        </mc:AlternateContent>
      </w:r>
    </w:p>
    <w:p w14:paraId="5898C99B" w14:textId="77777777" w:rsidR="00650346" w:rsidRPr="004836F6" w:rsidRDefault="00650346" w:rsidP="00650346">
      <w:pPr>
        <w:tabs>
          <w:tab w:val="right" w:leader="dot" w:pos="8505"/>
        </w:tabs>
        <w:jc w:val="both"/>
        <w:rPr>
          <w:rFonts w:ascii="Times New Roman" w:hAnsi="Times New Roman" w:cs="Times New Roman"/>
          <w:lang w:val="es-ES_tradnl"/>
        </w:rPr>
      </w:pPr>
    </w:p>
    <w:p w14:paraId="787B23A2" w14:textId="77777777" w:rsidR="00650346" w:rsidRPr="004836F6" w:rsidRDefault="00650346" w:rsidP="00650346">
      <w:pPr>
        <w:tabs>
          <w:tab w:val="right" w:leader="dot" w:pos="8505"/>
        </w:tabs>
        <w:jc w:val="both"/>
        <w:rPr>
          <w:rFonts w:ascii="Times New Roman" w:hAnsi="Times New Roman" w:cs="Times New Roman"/>
          <w:lang w:val="es-ES_tradnl"/>
        </w:rPr>
      </w:pPr>
    </w:p>
    <w:p w14:paraId="2713065F" w14:textId="77777777" w:rsidR="00650346" w:rsidRPr="004836F6" w:rsidRDefault="00650346" w:rsidP="00650346">
      <w:pPr>
        <w:tabs>
          <w:tab w:val="right" w:leader="dot" w:pos="8505"/>
        </w:tabs>
        <w:jc w:val="both"/>
        <w:rPr>
          <w:rFonts w:ascii="Times New Roman" w:hAnsi="Times New Roman" w:cs="Times New Roman"/>
          <w:lang w:val="es-ES_tradnl"/>
        </w:rPr>
      </w:pPr>
    </w:p>
    <w:p w14:paraId="1FE8428E" w14:textId="77777777" w:rsidR="00650346" w:rsidRPr="004836F6" w:rsidRDefault="00650346" w:rsidP="00650346">
      <w:pPr>
        <w:tabs>
          <w:tab w:val="right" w:leader="dot" w:pos="8505"/>
        </w:tabs>
        <w:jc w:val="both"/>
        <w:rPr>
          <w:rFonts w:ascii="Times New Roman" w:hAnsi="Times New Roman" w:cs="Times New Roman"/>
          <w:lang w:val="es-ES_tradnl"/>
        </w:rPr>
      </w:pPr>
    </w:p>
    <w:p w14:paraId="2C4E0579" w14:textId="77777777" w:rsidR="00650346" w:rsidRPr="004836F6" w:rsidRDefault="00650346" w:rsidP="00650346">
      <w:pPr>
        <w:tabs>
          <w:tab w:val="right" w:leader="dot" w:pos="8505"/>
        </w:tabs>
        <w:jc w:val="both"/>
        <w:rPr>
          <w:rFonts w:ascii="Times New Roman" w:hAnsi="Times New Roman" w:cs="Times New Roman"/>
          <w:lang w:val="es-ES_tradnl"/>
        </w:rPr>
      </w:pPr>
    </w:p>
    <w:p w14:paraId="4834BC29" w14:textId="77777777" w:rsidR="00650346" w:rsidRPr="004836F6" w:rsidRDefault="00650346" w:rsidP="00650346">
      <w:pPr>
        <w:tabs>
          <w:tab w:val="right" w:leader="dot" w:pos="8505"/>
        </w:tabs>
        <w:jc w:val="both"/>
        <w:rPr>
          <w:rFonts w:ascii="Times New Roman" w:hAnsi="Times New Roman" w:cs="Times New Roman"/>
          <w:lang w:val="es-ES_tradnl"/>
        </w:rPr>
      </w:pPr>
    </w:p>
    <w:p w14:paraId="2A235C7E" w14:textId="77777777" w:rsidR="00650346" w:rsidRPr="004836F6" w:rsidRDefault="00650346" w:rsidP="00650346">
      <w:pPr>
        <w:jc w:val="center"/>
        <w:rPr>
          <w:rFonts w:ascii="Times New Roman" w:hAnsi="Times New Roman" w:cs="Times New Roman"/>
          <w:b/>
          <w:lang w:val="es-EC"/>
        </w:rPr>
      </w:pPr>
    </w:p>
    <w:p w14:paraId="29A02152" w14:textId="77777777" w:rsidR="00650346" w:rsidRPr="004836F6" w:rsidRDefault="00650346" w:rsidP="00650346">
      <w:pPr>
        <w:rPr>
          <w:rFonts w:ascii="Times New Roman" w:hAnsi="Times New Roman" w:cs="Times New Roman"/>
          <w:b/>
          <w:szCs w:val="24"/>
          <w:lang w:val="es-EC"/>
        </w:rPr>
      </w:pPr>
      <w:r w:rsidRPr="004836F6">
        <w:rPr>
          <w:rFonts w:ascii="Times New Roman" w:hAnsi="Times New Roman" w:cs="Times New Roman"/>
          <w:b/>
          <w:szCs w:val="24"/>
          <w:lang w:val="es-EC"/>
        </w:rPr>
        <w:br w:type="page"/>
      </w:r>
    </w:p>
    <w:p w14:paraId="7F2B0E91" w14:textId="77777777" w:rsidR="00650346" w:rsidRPr="004836F6" w:rsidRDefault="00650346" w:rsidP="00650346">
      <w:pPr>
        <w:jc w:val="center"/>
        <w:rPr>
          <w:rFonts w:ascii="Times New Roman" w:hAnsi="Times New Roman" w:cs="Times New Roman"/>
          <w:b/>
          <w:szCs w:val="24"/>
          <w:lang w:val="es-EC"/>
        </w:rPr>
      </w:pPr>
    </w:p>
    <w:p w14:paraId="31DAD154" w14:textId="77777777" w:rsidR="00650346" w:rsidRPr="004836F6" w:rsidRDefault="00650346" w:rsidP="00650346">
      <w:pPr>
        <w:jc w:val="center"/>
        <w:rPr>
          <w:rFonts w:ascii="Times New Roman" w:hAnsi="Times New Roman" w:cs="Times New Roman"/>
          <w:b/>
          <w:lang w:val="es-EC"/>
        </w:rPr>
      </w:pPr>
      <w:r w:rsidRPr="004836F6">
        <w:rPr>
          <w:rFonts w:ascii="Times New Roman" w:hAnsi="Times New Roman" w:cs="Times New Roman"/>
          <w:b/>
          <w:noProof/>
          <w:szCs w:val="24"/>
        </w:rPr>
        <mc:AlternateContent>
          <mc:Choice Requires="wps">
            <w:drawing>
              <wp:anchor distT="0" distB="0" distL="114300" distR="114300" simplePos="0" relativeHeight="251712512" behindDoc="0" locked="0" layoutInCell="1" allowOverlap="1" wp14:anchorId="1C2464A2" wp14:editId="3B354D21">
                <wp:simplePos x="0" y="0"/>
                <wp:positionH relativeFrom="column">
                  <wp:posOffset>4420235</wp:posOffset>
                </wp:positionH>
                <wp:positionV relativeFrom="paragraph">
                  <wp:posOffset>-151130</wp:posOffset>
                </wp:positionV>
                <wp:extent cx="1524000" cy="495935"/>
                <wp:effectExtent l="0" t="0" r="19050" b="18415"/>
                <wp:wrapNone/>
                <wp:docPr id="347" name="347 Rectángulo redondeado"/>
                <wp:cNvGraphicFramePr/>
                <a:graphic xmlns:a="http://schemas.openxmlformats.org/drawingml/2006/main">
                  <a:graphicData uri="http://schemas.microsoft.com/office/word/2010/wordprocessingShape">
                    <wps:wsp>
                      <wps:cNvSpPr/>
                      <wps:spPr>
                        <a:xfrm>
                          <a:off x="0" y="0"/>
                          <a:ext cx="1524000"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240C6D30" w14:textId="77777777" w:rsidR="00597B1A" w:rsidRPr="00650346" w:rsidRDefault="00597B1A" w:rsidP="00650346">
                            <w:pPr>
                              <w:spacing w:line="240" w:lineRule="auto"/>
                              <w:rPr>
                                <w:sz w:val="16"/>
                                <w:lang w:val="es-EC"/>
                              </w:rPr>
                            </w:pPr>
                            <w:r w:rsidRPr="00650346">
                              <w:rPr>
                                <w:sz w:val="16"/>
                                <w:lang w:val="es-EC"/>
                              </w:rPr>
                              <w:t xml:space="preserve">Letra Times New </w:t>
                            </w:r>
                            <w:proofErr w:type="spellStart"/>
                            <w:r w:rsidRPr="00650346">
                              <w:rPr>
                                <w:sz w:val="16"/>
                                <w:lang w:val="es-EC"/>
                              </w:rPr>
                              <w:t>Roman</w:t>
                            </w:r>
                            <w:proofErr w:type="spellEnd"/>
                            <w:r w:rsidRPr="00650346">
                              <w:rPr>
                                <w:sz w:val="16"/>
                                <w:lang w:val="es-EC"/>
                              </w:rPr>
                              <w:t xml:space="preserve"> 12</w:t>
                            </w:r>
                          </w:p>
                          <w:p w14:paraId="0BC588C8" w14:textId="77777777" w:rsidR="00597B1A" w:rsidRPr="00650346" w:rsidRDefault="00597B1A" w:rsidP="00650346">
                            <w:pPr>
                              <w:spacing w:line="240" w:lineRule="auto"/>
                              <w:rPr>
                                <w:rFonts w:ascii="Times New Roman" w:hAnsi="Times New Roman"/>
                                <w:sz w:val="16"/>
                                <w:lang w:val="es-EC"/>
                              </w:rPr>
                            </w:pPr>
                            <w:r w:rsidRPr="00650346">
                              <w:rPr>
                                <w:sz w:val="16"/>
                                <w:lang w:val="es-EC"/>
                              </w:rPr>
                              <w:t>Interlinea 1,5, Una sola Hoja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2464A2" id="347 Rectángulo redondeado" o:spid="_x0000_s1050" style="position:absolute;left:0;text-align:left;margin-left:348.05pt;margin-top:-11.9pt;width:120pt;height:39.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" fillcolor="white [3201]" strokecolor="black [3200]" strokeweight=".25pt">
                <v:textbox>
                  <w:txbxContent>
                    <w:p w14:paraId="240C6D30" w14:textId="77777777" w:rsidR="00597B1A" w:rsidRPr="00650346" w:rsidRDefault="00597B1A" w:rsidP="00650346">
                      <w:pPr>
                        <w:spacing w:line="240" w:lineRule="auto"/>
                        <w:rPr>
                          <w:sz w:val="16"/>
                          <w:lang w:val="es-EC"/>
                        </w:rPr>
                      </w:pPr>
                      <w:r w:rsidRPr="00650346">
                        <w:rPr>
                          <w:sz w:val="16"/>
                          <w:lang w:val="es-EC"/>
                        </w:rPr>
                        <w:t xml:space="preserve">Letra Times New </w:t>
                      </w:r>
                      <w:proofErr w:type="spellStart"/>
                      <w:r w:rsidRPr="00650346">
                        <w:rPr>
                          <w:sz w:val="16"/>
                          <w:lang w:val="es-EC"/>
                        </w:rPr>
                        <w:t>Roman</w:t>
                      </w:r>
                      <w:proofErr w:type="spellEnd"/>
                      <w:r w:rsidRPr="00650346">
                        <w:rPr>
                          <w:sz w:val="16"/>
                          <w:lang w:val="es-EC"/>
                        </w:rPr>
                        <w:t xml:space="preserve"> 12</w:t>
                      </w:r>
                    </w:p>
                    <w:p w14:paraId="0BC588C8" w14:textId="77777777" w:rsidR="00597B1A" w:rsidRPr="00650346" w:rsidRDefault="00597B1A" w:rsidP="00650346">
                      <w:pPr>
                        <w:spacing w:line="240" w:lineRule="auto"/>
                        <w:rPr>
                          <w:rFonts w:ascii="Times New Roman" w:hAnsi="Times New Roman"/>
                          <w:sz w:val="16"/>
                          <w:lang w:val="es-EC"/>
                        </w:rPr>
                      </w:pPr>
                      <w:r w:rsidRPr="00650346">
                        <w:rPr>
                          <w:sz w:val="16"/>
                          <w:lang w:val="es-EC"/>
                        </w:rPr>
                        <w:t>Interlinea 1,5, Una sola Hoja</w:t>
                      </w:r>
                    </w:p>
                  </w:txbxContent>
                </v:textbox>
              </v:roundrect>
            </w:pict>
          </mc:Fallback>
        </mc:AlternateContent>
      </w:r>
      <w:r w:rsidRPr="004836F6">
        <w:rPr>
          <w:rFonts w:ascii="Times New Roman" w:hAnsi="Times New Roman" w:cs="Times New Roman"/>
          <w:b/>
          <w:lang w:val="es-EC"/>
        </w:rPr>
        <w:t xml:space="preserve">UNIVERSIDAD TECNOLÓGICA INDOAMÉRICA </w:t>
      </w:r>
    </w:p>
    <w:p w14:paraId="329D58B6" w14:textId="77777777" w:rsidR="00650346" w:rsidRPr="004836F6" w:rsidRDefault="00650346" w:rsidP="00650346">
      <w:pPr>
        <w:jc w:val="center"/>
        <w:rPr>
          <w:rFonts w:ascii="Times New Roman" w:hAnsi="Times New Roman" w:cs="Times New Roman"/>
          <w:b/>
          <w:lang w:val="es-EC"/>
        </w:rPr>
      </w:pPr>
      <w:r w:rsidRPr="004836F6">
        <w:rPr>
          <w:rFonts w:ascii="Times New Roman" w:hAnsi="Times New Roman" w:cs="Times New Roman"/>
          <w:b/>
          <w:lang w:val="es-EC"/>
        </w:rPr>
        <w:t xml:space="preserve">DIRECCION DE POSGRAGO </w:t>
      </w:r>
    </w:p>
    <w:p w14:paraId="596105BF" w14:textId="3631C0D3" w:rsidR="00650346" w:rsidRPr="004836F6" w:rsidRDefault="00650346" w:rsidP="00650346">
      <w:pPr>
        <w:jc w:val="center"/>
        <w:rPr>
          <w:rFonts w:ascii="Times New Roman" w:hAnsi="Times New Roman" w:cs="Times New Roman"/>
          <w:b/>
          <w:lang w:val="es-EC"/>
        </w:rPr>
      </w:pPr>
      <w:r w:rsidRPr="004836F6">
        <w:rPr>
          <w:rFonts w:ascii="Times New Roman" w:hAnsi="Times New Roman" w:cs="Times New Roman"/>
          <w:b/>
          <w:noProof/>
        </w:rPr>
        <mc:AlternateContent>
          <mc:Choice Requires="wps">
            <w:drawing>
              <wp:anchor distT="0" distB="0" distL="114300" distR="114300" simplePos="0" relativeHeight="251714560" behindDoc="0" locked="0" layoutInCell="1" allowOverlap="1" wp14:anchorId="06DCC043" wp14:editId="5DC87293">
                <wp:simplePos x="0" y="0"/>
                <wp:positionH relativeFrom="column">
                  <wp:posOffset>4657725</wp:posOffset>
                </wp:positionH>
                <wp:positionV relativeFrom="paragraph">
                  <wp:posOffset>172085</wp:posOffset>
                </wp:positionV>
                <wp:extent cx="728980" cy="304800"/>
                <wp:effectExtent l="0" t="0" r="13970" b="19050"/>
                <wp:wrapNone/>
                <wp:docPr id="349" name="349 Rectángulo redondeado"/>
                <wp:cNvGraphicFramePr/>
                <a:graphic xmlns:a="http://schemas.openxmlformats.org/drawingml/2006/main">
                  <a:graphicData uri="http://schemas.microsoft.com/office/word/2010/wordprocessingShape">
                    <wps:wsp>
                      <wps:cNvSpPr/>
                      <wps:spPr>
                        <a:xfrm>
                          <a:off x="0" y="0"/>
                          <a:ext cx="728980" cy="304800"/>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5B5225BF" w14:textId="77777777" w:rsidR="00597B1A" w:rsidRPr="003D6429" w:rsidRDefault="00597B1A" w:rsidP="00650346">
                            <w:pPr>
                              <w:spacing w:line="240" w:lineRule="auto"/>
                              <w:rPr>
                                <w:rFonts w:ascii="Times New Roman" w:hAnsi="Times New Roman"/>
                                <w:sz w:val="16"/>
                              </w:rPr>
                            </w:pPr>
                            <w:r>
                              <w:rPr>
                                <w:sz w:val="16"/>
                              </w:rPr>
                              <w:t xml:space="preserve">Un </w:t>
                            </w:r>
                            <w:proofErr w:type="spellStart"/>
                            <w:r>
                              <w:rPr>
                                <w:sz w:val="16"/>
                              </w:rPr>
                              <w:t>espacio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DCC043" id="349 Rectángulo redondeado" o:spid="_x0000_s1051" style="position:absolute;left:0;text-align:left;margin-left:366.75pt;margin-top:13.55pt;width:57.4pt;height:2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" fillcolor="white [3201]" strokecolor="black [3200]" strokeweight=".25pt">
                <v:textbox>
                  <w:txbxContent>
                    <w:p w14:paraId="5B5225BF" w14:textId="77777777" w:rsidR="00597B1A" w:rsidRPr="003D6429" w:rsidRDefault="00597B1A" w:rsidP="00650346">
                      <w:pPr>
                        <w:spacing w:line="240" w:lineRule="auto"/>
                        <w:rPr>
                          <w:rFonts w:ascii="Times New Roman" w:hAnsi="Times New Roman"/>
                          <w:sz w:val="16"/>
                        </w:rPr>
                      </w:pPr>
                      <w:r>
                        <w:rPr>
                          <w:sz w:val="16"/>
                        </w:rPr>
                        <w:t xml:space="preserve">Un </w:t>
                      </w:r>
                      <w:proofErr w:type="spellStart"/>
                      <w:r>
                        <w:rPr>
                          <w:sz w:val="16"/>
                        </w:rPr>
                        <w:t>espacio</w:t>
                      </w:r>
                      <w:proofErr w:type="spellEnd"/>
                    </w:p>
                  </w:txbxContent>
                </v:textbox>
              </v:roundrect>
            </w:pict>
          </mc:Fallback>
        </mc:AlternateContent>
      </w:r>
      <w:r w:rsidR="009E0A38" w:rsidRPr="004836F6">
        <w:rPr>
          <w:rFonts w:ascii="Times New Roman" w:hAnsi="Times New Roman" w:cs="Times New Roman"/>
          <w:b/>
          <w:lang w:val="es-EC"/>
        </w:rPr>
        <w:t>MAESTRIA EN MAESTRÍA EN BIODIVERSIDAD Y CAMBIO CLIMÁTICO</w:t>
      </w:r>
    </w:p>
    <w:p w14:paraId="7A266319" w14:textId="77777777" w:rsidR="00650346" w:rsidRPr="004836F6" w:rsidRDefault="00650346" w:rsidP="00650346">
      <w:pPr>
        <w:rPr>
          <w:rFonts w:ascii="Times New Roman" w:hAnsi="Times New Roman" w:cs="Times New Roman"/>
          <w:b/>
          <w:lang w:val="es-EC"/>
        </w:rPr>
      </w:pPr>
      <w:r w:rsidRPr="004836F6">
        <w:rPr>
          <w:rFonts w:ascii="Times New Roman" w:hAnsi="Times New Roman" w:cs="Times New Roman"/>
          <w:b/>
          <w:noProof/>
        </w:rPr>
        <mc:AlternateContent>
          <mc:Choice Requires="wps">
            <w:drawing>
              <wp:anchor distT="0" distB="0" distL="114300" distR="114300" simplePos="0" relativeHeight="251713536" behindDoc="0" locked="0" layoutInCell="1" allowOverlap="1" wp14:anchorId="6DE05FFE" wp14:editId="53CF975F">
                <wp:simplePos x="0" y="0"/>
                <wp:positionH relativeFrom="column">
                  <wp:posOffset>3852881</wp:posOffset>
                </wp:positionH>
                <wp:positionV relativeFrom="paragraph">
                  <wp:posOffset>34134</wp:posOffset>
                </wp:positionV>
                <wp:extent cx="718186" cy="0"/>
                <wp:effectExtent l="38100" t="76200" r="0" b="114300"/>
                <wp:wrapNone/>
                <wp:docPr id="348" name="348 Conector recto de flecha"/>
                <wp:cNvGraphicFramePr/>
                <a:graphic xmlns:a="http://schemas.openxmlformats.org/drawingml/2006/main">
                  <a:graphicData uri="http://schemas.microsoft.com/office/word/2010/wordprocessingShape">
                    <wps:wsp>
                      <wps:cNvCnPr/>
                      <wps:spPr>
                        <a:xfrm flipH="1">
                          <a:off x="0" y="0"/>
                          <a:ext cx="718186"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6E7FB7D" id="348 Conector recto de flecha" o:spid="_x0000_s1026" type="#_x0000_t32" style="position:absolute;margin-left:303.4pt;margin-top:2.7pt;width:56.55pt;height:0;flip:x;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" strokecolor="#4579b8 [3044]">
                <v:stroke endarrow="open"/>
              </v:shape>
            </w:pict>
          </mc:Fallback>
        </mc:AlternateContent>
      </w:r>
    </w:p>
    <w:p w14:paraId="2DB4B9CF" w14:textId="238B86C6" w:rsidR="00650346" w:rsidRPr="004836F6" w:rsidRDefault="009E0A38" w:rsidP="009E0A38">
      <w:pPr>
        <w:jc w:val="both"/>
        <w:rPr>
          <w:rFonts w:ascii="Times New Roman" w:hAnsi="Times New Roman" w:cs="Times New Roman"/>
          <w:b/>
          <w:lang w:val="es-EC"/>
        </w:rPr>
      </w:pPr>
      <w:r w:rsidRPr="004836F6">
        <w:rPr>
          <w:rFonts w:ascii="Times New Roman" w:hAnsi="Times New Roman" w:cs="Times New Roman"/>
          <w:b/>
          <w:lang w:val="es-EC"/>
        </w:rPr>
        <w:t>TEMA: COMPARACIÓN HISTÓRICA (1995-2021) DEL ESTADO ECOLÓGICO Y LAS COMUNIDADES DE MACROINVERTEBRADOS EN RÍOS DEL PÁRAMO ECUATORIANO, PARA EVALUAR EL IMPACTO DE LAS ÁREAS DE CONSERVACIÓN</w:t>
      </w:r>
    </w:p>
    <w:p w14:paraId="3ABE2010" w14:textId="77777777" w:rsidR="009E0A38" w:rsidRPr="004836F6" w:rsidRDefault="009E0A38" w:rsidP="00650346">
      <w:pPr>
        <w:rPr>
          <w:rFonts w:ascii="Times New Roman" w:hAnsi="Times New Roman" w:cs="Times New Roman"/>
          <w:b/>
          <w:lang w:val="es-EC"/>
        </w:rPr>
      </w:pPr>
    </w:p>
    <w:p w14:paraId="0948FA44" w14:textId="184EC11F" w:rsidR="00650346" w:rsidRPr="004836F6" w:rsidRDefault="00650346" w:rsidP="00650346">
      <w:pPr>
        <w:ind w:left="3540" w:firstLine="708"/>
        <w:rPr>
          <w:rFonts w:ascii="Times New Roman" w:hAnsi="Times New Roman" w:cs="Times New Roman"/>
          <w:b/>
          <w:lang w:val="es-EC"/>
        </w:rPr>
      </w:pPr>
      <w:r w:rsidRPr="004836F6">
        <w:rPr>
          <w:rFonts w:ascii="Times New Roman" w:hAnsi="Times New Roman" w:cs="Times New Roman"/>
          <w:b/>
          <w:lang w:val="es-EC"/>
        </w:rPr>
        <w:t>AUTOR:</w:t>
      </w:r>
      <w:r w:rsidR="009E0A38" w:rsidRPr="004836F6">
        <w:rPr>
          <w:rFonts w:ascii="Times New Roman" w:hAnsi="Times New Roman" w:cs="Times New Roman"/>
          <w:b/>
          <w:lang w:val="es-EC"/>
        </w:rPr>
        <w:t xml:space="preserve"> Karina Alexandra Hernández </w:t>
      </w:r>
      <w:proofErr w:type="spellStart"/>
      <w:r w:rsidR="009E0A38" w:rsidRPr="004836F6">
        <w:rPr>
          <w:rFonts w:ascii="Times New Roman" w:hAnsi="Times New Roman" w:cs="Times New Roman"/>
          <w:b/>
          <w:lang w:val="es-EC"/>
        </w:rPr>
        <w:t>Cahueñas</w:t>
      </w:r>
      <w:proofErr w:type="spellEnd"/>
      <w:r w:rsidRPr="004836F6">
        <w:rPr>
          <w:rFonts w:ascii="Times New Roman" w:hAnsi="Times New Roman" w:cs="Times New Roman"/>
          <w:b/>
          <w:lang w:val="es-EC"/>
        </w:rPr>
        <w:t xml:space="preserve">   </w:t>
      </w:r>
    </w:p>
    <w:p w14:paraId="4FB5C1CB" w14:textId="4A021506" w:rsidR="00650346" w:rsidRPr="004836F6" w:rsidRDefault="00650346" w:rsidP="00650346">
      <w:pPr>
        <w:ind w:left="3540" w:firstLine="708"/>
        <w:rPr>
          <w:rFonts w:ascii="Times New Roman" w:hAnsi="Times New Roman" w:cs="Times New Roman"/>
          <w:b/>
          <w:lang w:val="es-EC"/>
        </w:rPr>
      </w:pPr>
      <w:r w:rsidRPr="004836F6">
        <w:rPr>
          <w:rFonts w:ascii="Times New Roman" w:hAnsi="Times New Roman" w:cs="Times New Roman"/>
          <w:b/>
          <w:noProof/>
        </w:rPr>
        <mc:AlternateContent>
          <mc:Choice Requires="wps">
            <w:drawing>
              <wp:anchor distT="0" distB="0" distL="114300" distR="114300" simplePos="0" relativeHeight="251716608" behindDoc="0" locked="0" layoutInCell="1" allowOverlap="1" wp14:anchorId="5DEEFA57" wp14:editId="3406CBD9">
                <wp:simplePos x="0" y="0"/>
                <wp:positionH relativeFrom="column">
                  <wp:posOffset>4657725</wp:posOffset>
                </wp:positionH>
                <wp:positionV relativeFrom="paragraph">
                  <wp:posOffset>247650</wp:posOffset>
                </wp:positionV>
                <wp:extent cx="728980" cy="304800"/>
                <wp:effectExtent l="0" t="0" r="13970" b="19050"/>
                <wp:wrapNone/>
                <wp:docPr id="351" name="351 Rectángulo redondeado"/>
                <wp:cNvGraphicFramePr/>
                <a:graphic xmlns:a="http://schemas.openxmlformats.org/drawingml/2006/main">
                  <a:graphicData uri="http://schemas.microsoft.com/office/word/2010/wordprocessingShape">
                    <wps:wsp>
                      <wps:cNvSpPr/>
                      <wps:spPr>
                        <a:xfrm>
                          <a:off x="0" y="0"/>
                          <a:ext cx="728980" cy="304800"/>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15933D3F" w14:textId="77777777" w:rsidR="00597B1A" w:rsidRPr="003D6429" w:rsidRDefault="00597B1A" w:rsidP="00650346">
                            <w:pPr>
                              <w:spacing w:line="240" w:lineRule="auto"/>
                              <w:rPr>
                                <w:rFonts w:ascii="Times New Roman" w:hAnsi="Times New Roman"/>
                                <w:sz w:val="16"/>
                              </w:rPr>
                            </w:pPr>
                            <w:r>
                              <w:rPr>
                                <w:sz w:val="16"/>
                              </w:rPr>
                              <w:t xml:space="preserve">Un </w:t>
                            </w:r>
                            <w:proofErr w:type="spellStart"/>
                            <w:r>
                              <w:rPr>
                                <w:sz w:val="16"/>
                              </w:rPr>
                              <w:t>espacio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EEFA57" id="351 Rectángulo redondeado" o:spid="_x0000_s1052" style="position:absolute;left:0;text-align:left;margin-left:366.75pt;margin-top:19.5pt;width:57.4pt;height:2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" fillcolor="white [3201]" strokecolor="black [3200]" strokeweight=".25pt">
                <v:textbox>
                  <w:txbxContent>
                    <w:p w14:paraId="15933D3F" w14:textId="77777777" w:rsidR="00597B1A" w:rsidRPr="003D6429" w:rsidRDefault="00597B1A" w:rsidP="00650346">
                      <w:pPr>
                        <w:spacing w:line="240" w:lineRule="auto"/>
                        <w:rPr>
                          <w:rFonts w:ascii="Times New Roman" w:hAnsi="Times New Roman"/>
                          <w:sz w:val="16"/>
                        </w:rPr>
                      </w:pPr>
                      <w:r>
                        <w:rPr>
                          <w:sz w:val="16"/>
                        </w:rPr>
                        <w:t xml:space="preserve">Un </w:t>
                      </w:r>
                      <w:proofErr w:type="spellStart"/>
                      <w:r>
                        <w:rPr>
                          <w:sz w:val="16"/>
                        </w:rPr>
                        <w:t>espacio</w:t>
                      </w:r>
                      <w:proofErr w:type="spellEnd"/>
                    </w:p>
                  </w:txbxContent>
                </v:textbox>
              </v:roundrect>
            </w:pict>
          </mc:Fallback>
        </mc:AlternateContent>
      </w:r>
      <w:r w:rsidR="009E0A38" w:rsidRPr="004836F6">
        <w:rPr>
          <w:rFonts w:ascii="Times New Roman" w:hAnsi="Times New Roman" w:cs="Times New Roman"/>
          <w:b/>
          <w:lang w:val="es-EC"/>
        </w:rPr>
        <w:t>TUTOR: PhD. Ibon Tobes</w:t>
      </w:r>
    </w:p>
    <w:p w14:paraId="0AD86057" w14:textId="77777777" w:rsidR="00650346" w:rsidRPr="004836F6" w:rsidRDefault="00650346" w:rsidP="00650346">
      <w:pPr>
        <w:jc w:val="center"/>
        <w:rPr>
          <w:rFonts w:ascii="Times New Roman" w:hAnsi="Times New Roman" w:cs="Times New Roman"/>
          <w:b/>
          <w:lang w:val="es-EC"/>
        </w:rPr>
      </w:pPr>
      <w:r w:rsidRPr="004836F6">
        <w:rPr>
          <w:rFonts w:ascii="Times New Roman" w:hAnsi="Times New Roman" w:cs="Times New Roman"/>
          <w:b/>
          <w:noProof/>
        </w:rPr>
        <mc:AlternateContent>
          <mc:Choice Requires="wps">
            <w:drawing>
              <wp:anchor distT="0" distB="0" distL="114300" distR="114300" simplePos="0" relativeHeight="251715584" behindDoc="0" locked="0" layoutInCell="1" allowOverlap="1" wp14:anchorId="03C7216C" wp14:editId="0959DAB2">
                <wp:simplePos x="0" y="0"/>
                <wp:positionH relativeFrom="column">
                  <wp:posOffset>3852880</wp:posOffset>
                </wp:positionH>
                <wp:positionV relativeFrom="paragraph">
                  <wp:posOffset>110346</wp:posOffset>
                </wp:positionV>
                <wp:extent cx="718186" cy="0"/>
                <wp:effectExtent l="38100" t="76200" r="0" b="114300"/>
                <wp:wrapNone/>
                <wp:docPr id="350" name="350 Conector recto de flecha"/>
                <wp:cNvGraphicFramePr/>
                <a:graphic xmlns:a="http://schemas.openxmlformats.org/drawingml/2006/main">
                  <a:graphicData uri="http://schemas.microsoft.com/office/word/2010/wordprocessingShape">
                    <wps:wsp>
                      <wps:cNvCnPr/>
                      <wps:spPr>
                        <a:xfrm flipH="1">
                          <a:off x="0" y="0"/>
                          <a:ext cx="718186"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3282FF4" id="350 Conector recto de flecha" o:spid="_x0000_s1026" type="#_x0000_t32" style="position:absolute;margin-left:303.4pt;margin-top:8.7pt;width:56.55pt;height:0;flip:x;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" strokecolor="#4579b8 [3044]">
                <v:stroke endarrow="open"/>
              </v:shape>
            </w:pict>
          </mc:Fallback>
        </mc:AlternateContent>
      </w:r>
    </w:p>
    <w:p w14:paraId="29F4AA0C" w14:textId="77777777" w:rsidR="00650346" w:rsidRPr="004836F6" w:rsidRDefault="00650346" w:rsidP="00650346">
      <w:pPr>
        <w:jc w:val="center"/>
        <w:rPr>
          <w:rFonts w:ascii="Times New Roman" w:hAnsi="Times New Roman" w:cs="Times New Roman"/>
          <w:b/>
          <w:lang w:val="es-EC"/>
        </w:rPr>
      </w:pPr>
      <w:r w:rsidRPr="004836F6">
        <w:rPr>
          <w:rFonts w:ascii="Times New Roman" w:hAnsi="Times New Roman" w:cs="Times New Roman"/>
          <w:b/>
          <w:lang w:val="es-EC"/>
        </w:rPr>
        <w:t>RESUMEN EJECUTIVO</w:t>
      </w:r>
    </w:p>
    <w:p w14:paraId="2A2C49EE" w14:textId="77777777" w:rsidR="00650346" w:rsidRPr="004836F6" w:rsidRDefault="00650346" w:rsidP="00650346">
      <w:pPr>
        <w:jc w:val="both"/>
        <w:rPr>
          <w:rFonts w:ascii="Times New Roman" w:hAnsi="Times New Roman" w:cs="Times New Roman"/>
          <w:b/>
          <w:color w:val="FF0000"/>
          <w:lang w:val="es-EC"/>
        </w:rPr>
      </w:pPr>
    </w:p>
    <w:p w14:paraId="001CF273" w14:textId="77777777" w:rsidR="00650346" w:rsidRPr="004836F6" w:rsidRDefault="00650346" w:rsidP="00650346">
      <w:pPr>
        <w:spacing w:line="240" w:lineRule="auto"/>
        <w:jc w:val="both"/>
        <w:rPr>
          <w:rFonts w:ascii="Times New Roman" w:hAnsi="Times New Roman" w:cs="Times New Roman"/>
          <w:b/>
          <w:szCs w:val="24"/>
          <w:lang w:val="es-EC"/>
        </w:rPr>
      </w:pPr>
      <w:r w:rsidRPr="004836F6">
        <w:rPr>
          <w:rFonts w:ascii="Times New Roman" w:hAnsi="Times New Roman" w:cs="Times New Roman"/>
          <w:b/>
          <w:szCs w:val="24"/>
          <w:lang w:val="es-EC"/>
        </w:rPr>
        <w:t>(Redactar el resumen del trabajo de titulación en un solo párrafo, hasta 300 palabras en el idioma español de manera clara, explicita y deben estar redactados en un solo párrafo, a reglón seguido e interlineado. Su contenido debe abarcar el problema, objetivo, hipótesis, la metodología empleada, los principales resultados obtenidos y conclusiones. Este contenido debe estar implícito en la redacción, en forma de ensayo. Las ideas deben ser redactadas de manera formal y estar ordenadas de manera clara, con la debida puntuación, en oraciones cortas)</w:t>
      </w:r>
    </w:p>
    <w:p w14:paraId="718DE816" w14:textId="77777777" w:rsidR="00650346" w:rsidRPr="004836F6" w:rsidRDefault="00650346" w:rsidP="00650346">
      <w:pPr>
        <w:ind w:firstLine="708"/>
        <w:jc w:val="both"/>
        <w:rPr>
          <w:rFonts w:ascii="Times New Roman" w:hAnsi="Times New Roman" w:cs="Times New Roman"/>
          <w:b/>
          <w:lang w:val="es-EC"/>
        </w:rPr>
      </w:pPr>
    </w:p>
    <w:p w14:paraId="6C0D8AAD" w14:textId="77777777" w:rsidR="00650346" w:rsidRPr="004836F6" w:rsidRDefault="00650346" w:rsidP="00650346">
      <w:pPr>
        <w:ind w:firstLine="708"/>
        <w:jc w:val="both"/>
        <w:rPr>
          <w:rFonts w:ascii="Times New Roman" w:hAnsi="Times New Roman" w:cs="Times New Roman"/>
          <w:b/>
          <w:lang w:val="es-EC"/>
        </w:rPr>
      </w:pPr>
      <w:r w:rsidRPr="004836F6">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57278374" wp14:editId="21EADA1A">
                <wp:simplePos x="0" y="0"/>
                <wp:positionH relativeFrom="column">
                  <wp:posOffset>673735</wp:posOffset>
                </wp:positionH>
                <wp:positionV relativeFrom="paragraph">
                  <wp:posOffset>35560</wp:posOffset>
                </wp:positionV>
                <wp:extent cx="3455670" cy="1757680"/>
                <wp:effectExtent l="0" t="0" r="11430" b="13970"/>
                <wp:wrapNone/>
                <wp:docPr id="346"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5670" cy="1757680"/>
                        </a:xfrm>
                        <a:prstGeom prst="rect">
                          <a:avLst/>
                        </a:prstGeom>
                        <a:solidFill>
                          <a:srgbClr val="FFFFFF"/>
                        </a:solidFill>
                        <a:ln w="9525">
                          <a:solidFill>
                            <a:srgbClr val="000000"/>
                          </a:solidFill>
                          <a:miter lim="800000"/>
                          <a:headEnd/>
                          <a:tailEnd/>
                        </a:ln>
                      </wps:spPr>
                      <wps:txbx>
                        <w:txbxContent>
                          <w:p w14:paraId="61BD4A7E" w14:textId="77777777" w:rsidR="00597B1A" w:rsidRPr="00650346" w:rsidRDefault="00597B1A" w:rsidP="00650346">
                            <w:pPr>
                              <w:jc w:val="both"/>
                              <w:rPr>
                                <w:rFonts w:ascii="Times New Roman" w:hAnsi="Times New Roman"/>
                                <w:b/>
                                <w:lang w:val="es-EC"/>
                              </w:rPr>
                            </w:pPr>
                            <w:r w:rsidRPr="00650346">
                              <w:rPr>
                                <w:rFonts w:ascii="Times New Roman" w:hAnsi="Times New Roman"/>
                                <w:b/>
                                <w:lang w:val="es-EC"/>
                              </w:rPr>
                              <w:t>NOTA: RESUMEN EN ESPAÑOL Y EN INGLES</w:t>
                            </w:r>
                          </w:p>
                          <w:p w14:paraId="35DFA974" w14:textId="77777777" w:rsidR="00597B1A" w:rsidRPr="00650346" w:rsidRDefault="00597B1A" w:rsidP="00650346">
                            <w:pPr>
                              <w:jc w:val="both"/>
                              <w:rPr>
                                <w:rFonts w:ascii="Times New Roman" w:hAnsi="Times New Roman"/>
                                <w:b/>
                                <w:lang w:val="es-EC"/>
                              </w:rPr>
                            </w:pPr>
                            <w:r w:rsidRPr="00650346">
                              <w:rPr>
                                <w:rFonts w:ascii="Times New Roman" w:hAnsi="Times New Roman"/>
                                <w:b/>
                                <w:lang w:val="es-EC"/>
                              </w:rPr>
                              <w:t xml:space="preserve">RESUMEN EN LA PRIMERA HOJA, </w:t>
                            </w:r>
                          </w:p>
                          <w:p w14:paraId="60748D46" w14:textId="77777777" w:rsidR="00597B1A" w:rsidRPr="00650346" w:rsidRDefault="00597B1A" w:rsidP="00650346">
                            <w:pPr>
                              <w:jc w:val="both"/>
                              <w:rPr>
                                <w:rFonts w:ascii="Times New Roman" w:hAnsi="Times New Roman"/>
                                <w:b/>
                                <w:lang w:val="es-EC"/>
                              </w:rPr>
                            </w:pPr>
                            <w:r w:rsidRPr="00650346">
                              <w:rPr>
                                <w:rFonts w:ascii="Times New Roman" w:hAnsi="Times New Roman"/>
                                <w:b/>
                                <w:lang w:val="es-EC"/>
                              </w:rPr>
                              <w:t xml:space="preserve">ABSTRACT EN LA HOJA SIGUIENTE CON EL MISMO ESQUEMA </w:t>
                            </w:r>
                          </w:p>
                          <w:p w14:paraId="725C90DE" w14:textId="77777777" w:rsidR="00597B1A" w:rsidRPr="00650346" w:rsidRDefault="00597B1A" w:rsidP="00650346">
                            <w:pPr>
                              <w:rPr>
                                <w:lang w:val="es-EC"/>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278374" id="_x0000_t202" coordsize="21600,21600" o:spt="202" path="m,l,21600r21600,l21600,xe">
                <v:stroke joinstyle="miter"/>
                <v:path gradientshapeok="t" o:connecttype="rect"/>
              </v:shapetype>
              <v:shape id="Cuadro de texto 9" o:spid="_x0000_s1053" type="#_x0000_t202" style="position:absolute;left:0;text-align:left;margin-left:53.05pt;margin-top:2.8pt;width:272.1pt;height:138.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">
                <v:textbox>
                  <w:txbxContent>
                    <w:p w14:paraId="61BD4A7E" w14:textId="77777777" w:rsidR="00597B1A" w:rsidRPr="00650346" w:rsidRDefault="00597B1A" w:rsidP="00650346">
                      <w:pPr>
                        <w:jc w:val="both"/>
                        <w:rPr>
                          <w:rFonts w:ascii="Times New Roman" w:hAnsi="Times New Roman"/>
                          <w:b/>
                          <w:lang w:val="es-EC"/>
                        </w:rPr>
                      </w:pPr>
                      <w:r w:rsidRPr="00650346">
                        <w:rPr>
                          <w:rFonts w:ascii="Times New Roman" w:hAnsi="Times New Roman"/>
                          <w:b/>
                          <w:lang w:val="es-EC"/>
                        </w:rPr>
                        <w:t>NOTA: RESUMEN EN ESPAÑOL Y EN INGLES</w:t>
                      </w:r>
                    </w:p>
                    <w:p w14:paraId="35DFA974" w14:textId="77777777" w:rsidR="00597B1A" w:rsidRPr="00650346" w:rsidRDefault="00597B1A" w:rsidP="00650346">
                      <w:pPr>
                        <w:jc w:val="both"/>
                        <w:rPr>
                          <w:rFonts w:ascii="Times New Roman" w:hAnsi="Times New Roman"/>
                          <w:b/>
                          <w:lang w:val="es-EC"/>
                        </w:rPr>
                      </w:pPr>
                      <w:r w:rsidRPr="00650346">
                        <w:rPr>
                          <w:rFonts w:ascii="Times New Roman" w:hAnsi="Times New Roman"/>
                          <w:b/>
                          <w:lang w:val="es-EC"/>
                        </w:rPr>
                        <w:t xml:space="preserve">RESUMEN EN LA PRIMERA HOJA, </w:t>
                      </w:r>
                    </w:p>
                    <w:p w14:paraId="60748D46" w14:textId="77777777" w:rsidR="00597B1A" w:rsidRPr="00650346" w:rsidRDefault="00597B1A" w:rsidP="00650346">
                      <w:pPr>
                        <w:jc w:val="both"/>
                        <w:rPr>
                          <w:rFonts w:ascii="Times New Roman" w:hAnsi="Times New Roman"/>
                          <w:b/>
                          <w:lang w:val="es-EC"/>
                        </w:rPr>
                      </w:pPr>
                      <w:r w:rsidRPr="00650346">
                        <w:rPr>
                          <w:rFonts w:ascii="Times New Roman" w:hAnsi="Times New Roman"/>
                          <w:b/>
                          <w:lang w:val="es-EC"/>
                        </w:rPr>
                        <w:t xml:space="preserve">ABSTRACT EN LA HOJA SIGUIENTE CON EL MISMO ESQUEMA </w:t>
                      </w:r>
                    </w:p>
                    <w:p w14:paraId="725C90DE" w14:textId="77777777" w:rsidR="00597B1A" w:rsidRPr="00650346" w:rsidRDefault="00597B1A" w:rsidP="00650346">
                      <w:pPr>
                        <w:rPr>
                          <w:lang w:val="es-EC"/>
                        </w:rPr>
                      </w:pPr>
                    </w:p>
                  </w:txbxContent>
                </v:textbox>
              </v:shape>
            </w:pict>
          </mc:Fallback>
        </mc:AlternateContent>
      </w:r>
    </w:p>
    <w:p w14:paraId="5E8E12A5" w14:textId="77777777" w:rsidR="00650346" w:rsidRPr="004836F6" w:rsidRDefault="00650346" w:rsidP="00650346">
      <w:pPr>
        <w:ind w:firstLine="708"/>
        <w:jc w:val="both"/>
        <w:rPr>
          <w:rFonts w:ascii="Times New Roman" w:hAnsi="Times New Roman" w:cs="Times New Roman"/>
          <w:b/>
          <w:lang w:val="es-EC"/>
        </w:rPr>
      </w:pPr>
    </w:p>
    <w:p w14:paraId="0B6E3144" w14:textId="77777777" w:rsidR="00650346" w:rsidRPr="004836F6" w:rsidRDefault="00650346" w:rsidP="00650346">
      <w:pPr>
        <w:ind w:firstLine="708"/>
        <w:jc w:val="both"/>
        <w:rPr>
          <w:rFonts w:ascii="Times New Roman" w:hAnsi="Times New Roman" w:cs="Times New Roman"/>
          <w:b/>
          <w:lang w:val="es-EC"/>
        </w:rPr>
      </w:pPr>
    </w:p>
    <w:p w14:paraId="1D64B1B5" w14:textId="77777777" w:rsidR="00650346" w:rsidRPr="004836F6" w:rsidRDefault="00650346" w:rsidP="00650346">
      <w:pPr>
        <w:ind w:firstLine="708"/>
        <w:jc w:val="both"/>
        <w:rPr>
          <w:rFonts w:ascii="Times New Roman" w:hAnsi="Times New Roman" w:cs="Times New Roman"/>
          <w:b/>
          <w:lang w:val="es-EC"/>
        </w:rPr>
      </w:pPr>
    </w:p>
    <w:p w14:paraId="3B02227A" w14:textId="77777777" w:rsidR="00650346" w:rsidRPr="004836F6" w:rsidRDefault="00650346" w:rsidP="00650346">
      <w:pPr>
        <w:ind w:firstLine="708"/>
        <w:jc w:val="both"/>
        <w:rPr>
          <w:rFonts w:ascii="Times New Roman" w:hAnsi="Times New Roman" w:cs="Times New Roman"/>
          <w:b/>
          <w:lang w:val="es-EC"/>
        </w:rPr>
      </w:pPr>
    </w:p>
    <w:p w14:paraId="5BF18539" w14:textId="77777777" w:rsidR="00650346" w:rsidRPr="004836F6" w:rsidRDefault="00650346" w:rsidP="00650346">
      <w:pPr>
        <w:ind w:firstLine="708"/>
        <w:jc w:val="both"/>
        <w:rPr>
          <w:rFonts w:ascii="Times New Roman" w:hAnsi="Times New Roman" w:cs="Times New Roman"/>
          <w:b/>
          <w:lang w:val="es-EC"/>
        </w:rPr>
      </w:pPr>
    </w:p>
    <w:p w14:paraId="5B90D2EB" w14:textId="77777777" w:rsidR="00650346" w:rsidRPr="004836F6" w:rsidRDefault="00650346" w:rsidP="00650346">
      <w:pPr>
        <w:ind w:firstLine="708"/>
        <w:jc w:val="both"/>
        <w:rPr>
          <w:rFonts w:ascii="Times New Roman" w:hAnsi="Times New Roman" w:cs="Times New Roman"/>
          <w:b/>
          <w:lang w:val="es-EC"/>
        </w:rPr>
      </w:pPr>
    </w:p>
    <w:p w14:paraId="5DF85AD5" w14:textId="77777777" w:rsidR="00650346" w:rsidRPr="004836F6" w:rsidRDefault="00650346" w:rsidP="00650346">
      <w:pPr>
        <w:jc w:val="both"/>
        <w:rPr>
          <w:rFonts w:ascii="Times New Roman" w:hAnsi="Times New Roman" w:cs="Times New Roman"/>
          <w:b/>
          <w:lang w:val="es-EC"/>
        </w:rPr>
      </w:pPr>
    </w:p>
    <w:p w14:paraId="1BC198F0" w14:textId="77777777" w:rsidR="00650346" w:rsidRPr="004836F6" w:rsidRDefault="00650346" w:rsidP="00650346">
      <w:pPr>
        <w:jc w:val="both"/>
        <w:rPr>
          <w:rFonts w:ascii="Times New Roman" w:hAnsi="Times New Roman" w:cs="Times New Roman"/>
          <w:b/>
          <w:lang w:val="es-EC"/>
        </w:rPr>
      </w:pPr>
    </w:p>
    <w:p w14:paraId="4CED5362" w14:textId="77777777" w:rsidR="009E0A38" w:rsidRPr="004836F6" w:rsidRDefault="009E0A38" w:rsidP="00650346">
      <w:pPr>
        <w:jc w:val="both"/>
        <w:rPr>
          <w:rFonts w:ascii="Times New Roman" w:hAnsi="Times New Roman" w:cs="Times New Roman"/>
          <w:b/>
          <w:lang w:val="es-EC"/>
        </w:rPr>
      </w:pPr>
    </w:p>
    <w:p w14:paraId="47A4A607" w14:textId="77777777" w:rsidR="009E0A38" w:rsidRPr="004836F6" w:rsidRDefault="009E0A38" w:rsidP="00650346">
      <w:pPr>
        <w:jc w:val="both"/>
        <w:rPr>
          <w:rFonts w:ascii="Times New Roman" w:hAnsi="Times New Roman" w:cs="Times New Roman"/>
          <w:b/>
          <w:lang w:val="es-EC"/>
        </w:rPr>
      </w:pPr>
    </w:p>
    <w:p w14:paraId="5CB4BDCF" w14:textId="77777777" w:rsidR="009E0A38" w:rsidRPr="004836F6" w:rsidRDefault="00650346" w:rsidP="00650346">
      <w:pPr>
        <w:jc w:val="both"/>
        <w:rPr>
          <w:rFonts w:ascii="Times New Roman" w:hAnsi="Times New Roman" w:cs="Times New Roman"/>
          <w:b/>
          <w:lang w:val="es-EC"/>
        </w:rPr>
      </w:pPr>
      <w:r w:rsidRPr="004836F6">
        <w:rPr>
          <w:rFonts w:ascii="Times New Roman" w:hAnsi="Times New Roman" w:cs="Times New Roman"/>
          <w:b/>
          <w:lang w:val="es-EC"/>
        </w:rPr>
        <w:t xml:space="preserve">DESCRIPTORES: </w:t>
      </w:r>
      <w:r w:rsidR="009E0A38" w:rsidRPr="004836F6">
        <w:rPr>
          <w:rFonts w:ascii="Times New Roman" w:hAnsi="Times New Roman" w:cs="Times New Roman"/>
          <w:lang w:val="es-EC"/>
        </w:rPr>
        <w:t>Andes tropicales, macroinvertebrados acuáticos, páramo, áreas de conservación.</w:t>
      </w:r>
    </w:p>
    <w:p w14:paraId="584DA2A4" w14:textId="77777777" w:rsidR="00650346" w:rsidRPr="004836F6" w:rsidRDefault="00650346" w:rsidP="00650346">
      <w:pPr>
        <w:jc w:val="center"/>
        <w:rPr>
          <w:rFonts w:ascii="Times New Roman" w:hAnsi="Times New Roman" w:cs="Times New Roman"/>
          <w:b/>
          <w:szCs w:val="24"/>
          <w:lang w:val="es-EC"/>
        </w:rPr>
      </w:pPr>
      <w:r w:rsidRPr="004836F6">
        <w:rPr>
          <w:rFonts w:ascii="Times New Roman" w:hAnsi="Times New Roman" w:cs="Times New Roman"/>
          <w:b/>
          <w:noProof/>
          <w:sz w:val="36"/>
        </w:rPr>
        <mc:AlternateContent>
          <mc:Choice Requires="wps">
            <w:drawing>
              <wp:anchor distT="0" distB="0" distL="114300" distR="114300" simplePos="0" relativeHeight="251706368" behindDoc="0" locked="0" layoutInCell="1" allowOverlap="1" wp14:anchorId="49BDCC92" wp14:editId="115DCE90">
                <wp:simplePos x="0" y="0"/>
                <wp:positionH relativeFrom="column">
                  <wp:posOffset>1788735</wp:posOffset>
                </wp:positionH>
                <wp:positionV relativeFrom="paragraph">
                  <wp:posOffset>866368</wp:posOffset>
                </wp:positionV>
                <wp:extent cx="1916349" cy="495935"/>
                <wp:effectExtent l="0" t="0" r="27305" b="18415"/>
                <wp:wrapNone/>
                <wp:docPr id="338" name="338 Rectángulo redondeado"/>
                <wp:cNvGraphicFramePr/>
                <a:graphic xmlns:a="http://schemas.openxmlformats.org/drawingml/2006/main">
                  <a:graphicData uri="http://schemas.microsoft.com/office/word/2010/wordprocessingShape">
                    <wps:wsp>
                      <wps:cNvSpPr/>
                      <wps:spPr>
                        <a:xfrm>
                          <a:off x="0" y="0"/>
                          <a:ext cx="1916349"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65B31353" w14:textId="77777777" w:rsidR="00597B1A" w:rsidRPr="00650346" w:rsidRDefault="00597B1A" w:rsidP="00650346">
                            <w:pPr>
                              <w:spacing w:line="240" w:lineRule="auto"/>
                              <w:jc w:val="center"/>
                              <w:rPr>
                                <w:rFonts w:ascii="Times New Roman" w:hAnsi="Times New Roman"/>
                                <w:sz w:val="16"/>
                                <w:lang w:val="es-EC"/>
                              </w:rPr>
                            </w:pPr>
                            <w:r w:rsidRPr="00650346">
                              <w:rPr>
                                <w:sz w:val="16"/>
                                <w:lang w:val="es-EC"/>
                              </w:rPr>
                              <w:t>Colocar # de página en romanos, a un centímetro del borde de la pagina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BDCC92" id="338 Rectángulo redondeado" o:spid="_x0000_s1054" style="position:absolute;left:0;text-align:left;margin-left:140.85pt;margin-top:68.2pt;width:150.9pt;height:39.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" fillcolor="white [3201]" strokecolor="black [3200]" strokeweight=".25pt">
                <v:textbox>
                  <w:txbxContent>
                    <w:p w14:paraId="65B31353" w14:textId="77777777" w:rsidR="00597B1A" w:rsidRPr="00650346" w:rsidRDefault="00597B1A" w:rsidP="00650346">
                      <w:pPr>
                        <w:spacing w:line="240" w:lineRule="auto"/>
                        <w:jc w:val="center"/>
                        <w:rPr>
                          <w:rFonts w:ascii="Times New Roman" w:hAnsi="Times New Roman"/>
                          <w:sz w:val="16"/>
                          <w:lang w:val="es-EC"/>
                        </w:rPr>
                      </w:pPr>
                      <w:r w:rsidRPr="00650346">
                        <w:rPr>
                          <w:sz w:val="16"/>
                          <w:lang w:val="es-EC"/>
                        </w:rPr>
                        <w:t>Colocar # de página en romanos, a un centímetro del borde de la pagina</w:t>
                      </w:r>
                    </w:p>
                  </w:txbxContent>
                </v:textbox>
              </v:roundrect>
            </w:pict>
          </mc:Fallback>
        </mc:AlternateContent>
      </w:r>
      <w:r w:rsidRPr="004836F6">
        <w:rPr>
          <w:rFonts w:ascii="Times New Roman" w:hAnsi="Times New Roman" w:cs="Times New Roman"/>
          <w:b/>
          <w:szCs w:val="24"/>
          <w:lang w:val="es-EC"/>
        </w:rPr>
        <w:br w:type="page"/>
      </w:r>
      <w:r w:rsidRPr="004836F6">
        <w:rPr>
          <w:rFonts w:ascii="Times New Roman" w:hAnsi="Times New Roman" w:cs="Times New Roman"/>
          <w:b/>
          <w:szCs w:val="24"/>
          <w:lang w:val="es-EC"/>
        </w:rPr>
        <w:lastRenderedPageBreak/>
        <w:t>UNIVERSIDAD TECNOLÓGICA INDOAMÉRICA</w:t>
      </w:r>
    </w:p>
    <w:p w14:paraId="35654B04" w14:textId="77777777" w:rsidR="00650346" w:rsidRPr="004836F6" w:rsidRDefault="00650346" w:rsidP="00650346">
      <w:pPr>
        <w:jc w:val="center"/>
        <w:rPr>
          <w:rFonts w:ascii="Times New Roman" w:hAnsi="Times New Roman" w:cs="Times New Roman"/>
          <w:b/>
          <w:lang w:val="es-EC"/>
        </w:rPr>
      </w:pPr>
      <w:r w:rsidRPr="004836F6">
        <w:rPr>
          <w:rFonts w:ascii="Times New Roman" w:hAnsi="Times New Roman" w:cs="Times New Roman"/>
          <w:b/>
          <w:noProof/>
          <w:szCs w:val="24"/>
        </w:rPr>
        <mc:AlternateContent>
          <mc:Choice Requires="wps">
            <w:drawing>
              <wp:anchor distT="0" distB="0" distL="114300" distR="114300" simplePos="0" relativeHeight="251701248" behindDoc="0" locked="0" layoutInCell="1" allowOverlap="1" wp14:anchorId="56CA35C4" wp14:editId="267D76AC">
                <wp:simplePos x="0" y="0"/>
                <wp:positionH relativeFrom="column">
                  <wp:posOffset>4665069</wp:posOffset>
                </wp:positionH>
                <wp:positionV relativeFrom="paragraph">
                  <wp:posOffset>-683548</wp:posOffset>
                </wp:positionV>
                <wp:extent cx="1524000" cy="495935"/>
                <wp:effectExtent l="0" t="0" r="19050" b="18415"/>
                <wp:wrapNone/>
                <wp:docPr id="343" name="343 Rectángulo redondeado"/>
                <wp:cNvGraphicFramePr/>
                <a:graphic xmlns:a="http://schemas.openxmlformats.org/drawingml/2006/main">
                  <a:graphicData uri="http://schemas.microsoft.com/office/word/2010/wordprocessingShape">
                    <wps:wsp>
                      <wps:cNvSpPr/>
                      <wps:spPr>
                        <a:xfrm>
                          <a:off x="0" y="0"/>
                          <a:ext cx="1524000"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70A568C3" w14:textId="77777777" w:rsidR="00597B1A" w:rsidRPr="00650346" w:rsidRDefault="00597B1A" w:rsidP="00650346">
                            <w:pPr>
                              <w:spacing w:line="240" w:lineRule="auto"/>
                              <w:rPr>
                                <w:sz w:val="16"/>
                                <w:lang w:val="es-EC"/>
                              </w:rPr>
                            </w:pPr>
                            <w:r w:rsidRPr="00650346">
                              <w:rPr>
                                <w:sz w:val="16"/>
                                <w:lang w:val="es-EC"/>
                              </w:rPr>
                              <w:t xml:space="preserve">Letra Times New </w:t>
                            </w:r>
                            <w:proofErr w:type="spellStart"/>
                            <w:r w:rsidRPr="00650346">
                              <w:rPr>
                                <w:sz w:val="16"/>
                                <w:lang w:val="es-EC"/>
                              </w:rPr>
                              <w:t>Roman</w:t>
                            </w:r>
                            <w:proofErr w:type="spellEnd"/>
                            <w:r w:rsidRPr="00650346">
                              <w:rPr>
                                <w:sz w:val="16"/>
                                <w:lang w:val="es-EC"/>
                              </w:rPr>
                              <w:t xml:space="preserve"> 12</w:t>
                            </w:r>
                          </w:p>
                          <w:p w14:paraId="14B0E88B" w14:textId="77777777" w:rsidR="00597B1A" w:rsidRPr="00650346" w:rsidRDefault="00597B1A" w:rsidP="00650346">
                            <w:pPr>
                              <w:spacing w:line="240" w:lineRule="auto"/>
                              <w:rPr>
                                <w:rFonts w:ascii="Times New Roman" w:hAnsi="Times New Roman"/>
                                <w:sz w:val="16"/>
                                <w:lang w:val="es-EC"/>
                              </w:rPr>
                            </w:pPr>
                            <w:r w:rsidRPr="00650346">
                              <w:rPr>
                                <w:sz w:val="16"/>
                                <w:lang w:val="es-EC"/>
                              </w:rPr>
                              <w:t>Interlinea 1,5, Una sola Hoja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CA35C4" id="343 Rectángulo redondeado" o:spid="_x0000_s1055" style="position:absolute;left:0;text-align:left;margin-left:367.35pt;margin-top:-53.8pt;width:120pt;height:39.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" fillcolor="white [3201]" strokecolor="black [3200]" strokeweight=".25pt">
                <v:textbox>
                  <w:txbxContent>
                    <w:p w14:paraId="70A568C3" w14:textId="77777777" w:rsidR="00597B1A" w:rsidRPr="00650346" w:rsidRDefault="00597B1A" w:rsidP="00650346">
                      <w:pPr>
                        <w:spacing w:line="240" w:lineRule="auto"/>
                        <w:rPr>
                          <w:sz w:val="16"/>
                          <w:lang w:val="es-EC"/>
                        </w:rPr>
                      </w:pPr>
                      <w:r w:rsidRPr="00650346">
                        <w:rPr>
                          <w:sz w:val="16"/>
                          <w:lang w:val="es-EC"/>
                        </w:rPr>
                        <w:t xml:space="preserve">Letra Times New </w:t>
                      </w:r>
                      <w:proofErr w:type="spellStart"/>
                      <w:r w:rsidRPr="00650346">
                        <w:rPr>
                          <w:sz w:val="16"/>
                          <w:lang w:val="es-EC"/>
                        </w:rPr>
                        <w:t>Roman</w:t>
                      </w:r>
                      <w:proofErr w:type="spellEnd"/>
                      <w:r w:rsidRPr="00650346">
                        <w:rPr>
                          <w:sz w:val="16"/>
                          <w:lang w:val="es-EC"/>
                        </w:rPr>
                        <w:t xml:space="preserve"> 12</w:t>
                      </w:r>
                    </w:p>
                    <w:p w14:paraId="14B0E88B" w14:textId="77777777" w:rsidR="00597B1A" w:rsidRPr="00650346" w:rsidRDefault="00597B1A" w:rsidP="00650346">
                      <w:pPr>
                        <w:spacing w:line="240" w:lineRule="auto"/>
                        <w:rPr>
                          <w:rFonts w:ascii="Times New Roman" w:hAnsi="Times New Roman"/>
                          <w:sz w:val="16"/>
                          <w:lang w:val="es-EC"/>
                        </w:rPr>
                      </w:pPr>
                      <w:r w:rsidRPr="00650346">
                        <w:rPr>
                          <w:sz w:val="16"/>
                          <w:lang w:val="es-EC"/>
                        </w:rPr>
                        <w:t>Interlinea 1,5, Una sola Hoja</w:t>
                      </w:r>
                    </w:p>
                  </w:txbxContent>
                </v:textbox>
              </v:roundrect>
            </w:pict>
          </mc:Fallback>
        </mc:AlternateContent>
      </w:r>
      <w:r w:rsidRPr="004836F6">
        <w:rPr>
          <w:rFonts w:ascii="Times New Roman" w:hAnsi="Times New Roman" w:cs="Times New Roman"/>
          <w:b/>
          <w:lang w:val="es-EC"/>
        </w:rPr>
        <w:t>DIRECCIÓN DE POSGRADO</w:t>
      </w:r>
    </w:p>
    <w:p w14:paraId="09FB9F57" w14:textId="5A7A38BC" w:rsidR="00650346" w:rsidRPr="004836F6" w:rsidRDefault="009E0A38" w:rsidP="00650346">
      <w:pPr>
        <w:jc w:val="center"/>
        <w:rPr>
          <w:rFonts w:ascii="Times New Roman" w:hAnsi="Times New Roman" w:cs="Times New Roman"/>
          <w:b/>
          <w:lang w:val="es-EC"/>
        </w:rPr>
      </w:pPr>
      <w:r w:rsidRPr="004836F6">
        <w:rPr>
          <w:rFonts w:ascii="Times New Roman" w:hAnsi="Times New Roman" w:cs="Times New Roman"/>
          <w:b/>
          <w:lang w:val="es-EC"/>
        </w:rPr>
        <w:t>MAESTRÍA EN BIODIVERSIDAD Y CAMBIO CLIMÁTICO</w:t>
      </w:r>
    </w:p>
    <w:p w14:paraId="151C79A4" w14:textId="77777777" w:rsidR="00650346" w:rsidRPr="004836F6" w:rsidRDefault="00650346" w:rsidP="00650346">
      <w:pPr>
        <w:rPr>
          <w:rFonts w:ascii="Times New Roman" w:hAnsi="Times New Roman" w:cs="Times New Roman"/>
          <w:b/>
          <w:szCs w:val="24"/>
          <w:lang w:val="es-EC"/>
        </w:rPr>
      </w:pPr>
      <w:r w:rsidRPr="004836F6">
        <w:rPr>
          <w:rFonts w:ascii="Times New Roman" w:hAnsi="Times New Roman" w:cs="Times New Roman"/>
          <w:b/>
          <w:noProof/>
          <w:szCs w:val="24"/>
        </w:rPr>
        <mc:AlternateContent>
          <mc:Choice Requires="wps">
            <w:drawing>
              <wp:anchor distT="0" distB="0" distL="114300" distR="114300" simplePos="0" relativeHeight="251702272" behindDoc="0" locked="0" layoutInCell="1" allowOverlap="1" wp14:anchorId="363E6F7D" wp14:editId="1447E16F">
                <wp:simplePos x="0" y="0"/>
                <wp:positionH relativeFrom="column">
                  <wp:posOffset>4314190</wp:posOffset>
                </wp:positionH>
                <wp:positionV relativeFrom="paragraph">
                  <wp:posOffset>186690</wp:posOffset>
                </wp:positionV>
                <wp:extent cx="718185" cy="0"/>
                <wp:effectExtent l="38100" t="76200" r="0" b="114300"/>
                <wp:wrapNone/>
                <wp:docPr id="342" name="342 Conector recto de flecha"/>
                <wp:cNvGraphicFramePr/>
                <a:graphic xmlns:a="http://schemas.openxmlformats.org/drawingml/2006/main">
                  <a:graphicData uri="http://schemas.microsoft.com/office/word/2010/wordprocessingShape">
                    <wps:wsp>
                      <wps:cNvCnPr/>
                      <wps:spPr>
                        <a:xfrm flipH="1">
                          <a:off x="0" y="0"/>
                          <a:ext cx="71818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089396F" id="342 Conector recto de flecha" o:spid="_x0000_s1026" type="#_x0000_t32" style="position:absolute;margin-left:339.7pt;margin-top:14.7pt;width:56.55pt;height:0;flip:x;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" strokecolor="#4579b8 [3044]">
                <v:stroke endarrow="open"/>
              </v:shape>
            </w:pict>
          </mc:Fallback>
        </mc:AlternateContent>
      </w:r>
      <w:r w:rsidRPr="004836F6">
        <w:rPr>
          <w:rFonts w:ascii="Times New Roman" w:hAnsi="Times New Roman" w:cs="Times New Roman"/>
          <w:b/>
          <w:noProof/>
          <w:szCs w:val="24"/>
        </w:rPr>
        <mc:AlternateContent>
          <mc:Choice Requires="wps">
            <w:drawing>
              <wp:anchor distT="0" distB="0" distL="114300" distR="114300" simplePos="0" relativeHeight="251703296" behindDoc="0" locked="0" layoutInCell="1" allowOverlap="1" wp14:anchorId="24A01CB1" wp14:editId="2D798313">
                <wp:simplePos x="0" y="0"/>
                <wp:positionH relativeFrom="column">
                  <wp:posOffset>5029200</wp:posOffset>
                </wp:positionH>
                <wp:positionV relativeFrom="paragraph">
                  <wp:posOffset>30480</wp:posOffset>
                </wp:positionV>
                <wp:extent cx="728980" cy="304800"/>
                <wp:effectExtent l="0" t="0" r="13970" b="19050"/>
                <wp:wrapNone/>
                <wp:docPr id="341" name="341 Rectángulo redondeado"/>
                <wp:cNvGraphicFramePr/>
                <a:graphic xmlns:a="http://schemas.openxmlformats.org/drawingml/2006/main">
                  <a:graphicData uri="http://schemas.microsoft.com/office/word/2010/wordprocessingShape">
                    <wps:wsp>
                      <wps:cNvSpPr/>
                      <wps:spPr>
                        <a:xfrm>
                          <a:off x="0" y="0"/>
                          <a:ext cx="728980" cy="304800"/>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64D73B43" w14:textId="77777777" w:rsidR="00597B1A" w:rsidRPr="003D6429" w:rsidRDefault="00597B1A" w:rsidP="00650346">
                            <w:pPr>
                              <w:spacing w:line="240" w:lineRule="auto"/>
                              <w:rPr>
                                <w:rFonts w:ascii="Times New Roman" w:hAnsi="Times New Roman"/>
                                <w:sz w:val="16"/>
                              </w:rPr>
                            </w:pPr>
                            <w:r>
                              <w:rPr>
                                <w:sz w:val="16"/>
                              </w:rPr>
                              <w:t xml:space="preserve">Un </w:t>
                            </w:r>
                            <w:proofErr w:type="spellStart"/>
                            <w:r>
                              <w:rPr>
                                <w:sz w:val="16"/>
                              </w:rPr>
                              <w:t>espacio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A01CB1" id="341 Rectángulo redondeado" o:spid="_x0000_s1056" style="position:absolute;margin-left:396pt;margin-top:2.4pt;width:57.4pt;height:2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" fillcolor="white [3201]" strokecolor="black [3200]" strokeweight=".25pt">
                <v:textbox>
                  <w:txbxContent>
                    <w:p w14:paraId="64D73B43" w14:textId="77777777" w:rsidR="00597B1A" w:rsidRPr="003D6429" w:rsidRDefault="00597B1A" w:rsidP="00650346">
                      <w:pPr>
                        <w:spacing w:line="240" w:lineRule="auto"/>
                        <w:rPr>
                          <w:rFonts w:ascii="Times New Roman" w:hAnsi="Times New Roman"/>
                          <w:sz w:val="16"/>
                        </w:rPr>
                      </w:pPr>
                      <w:r>
                        <w:rPr>
                          <w:sz w:val="16"/>
                        </w:rPr>
                        <w:t xml:space="preserve">Un </w:t>
                      </w:r>
                      <w:proofErr w:type="spellStart"/>
                      <w:r>
                        <w:rPr>
                          <w:sz w:val="16"/>
                        </w:rPr>
                        <w:t>espacio</w:t>
                      </w:r>
                      <w:proofErr w:type="spellEnd"/>
                    </w:p>
                  </w:txbxContent>
                </v:textbox>
              </v:roundrect>
            </w:pict>
          </mc:Fallback>
        </mc:AlternateContent>
      </w:r>
    </w:p>
    <w:p w14:paraId="293BA5BD" w14:textId="75F53B55" w:rsidR="009E0A38" w:rsidRPr="004836F6" w:rsidRDefault="009E0A38" w:rsidP="009E0A38">
      <w:pPr>
        <w:rPr>
          <w:rFonts w:ascii="Times New Roman" w:hAnsi="Times New Roman" w:cs="Times New Roman"/>
          <w:b/>
        </w:rPr>
      </w:pPr>
      <w:r w:rsidRPr="004836F6">
        <w:rPr>
          <w:rFonts w:ascii="Times New Roman" w:hAnsi="Times New Roman" w:cs="Times New Roman"/>
          <w:b/>
          <w:szCs w:val="24"/>
        </w:rPr>
        <w:t xml:space="preserve">THEME: </w:t>
      </w:r>
      <w:r w:rsidRPr="004836F6">
        <w:rPr>
          <w:rFonts w:ascii="Times New Roman" w:hAnsi="Times New Roman" w:cs="Times New Roman"/>
          <w:b/>
        </w:rPr>
        <w:t>HISTORICAL ASSESSMENT (1995-2021) OF THE ECOLOGICAL TEMPLATE AND THE MACROINVERTEBRATE COMMUNITIES IN PARAMO RIVERS OF ECUADOR, TO EVALUATE THE CONSERVATION AREAS</w:t>
      </w:r>
    </w:p>
    <w:p w14:paraId="57B64859" w14:textId="77777777" w:rsidR="009E0A38" w:rsidRPr="004836F6" w:rsidRDefault="009E0A38" w:rsidP="009E0A38">
      <w:pPr>
        <w:jc w:val="both"/>
        <w:rPr>
          <w:rFonts w:ascii="Times New Roman" w:hAnsi="Times New Roman" w:cs="Times New Roman"/>
          <w:b/>
          <w:szCs w:val="24"/>
        </w:rPr>
      </w:pPr>
    </w:p>
    <w:p w14:paraId="60C80BC3" w14:textId="73226B67" w:rsidR="00650346" w:rsidRPr="004836F6" w:rsidRDefault="009E0A38" w:rsidP="009E0A38">
      <w:pPr>
        <w:ind w:left="3540"/>
        <w:rPr>
          <w:rFonts w:ascii="Times New Roman" w:hAnsi="Times New Roman" w:cs="Times New Roman"/>
          <w:b/>
          <w:szCs w:val="24"/>
          <w:lang w:val="es-EC"/>
        </w:rPr>
      </w:pPr>
      <w:r w:rsidRPr="004836F6">
        <w:rPr>
          <w:rFonts w:ascii="Times New Roman" w:hAnsi="Times New Roman" w:cs="Times New Roman"/>
          <w:b/>
          <w:szCs w:val="24"/>
          <w:lang w:val="es-EC"/>
        </w:rPr>
        <w:t xml:space="preserve">AUTHOR: </w:t>
      </w:r>
      <w:r w:rsidRPr="004836F6">
        <w:rPr>
          <w:rFonts w:ascii="Times New Roman" w:hAnsi="Times New Roman" w:cs="Times New Roman"/>
          <w:szCs w:val="24"/>
          <w:lang w:val="es-EC"/>
        </w:rPr>
        <w:t xml:space="preserve">Karina Alexandra Hernández </w:t>
      </w:r>
      <w:proofErr w:type="spellStart"/>
      <w:r w:rsidRPr="004836F6">
        <w:rPr>
          <w:rFonts w:ascii="Times New Roman" w:hAnsi="Times New Roman" w:cs="Times New Roman"/>
          <w:szCs w:val="24"/>
          <w:lang w:val="es-EC"/>
        </w:rPr>
        <w:t>Cahueñas</w:t>
      </w:r>
      <w:proofErr w:type="spellEnd"/>
      <w:r w:rsidR="00650346" w:rsidRPr="004836F6">
        <w:rPr>
          <w:rFonts w:ascii="Times New Roman" w:hAnsi="Times New Roman" w:cs="Times New Roman"/>
          <w:b/>
          <w:szCs w:val="24"/>
          <w:lang w:val="es-EC"/>
        </w:rPr>
        <w:t xml:space="preserve">    </w:t>
      </w:r>
    </w:p>
    <w:p w14:paraId="75783292" w14:textId="0FFC6EC1" w:rsidR="00650346" w:rsidRPr="004836F6" w:rsidRDefault="00650346" w:rsidP="00650346">
      <w:pPr>
        <w:ind w:left="3540" w:firstLine="708"/>
        <w:rPr>
          <w:rFonts w:ascii="Times New Roman" w:hAnsi="Times New Roman" w:cs="Times New Roman"/>
          <w:b/>
          <w:szCs w:val="24"/>
        </w:rPr>
      </w:pPr>
      <w:r w:rsidRPr="006F026F">
        <w:rPr>
          <w:rFonts w:ascii="Times New Roman" w:hAnsi="Times New Roman" w:cs="Times New Roman"/>
          <w:b/>
          <w:szCs w:val="24"/>
          <w:lang w:val="es-EC"/>
        </w:rPr>
        <w:t xml:space="preserve">TUTOR: </w:t>
      </w:r>
      <w:r w:rsidR="009E0A38" w:rsidRPr="006F026F">
        <w:rPr>
          <w:rFonts w:ascii="Times New Roman" w:hAnsi="Times New Roman" w:cs="Times New Roman"/>
          <w:szCs w:val="24"/>
          <w:lang w:val="es-EC"/>
        </w:rPr>
        <w:t xml:space="preserve">PhD. </w:t>
      </w:r>
      <w:proofErr w:type="spellStart"/>
      <w:r w:rsidR="009E0A38" w:rsidRPr="004836F6">
        <w:rPr>
          <w:rFonts w:ascii="Times New Roman" w:hAnsi="Times New Roman" w:cs="Times New Roman"/>
          <w:szCs w:val="24"/>
        </w:rPr>
        <w:t>Ibon</w:t>
      </w:r>
      <w:proofErr w:type="spellEnd"/>
      <w:r w:rsidR="009E0A38" w:rsidRPr="004836F6">
        <w:rPr>
          <w:rFonts w:ascii="Times New Roman" w:hAnsi="Times New Roman" w:cs="Times New Roman"/>
          <w:szCs w:val="24"/>
        </w:rPr>
        <w:t xml:space="preserve"> </w:t>
      </w:r>
      <w:proofErr w:type="spellStart"/>
      <w:r w:rsidR="009E0A38" w:rsidRPr="004836F6">
        <w:rPr>
          <w:rFonts w:ascii="Times New Roman" w:hAnsi="Times New Roman" w:cs="Times New Roman"/>
          <w:szCs w:val="24"/>
        </w:rPr>
        <w:t>Tobes</w:t>
      </w:r>
      <w:proofErr w:type="spellEnd"/>
      <w:r w:rsidRPr="004836F6">
        <w:rPr>
          <w:rFonts w:ascii="Times New Roman" w:hAnsi="Times New Roman" w:cs="Times New Roman"/>
          <w:b/>
          <w:szCs w:val="24"/>
        </w:rPr>
        <w:t xml:space="preserve">    </w:t>
      </w:r>
    </w:p>
    <w:p w14:paraId="1F390493" w14:textId="77777777" w:rsidR="00650346" w:rsidRPr="004836F6" w:rsidRDefault="00650346" w:rsidP="00650346">
      <w:pPr>
        <w:jc w:val="center"/>
        <w:rPr>
          <w:rFonts w:ascii="Times New Roman" w:hAnsi="Times New Roman" w:cs="Times New Roman"/>
          <w:b/>
          <w:szCs w:val="24"/>
        </w:rPr>
      </w:pPr>
      <w:r w:rsidRPr="004836F6">
        <w:rPr>
          <w:rFonts w:ascii="Times New Roman" w:hAnsi="Times New Roman" w:cs="Times New Roman"/>
          <w:b/>
          <w:noProof/>
          <w:szCs w:val="24"/>
        </w:rPr>
        <mc:AlternateContent>
          <mc:Choice Requires="wps">
            <w:drawing>
              <wp:anchor distT="0" distB="0" distL="114300" distR="114300" simplePos="0" relativeHeight="251704320" behindDoc="0" locked="0" layoutInCell="1" allowOverlap="1" wp14:anchorId="29A64266" wp14:editId="6A4E1C5E">
                <wp:simplePos x="0" y="0"/>
                <wp:positionH relativeFrom="column">
                  <wp:posOffset>4380865</wp:posOffset>
                </wp:positionH>
                <wp:positionV relativeFrom="paragraph">
                  <wp:posOffset>175260</wp:posOffset>
                </wp:positionV>
                <wp:extent cx="718185" cy="0"/>
                <wp:effectExtent l="38100" t="76200" r="0" b="114300"/>
                <wp:wrapNone/>
                <wp:docPr id="340" name="340 Conector recto de flecha"/>
                <wp:cNvGraphicFramePr/>
                <a:graphic xmlns:a="http://schemas.openxmlformats.org/drawingml/2006/main">
                  <a:graphicData uri="http://schemas.microsoft.com/office/word/2010/wordprocessingShape">
                    <wps:wsp>
                      <wps:cNvCnPr/>
                      <wps:spPr>
                        <a:xfrm flipH="1">
                          <a:off x="0" y="0"/>
                          <a:ext cx="71818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C3888F2" id="340 Conector recto de flecha" o:spid="_x0000_s1026" type="#_x0000_t32" style="position:absolute;margin-left:344.95pt;margin-top:13.8pt;width:56.55pt;height:0;flip:x;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" strokecolor="#4579b8 [3044]">
                <v:stroke endarrow="open"/>
              </v:shape>
            </w:pict>
          </mc:Fallback>
        </mc:AlternateContent>
      </w:r>
      <w:r w:rsidRPr="004836F6">
        <w:rPr>
          <w:rFonts w:ascii="Times New Roman" w:hAnsi="Times New Roman" w:cs="Times New Roman"/>
          <w:b/>
          <w:noProof/>
          <w:szCs w:val="24"/>
        </w:rPr>
        <mc:AlternateContent>
          <mc:Choice Requires="wps">
            <w:drawing>
              <wp:anchor distT="0" distB="0" distL="114300" distR="114300" simplePos="0" relativeHeight="251705344" behindDoc="0" locked="0" layoutInCell="1" allowOverlap="1" wp14:anchorId="51A32FC5" wp14:editId="7C6C6870">
                <wp:simplePos x="0" y="0"/>
                <wp:positionH relativeFrom="column">
                  <wp:posOffset>5093071</wp:posOffset>
                </wp:positionH>
                <wp:positionV relativeFrom="paragraph">
                  <wp:posOffset>36195</wp:posOffset>
                </wp:positionV>
                <wp:extent cx="728980" cy="304800"/>
                <wp:effectExtent l="0" t="0" r="13970" b="19050"/>
                <wp:wrapNone/>
                <wp:docPr id="339" name="339 Rectángulo redondeado"/>
                <wp:cNvGraphicFramePr/>
                <a:graphic xmlns:a="http://schemas.openxmlformats.org/drawingml/2006/main">
                  <a:graphicData uri="http://schemas.microsoft.com/office/word/2010/wordprocessingShape">
                    <wps:wsp>
                      <wps:cNvSpPr/>
                      <wps:spPr>
                        <a:xfrm>
                          <a:off x="0" y="0"/>
                          <a:ext cx="728980" cy="304800"/>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73AE7C04" w14:textId="77777777" w:rsidR="00597B1A" w:rsidRPr="003D6429" w:rsidRDefault="00597B1A" w:rsidP="00650346">
                            <w:pPr>
                              <w:spacing w:line="240" w:lineRule="auto"/>
                              <w:rPr>
                                <w:rFonts w:ascii="Times New Roman" w:hAnsi="Times New Roman"/>
                                <w:sz w:val="16"/>
                              </w:rPr>
                            </w:pPr>
                            <w:r>
                              <w:rPr>
                                <w:sz w:val="16"/>
                              </w:rPr>
                              <w:t xml:space="preserve">Un </w:t>
                            </w:r>
                            <w:proofErr w:type="spellStart"/>
                            <w:r>
                              <w:rPr>
                                <w:sz w:val="16"/>
                              </w:rPr>
                              <w:t>espacio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A32FC5" id="339 Rectángulo redondeado" o:spid="_x0000_s1057" style="position:absolute;left:0;text-align:left;margin-left:401.05pt;margin-top:2.85pt;width:57.4pt;height:2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" fillcolor="white [3201]" strokecolor="black [3200]" strokeweight=".25pt">
                <v:textbox>
                  <w:txbxContent>
                    <w:p w14:paraId="73AE7C04" w14:textId="77777777" w:rsidR="00597B1A" w:rsidRPr="003D6429" w:rsidRDefault="00597B1A" w:rsidP="00650346">
                      <w:pPr>
                        <w:spacing w:line="240" w:lineRule="auto"/>
                        <w:rPr>
                          <w:rFonts w:ascii="Times New Roman" w:hAnsi="Times New Roman"/>
                          <w:sz w:val="16"/>
                        </w:rPr>
                      </w:pPr>
                      <w:r>
                        <w:rPr>
                          <w:sz w:val="16"/>
                        </w:rPr>
                        <w:t xml:space="preserve">Un </w:t>
                      </w:r>
                      <w:proofErr w:type="spellStart"/>
                      <w:r>
                        <w:rPr>
                          <w:sz w:val="16"/>
                        </w:rPr>
                        <w:t>espacio</w:t>
                      </w:r>
                      <w:proofErr w:type="spellEnd"/>
                    </w:p>
                  </w:txbxContent>
                </v:textbox>
              </v:roundrect>
            </w:pict>
          </mc:Fallback>
        </mc:AlternateContent>
      </w:r>
    </w:p>
    <w:p w14:paraId="697146DA" w14:textId="77777777" w:rsidR="00650346" w:rsidRPr="004836F6" w:rsidRDefault="00650346" w:rsidP="00650346">
      <w:pPr>
        <w:jc w:val="center"/>
        <w:rPr>
          <w:rFonts w:ascii="Times New Roman" w:hAnsi="Times New Roman" w:cs="Times New Roman"/>
          <w:b/>
          <w:szCs w:val="24"/>
        </w:rPr>
      </w:pPr>
      <w:r w:rsidRPr="004836F6">
        <w:rPr>
          <w:rFonts w:ascii="Times New Roman" w:hAnsi="Times New Roman" w:cs="Times New Roman"/>
          <w:b/>
          <w:szCs w:val="24"/>
        </w:rPr>
        <w:t>ABSTRACT</w:t>
      </w:r>
    </w:p>
    <w:p w14:paraId="39B81607" w14:textId="77777777" w:rsidR="00650346" w:rsidRPr="004836F6" w:rsidRDefault="00650346" w:rsidP="00650346">
      <w:pPr>
        <w:jc w:val="both"/>
        <w:rPr>
          <w:rFonts w:ascii="Times New Roman" w:hAnsi="Times New Roman" w:cs="Times New Roman"/>
          <w:b/>
          <w:color w:val="FF0000"/>
          <w:szCs w:val="24"/>
        </w:rPr>
      </w:pPr>
    </w:p>
    <w:p w14:paraId="6631D58B" w14:textId="77777777" w:rsidR="00650346" w:rsidRPr="004836F6" w:rsidRDefault="00650346" w:rsidP="00650346">
      <w:pPr>
        <w:jc w:val="both"/>
        <w:rPr>
          <w:rFonts w:ascii="Times New Roman" w:hAnsi="Times New Roman" w:cs="Times New Roman"/>
          <w:b/>
          <w:color w:val="FF0000"/>
          <w:szCs w:val="24"/>
        </w:rPr>
      </w:pPr>
    </w:p>
    <w:p w14:paraId="20DA2EE2" w14:textId="77777777" w:rsidR="00650346" w:rsidRPr="004836F6" w:rsidRDefault="00650346" w:rsidP="00650346">
      <w:pPr>
        <w:jc w:val="both"/>
        <w:rPr>
          <w:rFonts w:ascii="Times New Roman" w:hAnsi="Times New Roman" w:cs="Times New Roman"/>
          <w:color w:val="FF0000"/>
          <w:szCs w:val="24"/>
        </w:rPr>
      </w:pPr>
      <w:r w:rsidRPr="004836F6">
        <w:rPr>
          <w:rFonts w:ascii="Times New Roman" w:hAnsi="Times New Roman" w:cs="Times New Roman"/>
          <w:color w:val="FF0000"/>
          <w:szCs w:val="24"/>
        </w:rPr>
        <w:t xml:space="preserve">(Keep the meaning, organization and intention of its Spanish </w:t>
      </w:r>
      <w:proofErr w:type="spellStart"/>
      <w:r w:rsidRPr="004836F6">
        <w:rPr>
          <w:rFonts w:ascii="Times New Roman" w:hAnsi="Times New Roman" w:cs="Times New Roman"/>
          <w:color w:val="FF0000"/>
          <w:szCs w:val="24"/>
        </w:rPr>
        <w:t>versión</w:t>
      </w:r>
      <w:proofErr w:type="spellEnd"/>
      <w:r w:rsidRPr="004836F6">
        <w:rPr>
          <w:rFonts w:ascii="Times New Roman" w:hAnsi="Times New Roman" w:cs="Times New Roman"/>
          <w:color w:val="FF0000"/>
          <w:szCs w:val="24"/>
        </w:rPr>
        <w:t xml:space="preserve">. Avoid direct </w:t>
      </w:r>
      <w:proofErr w:type="spellStart"/>
      <w:r w:rsidRPr="004836F6">
        <w:rPr>
          <w:rFonts w:ascii="Times New Roman" w:hAnsi="Times New Roman" w:cs="Times New Roman"/>
          <w:color w:val="FF0000"/>
          <w:szCs w:val="24"/>
        </w:rPr>
        <w:t>tranlation</w:t>
      </w:r>
      <w:proofErr w:type="spellEnd"/>
      <w:r w:rsidRPr="004836F6">
        <w:rPr>
          <w:rFonts w:ascii="Times New Roman" w:hAnsi="Times New Roman" w:cs="Times New Roman"/>
          <w:color w:val="FF0000"/>
          <w:szCs w:val="24"/>
        </w:rPr>
        <w:t xml:space="preserve"> and using Internet translators as well. Proofread and contrast it with the Spanish text.)</w:t>
      </w:r>
    </w:p>
    <w:p w14:paraId="6D455177" w14:textId="77777777" w:rsidR="00650346" w:rsidRPr="004836F6" w:rsidRDefault="00650346" w:rsidP="00650346">
      <w:pPr>
        <w:ind w:firstLine="708"/>
        <w:jc w:val="both"/>
        <w:rPr>
          <w:rFonts w:ascii="Times New Roman" w:hAnsi="Times New Roman" w:cs="Times New Roman"/>
          <w:b/>
          <w:szCs w:val="24"/>
        </w:rPr>
      </w:pPr>
    </w:p>
    <w:p w14:paraId="1753395F" w14:textId="77777777" w:rsidR="00650346" w:rsidRPr="004836F6" w:rsidRDefault="00650346" w:rsidP="00650346">
      <w:pPr>
        <w:ind w:firstLine="708"/>
        <w:jc w:val="both"/>
        <w:rPr>
          <w:rFonts w:ascii="Times New Roman" w:hAnsi="Times New Roman" w:cs="Times New Roman"/>
          <w:b/>
          <w:szCs w:val="24"/>
        </w:rPr>
      </w:pPr>
    </w:p>
    <w:p w14:paraId="6ECC9DCB" w14:textId="77777777" w:rsidR="00650346" w:rsidRPr="004836F6" w:rsidRDefault="00650346" w:rsidP="00650346">
      <w:pPr>
        <w:ind w:firstLine="708"/>
        <w:jc w:val="both"/>
        <w:rPr>
          <w:rFonts w:ascii="Times New Roman" w:hAnsi="Times New Roman" w:cs="Times New Roman"/>
          <w:b/>
          <w:szCs w:val="24"/>
        </w:rPr>
      </w:pPr>
    </w:p>
    <w:p w14:paraId="3ACE5BFF" w14:textId="77777777" w:rsidR="00650346" w:rsidRPr="004836F6" w:rsidRDefault="00650346" w:rsidP="00650346">
      <w:pPr>
        <w:ind w:firstLine="708"/>
        <w:jc w:val="both"/>
        <w:rPr>
          <w:rFonts w:ascii="Times New Roman" w:hAnsi="Times New Roman" w:cs="Times New Roman"/>
          <w:b/>
          <w:szCs w:val="24"/>
        </w:rPr>
      </w:pPr>
    </w:p>
    <w:p w14:paraId="19AC2B2B" w14:textId="77777777" w:rsidR="00650346" w:rsidRPr="004836F6" w:rsidRDefault="00650346" w:rsidP="00650346">
      <w:pPr>
        <w:ind w:firstLine="708"/>
        <w:jc w:val="both"/>
        <w:rPr>
          <w:rFonts w:ascii="Times New Roman" w:hAnsi="Times New Roman" w:cs="Times New Roman"/>
          <w:b/>
          <w:szCs w:val="24"/>
        </w:rPr>
      </w:pPr>
    </w:p>
    <w:p w14:paraId="7D00C8D0" w14:textId="77777777" w:rsidR="00650346" w:rsidRPr="004836F6" w:rsidRDefault="00650346" w:rsidP="00650346">
      <w:pPr>
        <w:ind w:firstLine="708"/>
        <w:jc w:val="both"/>
        <w:rPr>
          <w:rFonts w:ascii="Times New Roman" w:hAnsi="Times New Roman" w:cs="Times New Roman"/>
          <w:b/>
          <w:szCs w:val="24"/>
        </w:rPr>
      </w:pPr>
    </w:p>
    <w:p w14:paraId="2224DC9C" w14:textId="77777777" w:rsidR="00650346" w:rsidRPr="004836F6" w:rsidRDefault="00650346" w:rsidP="00650346">
      <w:pPr>
        <w:ind w:firstLine="708"/>
        <w:jc w:val="both"/>
        <w:rPr>
          <w:rFonts w:ascii="Times New Roman" w:hAnsi="Times New Roman" w:cs="Times New Roman"/>
          <w:b/>
          <w:szCs w:val="24"/>
        </w:rPr>
      </w:pPr>
    </w:p>
    <w:p w14:paraId="7B3008B0" w14:textId="77777777" w:rsidR="00650346" w:rsidRPr="004836F6" w:rsidRDefault="00650346" w:rsidP="00650346">
      <w:pPr>
        <w:jc w:val="both"/>
        <w:rPr>
          <w:rFonts w:ascii="Times New Roman" w:hAnsi="Times New Roman" w:cs="Times New Roman"/>
          <w:b/>
          <w:szCs w:val="24"/>
        </w:rPr>
      </w:pPr>
    </w:p>
    <w:p w14:paraId="7CCA34BB" w14:textId="77777777" w:rsidR="00650346" w:rsidRPr="004836F6" w:rsidRDefault="00650346" w:rsidP="00650346">
      <w:pPr>
        <w:jc w:val="both"/>
        <w:rPr>
          <w:rFonts w:ascii="Times New Roman" w:hAnsi="Times New Roman" w:cs="Times New Roman"/>
          <w:b/>
          <w:szCs w:val="24"/>
        </w:rPr>
      </w:pPr>
    </w:p>
    <w:p w14:paraId="7455E03E" w14:textId="77777777" w:rsidR="00650346" w:rsidRPr="004836F6" w:rsidRDefault="00650346" w:rsidP="00650346">
      <w:pPr>
        <w:jc w:val="both"/>
        <w:rPr>
          <w:rFonts w:ascii="Times New Roman" w:hAnsi="Times New Roman" w:cs="Times New Roman"/>
          <w:b/>
          <w:szCs w:val="24"/>
        </w:rPr>
      </w:pPr>
    </w:p>
    <w:p w14:paraId="1DF67FBC" w14:textId="3CE36B94" w:rsidR="00650346" w:rsidRPr="004836F6" w:rsidRDefault="00650346" w:rsidP="009E0A38">
      <w:pPr>
        <w:jc w:val="both"/>
        <w:rPr>
          <w:rFonts w:ascii="Times New Roman" w:hAnsi="Times New Roman" w:cs="Times New Roman"/>
          <w:sz w:val="20"/>
          <w:lang w:val="es-EC"/>
        </w:rPr>
      </w:pPr>
      <w:r w:rsidRPr="004836F6">
        <w:rPr>
          <w:rFonts w:ascii="Times New Roman" w:hAnsi="Times New Roman" w:cs="Times New Roman"/>
          <w:b/>
          <w:szCs w:val="24"/>
          <w:lang w:val="es-EC"/>
        </w:rPr>
        <w:t>KEYWORDS</w:t>
      </w:r>
      <w:r w:rsidR="009E0A38" w:rsidRPr="004836F6">
        <w:rPr>
          <w:rFonts w:ascii="Times New Roman" w:hAnsi="Times New Roman" w:cs="Times New Roman"/>
          <w:b/>
          <w:szCs w:val="24"/>
          <w:lang w:val="es-EC"/>
        </w:rPr>
        <w:t xml:space="preserve">: </w:t>
      </w:r>
      <w:r w:rsidR="009E0A38" w:rsidRPr="004836F6">
        <w:rPr>
          <w:rFonts w:ascii="Times New Roman" w:hAnsi="Times New Roman" w:cs="Times New Roman"/>
          <w:szCs w:val="24"/>
          <w:lang w:val="es-EC"/>
        </w:rPr>
        <w:t>Tropical</w:t>
      </w:r>
      <w:r w:rsidR="009E0A38" w:rsidRPr="004836F6">
        <w:rPr>
          <w:rFonts w:ascii="Times New Roman" w:hAnsi="Times New Roman" w:cs="Times New Roman"/>
          <w:b/>
          <w:szCs w:val="24"/>
          <w:lang w:val="es-EC"/>
        </w:rPr>
        <w:t xml:space="preserve"> </w:t>
      </w:r>
      <w:r w:rsidR="009E0A38" w:rsidRPr="004836F6">
        <w:rPr>
          <w:rFonts w:ascii="Times New Roman" w:hAnsi="Times New Roman" w:cs="Times New Roman"/>
          <w:lang w:val="es-EC"/>
        </w:rPr>
        <w:t xml:space="preserve">Andes, </w:t>
      </w:r>
      <w:proofErr w:type="spellStart"/>
      <w:r w:rsidR="009E0A38" w:rsidRPr="004836F6">
        <w:rPr>
          <w:rFonts w:ascii="Times New Roman" w:hAnsi="Times New Roman" w:cs="Times New Roman"/>
          <w:lang w:val="es-EC"/>
        </w:rPr>
        <w:t>aquatic</w:t>
      </w:r>
      <w:proofErr w:type="spellEnd"/>
      <w:r w:rsidR="009E0A38" w:rsidRPr="004836F6">
        <w:rPr>
          <w:rFonts w:ascii="Times New Roman" w:hAnsi="Times New Roman" w:cs="Times New Roman"/>
          <w:lang w:val="es-EC"/>
        </w:rPr>
        <w:t xml:space="preserve"> </w:t>
      </w:r>
      <w:proofErr w:type="spellStart"/>
      <w:r w:rsidR="009E0A38" w:rsidRPr="004836F6">
        <w:rPr>
          <w:rFonts w:ascii="Times New Roman" w:hAnsi="Times New Roman" w:cs="Times New Roman"/>
          <w:lang w:val="es-EC"/>
        </w:rPr>
        <w:t>macroinvertebrates</w:t>
      </w:r>
      <w:proofErr w:type="spellEnd"/>
      <w:r w:rsidR="009E0A38" w:rsidRPr="004836F6">
        <w:rPr>
          <w:rFonts w:ascii="Times New Roman" w:hAnsi="Times New Roman" w:cs="Times New Roman"/>
          <w:lang w:val="es-EC"/>
        </w:rPr>
        <w:t xml:space="preserve">, paramo, </w:t>
      </w:r>
      <w:proofErr w:type="spellStart"/>
      <w:r w:rsidR="009E0A38" w:rsidRPr="004836F6">
        <w:rPr>
          <w:rFonts w:ascii="Times New Roman" w:hAnsi="Times New Roman" w:cs="Times New Roman"/>
          <w:lang w:val="es-EC"/>
        </w:rPr>
        <w:t>conservation</w:t>
      </w:r>
      <w:proofErr w:type="spellEnd"/>
      <w:r w:rsidR="009E0A38" w:rsidRPr="004836F6">
        <w:rPr>
          <w:rFonts w:ascii="Times New Roman" w:hAnsi="Times New Roman" w:cs="Times New Roman"/>
          <w:lang w:val="es-EC"/>
        </w:rPr>
        <w:t xml:space="preserve"> áreas.</w:t>
      </w:r>
    </w:p>
    <w:p w14:paraId="148F1548" w14:textId="77777777" w:rsidR="00650346" w:rsidRPr="004836F6" w:rsidRDefault="00650346" w:rsidP="00650346">
      <w:pPr>
        <w:spacing w:line="240" w:lineRule="auto"/>
        <w:jc w:val="both"/>
        <w:rPr>
          <w:rFonts w:ascii="Times New Roman" w:hAnsi="Times New Roman" w:cs="Times New Roman"/>
          <w:sz w:val="20"/>
          <w:lang w:val="es-EC"/>
        </w:rPr>
      </w:pPr>
    </w:p>
    <w:p w14:paraId="503037A8" w14:textId="77777777" w:rsidR="00650346" w:rsidRPr="004836F6" w:rsidRDefault="00650346" w:rsidP="00650346">
      <w:pPr>
        <w:spacing w:line="240" w:lineRule="auto"/>
        <w:jc w:val="both"/>
        <w:rPr>
          <w:rFonts w:ascii="Times New Roman" w:hAnsi="Times New Roman" w:cs="Times New Roman"/>
          <w:sz w:val="20"/>
          <w:lang w:val="es-EC"/>
        </w:rPr>
      </w:pPr>
    </w:p>
    <w:p w14:paraId="64D41354" w14:textId="77777777" w:rsidR="00650346" w:rsidRPr="004836F6" w:rsidRDefault="00650346" w:rsidP="00650346">
      <w:pPr>
        <w:spacing w:line="240" w:lineRule="auto"/>
        <w:jc w:val="right"/>
        <w:rPr>
          <w:rFonts w:ascii="Times New Roman" w:hAnsi="Times New Roman" w:cs="Times New Roman"/>
          <w:b/>
          <w:sz w:val="20"/>
          <w:lang w:val="es-EC"/>
        </w:rPr>
      </w:pPr>
    </w:p>
    <w:p w14:paraId="36F65B8D" w14:textId="77777777" w:rsidR="00650346" w:rsidRPr="004836F6" w:rsidRDefault="00650346" w:rsidP="00650346">
      <w:pPr>
        <w:spacing w:line="240" w:lineRule="auto"/>
        <w:jc w:val="right"/>
        <w:rPr>
          <w:rFonts w:ascii="Times New Roman" w:hAnsi="Times New Roman" w:cs="Times New Roman"/>
          <w:b/>
          <w:sz w:val="20"/>
          <w:lang w:val="es-EC"/>
        </w:rPr>
      </w:pPr>
      <w:r w:rsidRPr="004836F6">
        <w:rPr>
          <w:rFonts w:ascii="Times New Roman" w:hAnsi="Times New Roman" w:cs="Times New Roman"/>
          <w:b/>
          <w:noProof/>
          <w:sz w:val="36"/>
        </w:rPr>
        <mc:AlternateContent>
          <mc:Choice Requires="wps">
            <w:drawing>
              <wp:anchor distT="0" distB="0" distL="114300" distR="114300" simplePos="0" relativeHeight="251707392" behindDoc="0" locked="0" layoutInCell="1" allowOverlap="1" wp14:anchorId="65EF82A7" wp14:editId="30742526">
                <wp:simplePos x="0" y="0"/>
                <wp:positionH relativeFrom="column">
                  <wp:posOffset>1571192</wp:posOffset>
                </wp:positionH>
                <wp:positionV relativeFrom="paragraph">
                  <wp:posOffset>404441</wp:posOffset>
                </wp:positionV>
                <wp:extent cx="1915795" cy="495935"/>
                <wp:effectExtent l="0" t="0" r="27305" b="18415"/>
                <wp:wrapNone/>
                <wp:docPr id="344" name="344 Rectángulo redondeado"/>
                <wp:cNvGraphicFramePr/>
                <a:graphic xmlns:a="http://schemas.openxmlformats.org/drawingml/2006/main">
                  <a:graphicData uri="http://schemas.microsoft.com/office/word/2010/wordprocessingShape">
                    <wps:wsp>
                      <wps:cNvSpPr/>
                      <wps:spPr>
                        <a:xfrm>
                          <a:off x="0" y="0"/>
                          <a:ext cx="1915795" cy="495935"/>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192A9FE4" w14:textId="77777777" w:rsidR="00597B1A" w:rsidRPr="00650346" w:rsidRDefault="00597B1A" w:rsidP="00650346">
                            <w:pPr>
                              <w:spacing w:line="240" w:lineRule="auto"/>
                              <w:jc w:val="center"/>
                              <w:rPr>
                                <w:rFonts w:ascii="Times New Roman" w:hAnsi="Times New Roman"/>
                                <w:sz w:val="16"/>
                                <w:lang w:val="es-EC"/>
                              </w:rPr>
                            </w:pPr>
                            <w:r w:rsidRPr="00650346">
                              <w:rPr>
                                <w:sz w:val="16"/>
                                <w:lang w:val="es-EC"/>
                              </w:rPr>
                              <w:t>Colocar # de página en romanos, a un centímetro del borde de la pagina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F82A7" id="344 Rectángulo redondeado" o:spid="_x0000_s1058" style="position:absolute;left:0;text-align:left;margin-left:123.7pt;margin-top:31.85pt;width:150.85pt;height:39.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" fillcolor="white [3201]" strokecolor="black [3200]" strokeweight=".25pt">
                <v:textbox>
                  <w:txbxContent>
                    <w:p w14:paraId="192A9FE4" w14:textId="77777777" w:rsidR="00597B1A" w:rsidRPr="00650346" w:rsidRDefault="00597B1A" w:rsidP="00650346">
                      <w:pPr>
                        <w:spacing w:line="240" w:lineRule="auto"/>
                        <w:jc w:val="center"/>
                        <w:rPr>
                          <w:rFonts w:ascii="Times New Roman" w:hAnsi="Times New Roman"/>
                          <w:sz w:val="16"/>
                          <w:lang w:val="es-EC"/>
                        </w:rPr>
                      </w:pPr>
                      <w:r w:rsidRPr="00650346">
                        <w:rPr>
                          <w:sz w:val="16"/>
                          <w:lang w:val="es-EC"/>
                        </w:rPr>
                        <w:t>Colocar # de página en romanos, a un centímetro del borde de la pagina</w:t>
                      </w:r>
                    </w:p>
                  </w:txbxContent>
                </v:textbox>
              </v:roundrect>
            </w:pict>
          </mc:Fallback>
        </mc:AlternateContent>
      </w:r>
      <w:r w:rsidRPr="004836F6">
        <w:rPr>
          <w:rFonts w:ascii="Times New Roman" w:hAnsi="Times New Roman" w:cs="Times New Roman"/>
          <w:b/>
          <w:sz w:val="20"/>
          <w:lang w:val="es-EC"/>
        </w:rPr>
        <w:t>(FIRMA Y SELLO DEPARTAMENTO DE IDIOMAS)</w:t>
      </w:r>
    </w:p>
    <w:p w14:paraId="2423087D" w14:textId="77777777" w:rsidR="00650346" w:rsidRPr="004836F6" w:rsidRDefault="00650346" w:rsidP="00650346">
      <w:pPr>
        <w:jc w:val="center"/>
        <w:rPr>
          <w:rFonts w:ascii="Times New Roman" w:hAnsi="Times New Roman" w:cs="Times New Roman"/>
          <w:b/>
          <w:lang w:val="es-ES_tradnl"/>
        </w:rPr>
      </w:pPr>
    </w:p>
    <w:p w14:paraId="4D4E135B" w14:textId="77777777" w:rsidR="00650346" w:rsidRPr="004836F6" w:rsidRDefault="00650346" w:rsidP="001B3EC1">
      <w:pPr>
        <w:spacing w:line="240" w:lineRule="auto"/>
        <w:jc w:val="both"/>
        <w:rPr>
          <w:rFonts w:ascii="Times New Roman" w:eastAsia="Times New Roman" w:hAnsi="Times New Roman" w:cs="Times New Roman"/>
          <w:b/>
          <w:color w:val="0000FF"/>
          <w:lang w:val="es-ES_tradnl"/>
        </w:rPr>
      </w:pPr>
    </w:p>
    <w:p w14:paraId="75B068F9" w14:textId="77777777" w:rsidR="00650346" w:rsidRPr="004836F6" w:rsidRDefault="00650346" w:rsidP="001B3EC1">
      <w:pPr>
        <w:spacing w:line="240" w:lineRule="auto"/>
        <w:jc w:val="both"/>
        <w:rPr>
          <w:rFonts w:ascii="Times New Roman" w:eastAsia="Times New Roman" w:hAnsi="Times New Roman" w:cs="Times New Roman"/>
          <w:b/>
          <w:color w:val="0000FF"/>
          <w:lang w:val="es-EC"/>
        </w:rPr>
      </w:pPr>
    </w:p>
    <w:p w14:paraId="0BB7FFA3" w14:textId="77777777" w:rsidR="00650346" w:rsidRPr="004836F6" w:rsidRDefault="00650346" w:rsidP="001B3EC1">
      <w:pPr>
        <w:spacing w:line="240" w:lineRule="auto"/>
        <w:jc w:val="both"/>
        <w:rPr>
          <w:rFonts w:ascii="Times New Roman" w:eastAsia="Times New Roman" w:hAnsi="Times New Roman" w:cs="Times New Roman"/>
          <w:b/>
          <w:color w:val="0000FF"/>
          <w:lang w:val="es-EC"/>
        </w:rPr>
      </w:pPr>
    </w:p>
    <w:p w14:paraId="2CD6C856" w14:textId="77777777" w:rsidR="00650346" w:rsidRPr="004836F6" w:rsidRDefault="00650346" w:rsidP="001B3EC1">
      <w:pPr>
        <w:spacing w:line="240" w:lineRule="auto"/>
        <w:jc w:val="both"/>
        <w:rPr>
          <w:rFonts w:ascii="Times New Roman" w:eastAsia="Times New Roman" w:hAnsi="Times New Roman" w:cs="Times New Roman"/>
          <w:b/>
          <w:color w:val="0000FF"/>
          <w:lang w:val="es-EC"/>
        </w:rPr>
      </w:pPr>
    </w:p>
    <w:p w14:paraId="00000001" w14:textId="629FC2A0" w:rsidR="00F609E8" w:rsidRPr="004836F6" w:rsidRDefault="00650346" w:rsidP="001B3EC1">
      <w:pPr>
        <w:spacing w:line="240" w:lineRule="auto"/>
        <w:jc w:val="both"/>
        <w:rPr>
          <w:rFonts w:ascii="Times New Roman" w:eastAsia="Times New Roman" w:hAnsi="Times New Roman" w:cs="Times New Roman"/>
          <w:b/>
          <w:color w:val="0000FF"/>
          <w:lang w:val="es-EC"/>
        </w:rPr>
      </w:pPr>
      <w:r w:rsidRPr="004836F6">
        <w:rPr>
          <w:rFonts w:ascii="Times New Roman" w:eastAsia="Times New Roman" w:hAnsi="Times New Roman" w:cs="Times New Roman"/>
          <w:b/>
          <w:color w:val="0000FF"/>
          <w:lang w:val="es-EC"/>
        </w:rPr>
        <w:t xml:space="preserve"> </w:t>
      </w:r>
    </w:p>
    <w:p w14:paraId="00000002" w14:textId="77777777" w:rsidR="00F609E8" w:rsidRPr="004836F6" w:rsidRDefault="00F609E8" w:rsidP="001B3EC1">
      <w:pPr>
        <w:spacing w:line="240" w:lineRule="auto"/>
        <w:rPr>
          <w:rFonts w:ascii="Times New Roman" w:hAnsi="Times New Roman" w:cs="Times New Roman"/>
          <w:color w:val="0000FF"/>
          <w:lang w:val="es-EC"/>
        </w:rPr>
      </w:pPr>
    </w:p>
    <w:p w14:paraId="7BA2D18C" w14:textId="77777777" w:rsidR="009E0A38" w:rsidRPr="004836F6" w:rsidRDefault="009E0A38" w:rsidP="001B3EC1">
      <w:pPr>
        <w:spacing w:line="240" w:lineRule="auto"/>
        <w:rPr>
          <w:rFonts w:ascii="Times New Roman" w:hAnsi="Times New Roman" w:cs="Times New Roman"/>
          <w:color w:val="0000FF"/>
          <w:lang w:val="es-EC"/>
        </w:rPr>
      </w:pPr>
    </w:p>
    <w:p w14:paraId="304DDE53" w14:textId="77777777" w:rsidR="009E0A38" w:rsidRPr="004836F6" w:rsidRDefault="009E0A38" w:rsidP="001B3EC1">
      <w:pPr>
        <w:spacing w:line="240" w:lineRule="auto"/>
        <w:rPr>
          <w:rFonts w:ascii="Times New Roman" w:hAnsi="Times New Roman" w:cs="Times New Roman"/>
          <w:color w:val="0000FF"/>
          <w:lang w:val="es-EC"/>
        </w:rPr>
      </w:pPr>
    </w:p>
    <w:p w14:paraId="3656D05F" w14:textId="77777777" w:rsidR="009E0A38" w:rsidRPr="004836F6" w:rsidRDefault="009E0A38" w:rsidP="001B3EC1">
      <w:pPr>
        <w:spacing w:line="240" w:lineRule="auto"/>
        <w:rPr>
          <w:rFonts w:ascii="Times New Roman" w:hAnsi="Times New Roman" w:cs="Times New Roman"/>
          <w:color w:val="0000FF"/>
          <w:lang w:val="es-EC"/>
        </w:rPr>
      </w:pPr>
    </w:p>
    <w:p w14:paraId="3B84AB85" w14:textId="77777777" w:rsidR="009E0A38" w:rsidRPr="004836F6" w:rsidRDefault="009E0A38" w:rsidP="001B3EC1">
      <w:pPr>
        <w:spacing w:line="240" w:lineRule="auto"/>
        <w:rPr>
          <w:rFonts w:ascii="Times New Roman" w:hAnsi="Times New Roman" w:cs="Times New Roman"/>
          <w:color w:val="0000FF"/>
          <w:lang w:val="es-EC"/>
        </w:rPr>
      </w:pPr>
    </w:p>
    <w:p w14:paraId="6BB4F371" w14:textId="77777777" w:rsidR="009E0A38" w:rsidRPr="004836F6" w:rsidRDefault="009E0A38" w:rsidP="001B3EC1">
      <w:pPr>
        <w:spacing w:line="240" w:lineRule="auto"/>
        <w:rPr>
          <w:rFonts w:ascii="Times New Roman" w:hAnsi="Times New Roman" w:cs="Times New Roman"/>
          <w:color w:val="0000FF"/>
          <w:lang w:val="es-EC"/>
        </w:rPr>
      </w:pPr>
    </w:p>
    <w:p w14:paraId="17EC25FF" w14:textId="77777777" w:rsidR="009E0A38" w:rsidRPr="004836F6" w:rsidRDefault="009E0A38" w:rsidP="001B3EC1">
      <w:pPr>
        <w:spacing w:line="240" w:lineRule="auto"/>
        <w:rPr>
          <w:rFonts w:ascii="Times New Roman" w:hAnsi="Times New Roman" w:cs="Times New Roman"/>
          <w:color w:val="0000FF"/>
          <w:lang w:val="es-EC"/>
        </w:rPr>
      </w:pPr>
    </w:p>
    <w:p w14:paraId="597A697F" w14:textId="77777777" w:rsidR="009E0A38" w:rsidRPr="004836F6" w:rsidRDefault="009E0A38" w:rsidP="001B3EC1">
      <w:pPr>
        <w:spacing w:line="240" w:lineRule="auto"/>
        <w:rPr>
          <w:rFonts w:ascii="Times New Roman" w:hAnsi="Times New Roman" w:cs="Times New Roman"/>
          <w:color w:val="0000FF"/>
          <w:lang w:val="es-EC"/>
        </w:rPr>
      </w:pPr>
    </w:p>
    <w:p w14:paraId="482E2060" w14:textId="77777777" w:rsidR="009E0A38" w:rsidRPr="004836F6" w:rsidRDefault="009E0A38" w:rsidP="001B3EC1">
      <w:pPr>
        <w:spacing w:line="240" w:lineRule="auto"/>
        <w:rPr>
          <w:rFonts w:ascii="Times New Roman" w:hAnsi="Times New Roman" w:cs="Times New Roman"/>
          <w:color w:val="0000FF"/>
          <w:lang w:val="es-EC"/>
        </w:rPr>
      </w:pPr>
    </w:p>
    <w:p w14:paraId="2C9CEAA7" w14:textId="77777777" w:rsidR="009E0A38" w:rsidRPr="004836F6" w:rsidRDefault="009E0A38" w:rsidP="001B3EC1">
      <w:pPr>
        <w:spacing w:line="240" w:lineRule="auto"/>
        <w:rPr>
          <w:rFonts w:ascii="Times New Roman" w:hAnsi="Times New Roman" w:cs="Times New Roman"/>
          <w:color w:val="0000FF"/>
          <w:lang w:val="es-EC"/>
        </w:rPr>
      </w:pPr>
    </w:p>
    <w:p w14:paraId="1AE2D21A" w14:textId="77777777" w:rsidR="009E0A38" w:rsidRPr="004836F6" w:rsidRDefault="009E0A38" w:rsidP="001B3EC1">
      <w:pPr>
        <w:spacing w:line="240" w:lineRule="auto"/>
        <w:rPr>
          <w:rFonts w:ascii="Times New Roman" w:hAnsi="Times New Roman" w:cs="Times New Roman"/>
          <w:color w:val="0000FF"/>
          <w:lang w:val="es-EC"/>
        </w:rPr>
      </w:pPr>
    </w:p>
    <w:p w14:paraId="0AA2E339" w14:textId="77777777" w:rsidR="009E0A38" w:rsidRPr="004836F6" w:rsidRDefault="009E0A38" w:rsidP="001B3EC1">
      <w:pPr>
        <w:spacing w:line="240" w:lineRule="auto"/>
        <w:rPr>
          <w:rFonts w:ascii="Times New Roman" w:hAnsi="Times New Roman" w:cs="Times New Roman"/>
          <w:color w:val="0000FF"/>
          <w:lang w:val="es-EC"/>
        </w:rPr>
      </w:pPr>
    </w:p>
    <w:p w14:paraId="10E754B6" w14:textId="77777777" w:rsidR="009E0A38" w:rsidRPr="004836F6" w:rsidRDefault="009E0A38" w:rsidP="001B3EC1">
      <w:pPr>
        <w:spacing w:line="240" w:lineRule="auto"/>
        <w:rPr>
          <w:rFonts w:ascii="Times New Roman" w:hAnsi="Times New Roman" w:cs="Times New Roman"/>
          <w:color w:val="0000FF"/>
          <w:lang w:val="es-EC"/>
        </w:rPr>
      </w:pPr>
    </w:p>
    <w:p w14:paraId="15A99785" w14:textId="77777777" w:rsidR="009E0A38" w:rsidRPr="004836F6" w:rsidRDefault="009E0A38" w:rsidP="001B3EC1">
      <w:pPr>
        <w:spacing w:line="240" w:lineRule="auto"/>
        <w:rPr>
          <w:rFonts w:ascii="Times New Roman" w:hAnsi="Times New Roman" w:cs="Times New Roman"/>
          <w:color w:val="0000FF"/>
          <w:lang w:val="es-EC"/>
        </w:rPr>
      </w:pPr>
    </w:p>
    <w:p w14:paraId="60DE0666" w14:textId="0BBC8B43" w:rsidR="004836F6" w:rsidRPr="00354EA6" w:rsidRDefault="00F56123" w:rsidP="004836F6">
      <w:pPr>
        <w:jc w:val="both"/>
        <w:rPr>
          <w:rFonts w:ascii="Times New Roman" w:eastAsia="Times New Roman" w:hAnsi="Times New Roman"/>
          <w:b/>
          <w:color w:val="0000FF"/>
          <w:szCs w:val="24"/>
          <w:lang w:val="es-ES_tradnl" w:eastAsia="es-ES"/>
        </w:rPr>
      </w:pPr>
      <w:r w:rsidRPr="00354EA6">
        <w:rPr>
          <w:rFonts w:ascii="Times New Roman" w:eastAsia="Times New Roman" w:hAnsi="Times New Roman"/>
          <w:b/>
          <w:color w:val="0000FF"/>
          <w:szCs w:val="24"/>
          <w:lang w:val="es-ES_tradnl" w:eastAsia="es-ES"/>
        </w:rPr>
        <w:lastRenderedPageBreak/>
        <w:t xml:space="preserve">1. </w:t>
      </w:r>
      <w:r w:rsidR="004836F6" w:rsidRPr="00354EA6">
        <w:rPr>
          <w:rFonts w:ascii="Times New Roman" w:eastAsia="Times New Roman" w:hAnsi="Times New Roman"/>
          <w:b/>
          <w:color w:val="0000FF"/>
          <w:szCs w:val="24"/>
          <w:lang w:val="es-ES_tradnl" w:eastAsia="es-ES"/>
        </w:rPr>
        <w:t xml:space="preserve">CAPÍTULO I: </w:t>
      </w:r>
      <w:r w:rsidR="004836F6" w:rsidRPr="00354EA6">
        <w:rPr>
          <w:rFonts w:ascii="Times New Roman" w:eastAsia="Times New Roman" w:hAnsi="Times New Roman"/>
          <w:bCs/>
          <w:color w:val="0000FF"/>
          <w:szCs w:val="24"/>
          <w:lang w:val="es-ES_tradnl" w:eastAsia="es-ES"/>
        </w:rPr>
        <w:t>INTRODUCCIÓN</w:t>
      </w:r>
    </w:p>
    <w:p w14:paraId="40A867F9" w14:textId="77777777" w:rsidR="004836F6" w:rsidRPr="00354EA6" w:rsidRDefault="004836F6" w:rsidP="001B3EC1">
      <w:pPr>
        <w:spacing w:line="240" w:lineRule="auto"/>
        <w:rPr>
          <w:rFonts w:ascii="Times New Roman" w:hAnsi="Times New Roman" w:cs="Times New Roman"/>
          <w:color w:val="0000FF"/>
          <w:lang w:val="es-EC"/>
        </w:rPr>
      </w:pPr>
    </w:p>
    <w:p w14:paraId="32009EB4" w14:textId="6582B562" w:rsidR="00684DC3" w:rsidRPr="0067779F" w:rsidRDefault="00B345D6" w:rsidP="0067779F">
      <w:pPr>
        <w:pStyle w:val="Prrafodelista"/>
        <w:numPr>
          <w:ilvl w:val="0"/>
          <w:numId w:val="3"/>
        </w:numPr>
        <w:autoSpaceDE w:val="0"/>
        <w:autoSpaceDN w:val="0"/>
        <w:adjustRightInd w:val="0"/>
        <w:spacing w:line="240" w:lineRule="auto"/>
        <w:rPr>
          <w:rFonts w:ascii="Times New Roman" w:hAnsi="Times New Roman"/>
          <w:color w:val="272727"/>
        </w:rPr>
      </w:pPr>
      <w:r w:rsidRPr="0067779F">
        <w:rPr>
          <w:rFonts w:ascii="Times New Roman" w:hAnsi="Times New Roman"/>
        </w:rPr>
        <w:t>El agua dulce ocupa el 0.8% de la superficie terrestre y en ella se encuentra el 6% de la totalidad de las especies del planeta (</w:t>
      </w:r>
      <w:proofErr w:type="spellStart"/>
      <w:r w:rsidRPr="0067779F">
        <w:rPr>
          <w:rFonts w:ascii="Times New Roman" w:hAnsi="Times New Roman"/>
        </w:rPr>
        <w:t>Dudgeon</w:t>
      </w:r>
      <w:proofErr w:type="spellEnd"/>
      <w:r w:rsidRPr="0067779F">
        <w:rPr>
          <w:rFonts w:ascii="Times New Roman" w:hAnsi="Times New Roman"/>
        </w:rPr>
        <w:t xml:space="preserve"> et al., 2006).</w:t>
      </w:r>
      <w:r w:rsidR="008F3E94" w:rsidRPr="0067779F">
        <w:rPr>
          <w:rFonts w:ascii="Times New Roman" w:hAnsi="Times New Roman"/>
        </w:rPr>
        <w:t xml:space="preserve"> </w:t>
      </w:r>
      <w:r w:rsidR="008F3E94" w:rsidRPr="0067779F">
        <w:rPr>
          <w:rFonts w:ascii="Times New Roman" w:hAnsi="Times New Roman"/>
          <w:color w:val="272727"/>
        </w:rPr>
        <w:t xml:space="preserve">Los ríos de agua dulce proporcionan servicios ambientales (Armijos &amp; De </w:t>
      </w:r>
      <w:proofErr w:type="spellStart"/>
      <w:r w:rsidR="008F3E94" w:rsidRPr="0067779F">
        <w:rPr>
          <w:rFonts w:ascii="Times New Roman" w:hAnsi="Times New Roman"/>
          <w:color w:val="272727"/>
        </w:rPr>
        <w:t>Bievre</w:t>
      </w:r>
      <w:proofErr w:type="spellEnd"/>
      <w:r w:rsidR="008F3E94" w:rsidRPr="0067779F">
        <w:rPr>
          <w:rFonts w:ascii="Times New Roman" w:hAnsi="Times New Roman"/>
          <w:color w:val="272727"/>
        </w:rPr>
        <w:t>, 2013). Por ejemplo, regulación climática, agua para consumo</w:t>
      </w:r>
      <w:r w:rsidR="00DA7AFA">
        <w:rPr>
          <w:rFonts w:ascii="Times New Roman" w:hAnsi="Times New Roman"/>
          <w:color w:val="272727"/>
        </w:rPr>
        <w:t xml:space="preserve"> humano</w:t>
      </w:r>
      <w:r w:rsidR="008F3E94" w:rsidRPr="0067779F">
        <w:rPr>
          <w:rFonts w:ascii="Times New Roman" w:hAnsi="Times New Roman"/>
          <w:color w:val="272727"/>
        </w:rPr>
        <w:t>, mantenimiento de la biodiversidad, entre otros (</w:t>
      </w:r>
      <w:proofErr w:type="spellStart"/>
      <w:r w:rsidR="008F3E94" w:rsidRPr="0067779F">
        <w:rPr>
          <w:rFonts w:ascii="Times New Roman" w:hAnsi="Times New Roman"/>
          <w:color w:val="272727"/>
        </w:rPr>
        <w:t>Buytaert</w:t>
      </w:r>
      <w:proofErr w:type="spellEnd"/>
      <w:r w:rsidR="008F3E94" w:rsidRPr="0067779F">
        <w:rPr>
          <w:rFonts w:ascii="Times New Roman" w:hAnsi="Times New Roman"/>
          <w:color w:val="272727"/>
        </w:rPr>
        <w:t xml:space="preserve"> et al., 2018). Pese a ello, en el Antropoceno las actividades humanas han afectado la calidad de los ríos de todo el mundo (</w:t>
      </w:r>
      <w:proofErr w:type="spellStart"/>
      <w:r w:rsidR="008F3E94" w:rsidRPr="0067779F">
        <w:rPr>
          <w:rFonts w:ascii="Times New Roman" w:hAnsi="Times New Roman"/>
          <w:color w:val="272727"/>
        </w:rPr>
        <w:t>Kummu</w:t>
      </w:r>
      <w:proofErr w:type="spellEnd"/>
      <w:r w:rsidR="008F3E94" w:rsidRPr="0067779F">
        <w:rPr>
          <w:rFonts w:ascii="Times New Roman" w:hAnsi="Times New Roman"/>
          <w:color w:val="272727"/>
        </w:rPr>
        <w:t xml:space="preserve"> et</w:t>
      </w:r>
      <w:r w:rsidR="00F0027C">
        <w:rPr>
          <w:rFonts w:ascii="Times New Roman" w:hAnsi="Times New Roman"/>
          <w:color w:val="272727"/>
        </w:rPr>
        <w:t xml:space="preserve"> al., 2016). Lo que ha causado </w:t>
      </w:r>
      <w:r w:rsidR="008F3E94" w:rsidRPr="0067779F">
        <w:rPr>
          <w:rFonts w:ascii="Times New Roman" w:hAnsi="Times New Roman"/>
          <w:color w:val="272727"/>
        </w:rPr>
        <w:t xml:space="preserve">de manera global que los servicios </w:t>
      </w:r>
      <w:r w:rsidR="00F0027C">
        <w:rPr>
          <w:rFonts w:ascii="Times New Roman" w:hAnsi="Times New Roman"/>
          <w:color w:val="272727"/>
        </w:rPr>
        <w:t xml:space="preserve">ambientales de los ecosistemas </w:t>
      </w:r>
      <w:r w:rsidR="008F3E94" w:rsidRPr="0067779F">
        <w:rPr>
          <w:rFonts w:ascii="Times New Roman" w:hAnsi="Times New Roman"/>
          <w:color w:val="272727"/>
        </w:rPr>
        <w:t>de</w:t>
      </w:r>
      <w:r w:rsidR="00F0027C">
        <w:rPr>
          <w:rFonts w:ascii="Times New Roman" w:hAnsi="Times New Roman"/>
          <w:color w:val="272727"/>
        </w:rPr>
        <w:t xml:space="preserve"> agua dulce, se vean afectados </w:t>
      </w:r>
      <w:r w:rsidR="008F3E94" w:rsidRPr="0067779F">
        <w:rPr>
          <w:rFonts w:ascii="Times New Roman" w:hAnsi="Times New Roman"/>
          <w:color w:val="272727"/>
        </w:rPr>
        <w:t xml:space="preserve">reduciendo su capacidad </w:t>
      </w:r>
      <w:r w:rsidR="001A08EC">
        <w:rPr>
          <w:rFonts w:ascii="Times New Roman" w:hAnsi="Times New Roman"/>
          <w:color w:val="272727"/>
        </w:rPr>
        <w:t>de beneficio (Acosta et al., 2019)</w:t>
      </w:r>
      <w:r w:rsidR="008F3E94" w:rsidRPr="0067779F">
        <w:rPr>
          <w:rFonts w:ascii="Times New Roman" w:hAnsi="Times New Roman"/>
          <w:color w:val="272727"/>
        </w:rPr>
        <w:t>.</w:t>
      </w:r>
      <w:r w:rsidR="00684DC3" w:rsidRPr="0067779F">
        <w:rPr>
          <w:rFonts w:ascii="Times New Roman" w:hAnsi="Times New Roman"/>
          <w:color w:val="272727"/>
        </w:rPr>
        <w:t xml:space="preserve"> </w:t>
      </w:r>
      <w:r w:rsidR="00116A37" w:rsidRPr="0067779F">
        <w:rPr>
          <w:rFonts w:ascii="Times New Roman" w:hAnsi="Times New Roman"/>
          <w:color w:val="272727"/>
        </w:rPr>
        <w:t>Uno de l</w:t>
      </w:r>
      <w:r w:rsidR="008F3E94" w:rsidRPr="0067779F">
        <w:rPr>
          <w:rFonts w:ascii="Times New Roman" w:hAnsi="Times New Roman"/>
          <w:color w:val="272727"/>
        </w:rPr>
        <w:t>o</w:t>
      </w:r>
      <w:r w:rsidR="00116A37" w:rsidRPr="0067779F">
        <w:rPr>
          <w:rFonts w:ascii="Times New Roman" w:hAnsi="Times New Roman"/>
          <w:color w:val="272727"/>
        </w:rPr>
        <w:t xml:space="preserve">s factores que han causado el </w:t>
      </w:r>
      <w:r w:rsidR="008F3E94" w:rsidRPr="0067779F">
        <w:rPr>
          <w:rFonts w:ascii="Times New Roman" w:hAnsi="Times New Roman"/>
          <w:color w:val="272727"/>
        </w:rPr>
        <w:t xml:space="preserve">deterioro </w:t>
      </w:r>
      <w:r w:rsidR="00116A37" w:rsidRPr="0067779F">
        <w:rPr>
          <w:rFonts w:ascii="Times New Roman" w:hAnsi="Times New Roman"/>
          <w:color w:val="272727"/>
        </w:rPr>
        <w:t xml:space="preserve">de las </w:t>
      </w:r>
      <w:proofErr w:type="gramStart"/>
      <w:r w:rsidR="00116A37" w:rsidRPr="0067779F">
        <w:rPr>
          <w:rFonts w:ascii="Times New Roman" w:hAnsi="Times New Roman"/>
          <w:color w:val="272727"/>
        </w:rPr>
        <w:t>agua dulces</w:t>
      </w:r>
      <w:proofErr w:type="gramEnd"/>
      <w:r w:rsidR="00116A37" w:rsidRPr="0067779F">
        <w:rPr>
          <w:rFonts w:ascii="Times New Roman" w:hAnsi="Times New Roman"/>
          <w:color w:val="272727"/>
        </w:rPr>
        <w:t xml:space="preserve"> es </w:t>
      </w:r>
      <w:r w:rsidR="008F3E94" w:rsidRPr="0067779F">
        <w:rPr>
          <w:rFonts w:ascii="Times New Roman" w:hAnsi="Times New Roman"/>
          <w:color w:val="272727"/>
        </w:rPr>
        <w:t>el calentamiento glo</w:t>
      </w:r>
      <w:r w:rsidR="00116A37" w:rsidRPr="0067779F">
        <w:rPr>
          <w:rFonts w:ascii="Times New Roman" w:hAnsi="Times New Roman"/>
          <w:color w:val="272727"/>
        </w:rPr>
        <w:t xml:space="preserve">bal (CG) (Acosta et al., 2019). </w:t>
      </w:r>
    </w:p>
    <w:p w14:paraId="7871FB97" w14:textId="77777777" w:rsidR="00684DC3" w:rsidRDefault="00684DC3" w:rsidP="00684DC3">
      <w:pPr>
        <w:autoSpaceDE w:val="0"/>
        <w:autoSpaceDN w:val="0"/>
        <w:adjustRightInd w:val="0"/>
        <w:spacing w:line="240" w:lineRule="auto"/>
        <w:jc w:val="both"/>
        <w:rPr>
          <w:rFonts w:ascii="Times New Roman" w:hAnsi="Times New Roman" w:cs="Times New Roman"/>
          <w:color w:val="272727"/>
          <w:lang w:val="es-EC"/>
        </w:rPr>
      </w:pPr>
    </w:p>
    <w:p w14:paraId="29B731AD" w14:textId="75BF3FAE" w:rsidR="00A7434C" w:rsidRPr="0067779F" w:rsidRDefault="00116A37" w:rsidP="0067779F">
      <w:pPr>
        <w:pStyle w:val="Prrafodelista"/>
        <w:numPr>
          <w:ilvl w:val="0"/>
          <w:numId w:val="3"/>
        </w:numPr>
        <w:autoSpaceDE w:val="0"/>
        <w:autoSpaceDN w:val="0"/>
        <w:adjustRightInd w:val="0"/>
        <w:spacing w:line="240" w:lineRule="auto"/>
        <w:rPr>
          <w:rFonts w:ascii="Times New Roman" w:hAnsi="Times New Roman"/>
        </w:rPr>
      </w:pPr>
      <w:r w:rsidRPr="0067779F">
        <w:rPr>
          <w:rFonts w:ascii="Times New Roman" w:hAnsi="Times New Roman"/>
        </w:rPr>
        <w:t xml:space="preserve">El CG es el incremento de la temperatura media superficial de la tierra (IPCC, 2007), </w:t>
      </w:r>
      <w:r w:rsidR="001A08EC">
        <w:rPr>
          <w:rFonts w:ascii="Times New Roman" w:hAnsi="Times New Roman"/>
        </w:rPr>
        <w:t xml:space="preserve">que se ha </w:t>
      </w:r>
      <w:r w:rsidR="00F0027C">
        <w:rPr>
          <w:rFonts w:ascii="Times New Roman" w:hAnsi="Times New Roman"/>
        </w:rPr>
        <w:t>dado</w:t>
      </w:r>
      <w:r w:rsidRPr="0067779F">
        <w:rPr>
          <w:rFonts w:ascii="Times New Roman" w:hAnsi="Times New Roman"/>
        </w:rPr>
        <w:t xml:space="preserve"> por las actividades humanas (</w:t>
      </w:r>
      <w:proofErr w:type="spellStart"/>
      <w:r w:rsidR="001A08EC">
        <w:rPr>
          <w:rFonts w:ascii="Times New Roman" w:hAnsi="Times New Roman"/>
          <w:color w:val="222222"/>
          <w:shd w:val="clear" w:color="auto" w:fill="FFFFFF"/>
        </w:rPr>
        <w:t>Pierrehumbert</w:t>
      </w:r>
      <w:proofErr w:type="spellEnd"/>
      <w:r w:rsidR="001A08EC">
        <w:rPr>
          <w:rFonts w:ascii="Times New Roman" w:hAnsi="Times New Roman"/>
          <w:color w:val="222222"/>
          <w:shd w:val="clear" w:color="auto" w:fill="FFFFFF"/>
        </w:rPr>
        <w:t>, 2011). El GG</w:t>
      </w:r>
      <w:r w:rsidRPr="0067779F">
        <w:rPr>
          <w:rFonts w:ascii="Times New Roman" w:hAnsi="Times New Roman"/>
          <w:color w:val="222222"/>
          <w:shd w:val="clear" w:color="auto" w:fill="FFFFFF"/>
        </w:rPr>
        <w:t xml:space="preserve"> provoca l</w:t>
      </w:r>
      <w:r w:rsidRPr="0067779F">
        <w:rPr>
          <w:rFonts w:ascii="Times New Roman" w:hAnsi="Times New Roman"/>
        </w:rPr>
        <w:t xml:space="preserve">a concentración en la atmósfera de gases de efecto invernadero (GEI), por </w:t>
      </w:r>
      <w:proofErr w:type="gramStart"/>
      <w:r w:rsidRPr="0067779F">
        <w:rPr>
          <w:rFonts w:ascii="Times New Roman" w:hAnsi="Times New Roman"/>
        </w:rPr>
        <w:t>ejemplo</w:t>
      </w:r>
      <w:proofErr w:type="gramEnd"/>
      <w:r w:rsidRPr="0067779F">
        <w:rPr>
          <w:rFonts w:ascii="Times New Roman" w:hAnsi="Times New Roman"/>
        </w:rPr>
        <w:t xml:space="preserve"> dióxido de carbono y metano (</w:t>
      </w:r>
      <w:proofErr w:type="spellStart"/>
      <w:r w:rsidRPr="0067779F">
        <w:rPr>
          <w:rFonts w:ascii="Times New Roman" w:hAnsi="Times New Roman"/>
        </w:rPr>
        <w:t>Venkataramanan</w:t>
      </w:r>
      <w:proofErr w:type="spellEnd"/>
      <w:r w:rsidRPr="0067779F">
        <w:rPr>
          <w:rFonts w:ascii="Times New Roman" w:hAnsi="Times New Roman"/>
        </w:rPr>
        <w:t xml:space="preserve">, 2011; </w:t>
      </w:r>
      <w:proofErr w:type="spellStart"/>
      <w:r w:rsidRPr="0067779F">
        <w:rPr>
          <w:rFonts w:ascii="Times New Roman" w:hAnsi="Times New Roman"/>
        </w:rPr>
        <w:t>Oreskes</w:t>
      </w:r>
      <w:proofErr w:type="spellEnd"/>
      <w:r w:rsidRPr="0067779F">
        <w:rPr>
          <w:rFonts w:ascii="Times New Roman" w:hAnsi="Times New Roman"/>
        </w:rPr>
        <w:t xml:space="preserve"> y Conway, 2020; </w:t>
      </w:r>
      <w:proofErr w:type="spellStart"/>
      <w:r w:rsidRPr="0067779F">
        <w:rPr>
          <w:rFonts w:ascii="Times New Roman" w:hAnsi="Times New Roman"/>
        </w:rPr>
        <w:t>Murshed</w:t>
      </w:r>
      <w:proofErr w:type="spellEnd"/>
      <w:r w:rsidRPr="0067779F">
        <w:rPr>
          <w:rFonts w:ascii="Times New Roman" w:hAnsi="Times New Roman"/>
        </w:rPr>
        <w:t xml:space="preserve"> et al., 2022). Al aumentar el vapor de agua junto con el incremento de los GEI, ocasionan dos tercios del CG (Houghton et al., 2001). </w:t>
      </w:r>
      <w:r w:rsidR="00684DC3" w:rsidRPr="0067779F">
        <w:rPr>
          <w:rFonts w:ascii="Times New Roman" w:hAnsi="Times New Roman"/>
        </w:rPr>
        <w:t>Por efectos del CG, modelos del clima indican el volumen de agua de los ríos aumentará, debido al incremento de la precipitación y la reducción de la transpiración (</w:t>
      </w:r>
      <w:proofErr w:type="spellStart"/>
      <w:r w:rsidR="00684DC3" w:rsidRPr="0067779F">
        <w:rPr>
          <w:rFonts w:ascii="Times New Roman" w:hAnsi="Times New Roman"/>
        </w:rPr>
        <w:t>Milly</w:t>
      </w:r>
      <w:proofErr w:type="spellEnd"/>
      <w:r w:rsidR="00684DC3" w:rsidRPr="0067779F">
        <w:rPr>
          <w:rFonts w:ascii="Times New Roman" w:hAnsi="Times New Roman"/>
        </w:rPr>
        <w:t xml:space="preserve"> et al. 2008).  </w:t>
      </w:r>
      <w:r w:rsidR="00A7434C" w:rsidRPr="0067779F">
        <w:rPr>
          <w:rFonts w:ascii="Times New Roman" w:hAnsi="Times New Roman"/>
        </w:rPr>
        <w:t>El clima en la tierra ha cambiado</w:t>
      </w:r>
      <w:r w:rsidR="00475C00" w:rsidRPr="0067779F">
        <w:rPr>
          <w:rFonts w:ascii="Times New Roman" w:hAnsi="Times New Roman"/>
        </w:rPr>
        <w:t xml:space="preserve"> de manera natural.</w:t>
      </w:r>
      <w:r w:rsidR="00A7434C" w:rsidRPr="0067779F">
        <w:rPr>
          <w:rFonts w:ascii="Times New Roman" w:hAnsi="Times New Roman"/>
        </w:rPr>
        <w:t xml:space="preserve"> </w:t>
      </w:r>
      <w:r w:rsidR="00475C00" w:rsidRPr="0067779F">
        <w:rPr>
          <w:rFonts w:ascii="Times New Roman" w:hAnsi="Times New Roman"/>
        </w:rPr>
        <w:t>P</w:t>
      </w:r>
      <w:r w:rsidR="00A7434C" w:rsidRPr="0067779F">
        <w:rPr>
          <w:rFonts w:ascii="Times New Roman" w:hAnsi="Times New Roman"/>
        </w:rPr>
        <w:t xml:space="preserve">or la radiación solar, las erupciones volcánicas, con ciclos de calentamiento y enfriamiento (i.e., ciclo de </w:t>
      </w:r>
      <w:proofErr w:type="spellStart"/>
      <w:r w:rsidR="00A7434C" w:rsidRPr="0067779F">
        <w:rPr>
          <w:rFonts w:ascii="Times New Roman" w:hAnsi="Times New Roman"/>
        </w:rPr>
        <w:t>Milankovit</w:t>
      </w:r>
      <w:r w:rsidR="00475C00" w:rsidRPr="0067779F">
        <w:rPr>
          <w:rFonts w:ascii="Times New Roman" w:hAnsi="Times New Roman"/>
        </w:rPr>
        <w:t>ch</w:t>
      </w:r>
      <w:proofErr w:type="spellEnd"/>
      <w:r w:rsidR="00475C00" w:rsidRPr="0067779F">
        <w:rPr>
          <w:rFonts w:ascii="Times New Roman" w:hAnsi="Times New Roman"/>
        </w:rPr>
        <w:t xml:space="preserve">; Roe, 2006), lo que tiene </w:t>
      </w:r>
      <w:r w:rsidR="00A7434C" w:rsidRPr="0067779F">
        <w:rPr>
          <w:rFonts w:ascii="Times New Roman" w:hAnsi="Times New Roman"/>
        </w:rPr>
        <w:t>baja influencia en el cambio del clima (Al-</w:t>
      </w:r>
      <w:proofErr w:type="spellStart"/>
      <w:r w:rsidR="00A7434C" w:rsidRPr="0067779F">
        <w:rPr>
          <w:rFonts w:ascii="Times New Roman" w:hAnsi="Times New Roman"/>
        </w:rPr>
        <w:t>Ghussain</w:t>
      </w:r>
      <w:proofErr w:type="spellEnd"/>
      <w:r w:rsidR="00A7434C" w:rsidRPr="0067779F">
        <w:rPr>
          <w:rFonts w:ascii="Times New Roman" w:hAnsi="Times New Roman"/>
        </w:rPr>
        <w:t>, 2018).</w:t>
      </w:r>
    </w:p>
    <w:p w14:paraId="3246E0A0" w14:textId="7F865229" w:rsidR="00116A37" w:rsidRDefault="00116A37" w:rsidP="008F3E94">
      <w:pPr>
        <w:autoSpaceDE w:val="0"/>
        <w:autoSpaceDN w:val="0"/>
        <w:adjustRightInd w:val="0"/>
        <w:spacing w:line="240" w:lineRule="auto"/>
        <w:jc w:val="both"/>
        <w:rPr>
          <w:rFonts w:ascii="Times New Roman" w:hAnsi="Times New Roman" w:cs="Times New Roman"/>
          <w:color w:val="272727"/>
          <w:lang w:val="es-EC"/>
        </w:rPr>
      </w:pPr>
    </w:p>
    <w:p w14:paraId="77FB6EB6" w14:textId="4E7D57A7" w:rsidR="000C1B97" w:rsidRPr="0067779F" w:rsidRDefault="00475C00" w:rsidP="0067779F">
      <w:pPr>
        <w:pStyle w:val="Prrafodelista"/>
        <w:numPr>
          <w:ilvl w:val="0"/>
          <w:numId w:val="3"/>
        </w:numPr>
        <w:autoSpaceDE w:val="0"/>
        <w:autoSpaceDN w:val="0"/>
        <w:adjustRightInd w:val="0"/>
        <w:spacing w:line="240" w:lineRule="auto"/>
        <w:rPr>
          <w:rFonts w:ascii="Times New Roman" w:hAnsi="Times New Roman"/>
        </w:rPr>
      </w:pPr>
      <w:r w:rsidRPr="0067779F">
        <w:rPr>
          <w:rFonts w:ascii="Times New Roman" w:hAnsi="Times New Roman"/>
        </w:rPr>
        <w:t>Además del CG</w:t>
      </w:r>
      <w:r w:rsidR="00D06D18" w:rsidRPr="0067779F">
        <w:rPr>
          <w:rFonts w:ascii="Times New Roman" w:hAnsi="Times New Roman"/>
        </w:rPr>
        <w:t>,</w:t>
      </w:r>
      <w:r w:rsidRPr="0067779F">
        <w:rPr>
          <w:rFonts w:ascii="Times New Roman" w:hAnsi="Times New Roman"/>
        </w:rPr>
        <w:t xml:space="preserve"> </w:t>
      </w:r>
      <w:r w:rsidR="00116A37" w:rsidRPr="0067779F">
        <w:rPr>
          <w:rFonts w:ascii="Times New Roman" w:hAnsi="Times New Roman"/>
        </w:rPr>
        <w:t xml:space="preserve">los siguientes </w:t>
      </w:r>
      <w:r w:rsidR="00D06D18" w:rsidRPr="0067779F">
        <w:rPr>
          <w:rFonts w:ascii="Times New Roman" w:hAnsi="Times New Roman"/>
        </w:rPr>
        <w:t xml:space="preserve">impactos </w:t>
      </w:r>
      <w:r w:rsidR="00C64385" w:rsidRPr="0067779F">
        <w:rPr>
          <w:rFonts w:ascii="Times New Roman" w:hAnsi="Times New Roman"/>
        </w:rPr>
        <w:t xml:space="preserve">afectan a los ecosistemas acuáticos: </w:t>
      </w:r>
      <w:r w:rsidR="00684DC3" w:rsidRPr="0067779F">
        <w:rPr>
          <w:rFonts w:ascii="Times New Roman" w:hAnsi="Times New Roman"/>
          <w:color w:val="272727"/>
        </w:rPr>
        <w:t>la minería (</w:t>
      </w:r>
      <w:proofErr w:type="spellStart"/>
      <w:r w:rsidR="00684DC3" w:rsidRPr="0067779F">
        <w:rPr>
          <w:rFonts w:ascii="Times New Roman" w:hAnsi="Times New Roman"/>
          <w:color w:val="272727"/>
        </w:rPr>
        <w:t>Bebbington</w:t>
      </w:r>
      <w:proofErr w:type="spellEnd"/>
      <w:r w:rsidR="00684DC3" w:rsidRPr="0067779F">
        <w:rPr>
          <w:rFonts w:ascii="Times New Roman" w:hAnsi="Times New Roman"/>
          <w:color w:val="272727"/>
        </w:rPr>
        <w:t xml:space="preserve"> et al., 2</w:t>
      </w:r>
      <w:r w:rsidRPr="0067779F">
        <w:rPr>
          <w:rFonts w:ascii="Times New Roman" w:hAnsi="Times New Roman"/>
          <w:color w:val="272727"/>
        </w:rPr>
        <w:t xml:space="preserve">008), </w:t>
      </w:r>
      <w:r w:rsidR="00684DC3" w:rsidRPr="0067779F">
        <w:rPr>
          <w:rFonts w:ascii="Times New Roman" w:hAnsi="Times New Roman"/>
          <w:color w:val="272727"/>
        </w:rPr>
        <w:t>las descargas industriales (Qadir et al., 2007), las descargas domésticas (</w:t>
      </w:r>
      <w:proofErr w:type="spellStart"/>
      <w:r w:rsidR="00684DC3" w:rsidRPr="0067779F">
        <w:rPr>
          <w:rFonts w:ascii="Times New Roman" w:hAnsi="Times New Roman"/>
          <w:color w:val="272727"/>
        </w:rPr>
        <w:t>Rios-Touma</w:t>
      </w:r>
      <w:proofErr w:type="spellEnd"/>
      <w:r w:rsidR="00684DC3" w:rsidRPr="0067779F">
        <w:rPr>
          <w:rFonts w:ascii="Times New Roman" w:hAnsi="Times New Roman"/>
          <w:color w:val="272727"/>
        </w:rPr>
        <w:t xml:space="preserve"> et al., 2022), las especies invasoras (Andr</w:t>
      </w:r>
      <w:r w:rsidRPr="0067779F">
        <w:rPr>
          <w:rFonts w:ascii="Times New Roman" w:hAnsi="Times New Roman"/>
          <w:color w:val="272727"/>
        </w:rPr>
        <w:t xml:space="preserve">ade et al., 2018). </w:t>
      </w:r>
      <w:r w:rsidR="000226FE">
        <w:rPr>
          <w:rFonts w:ascii="Times New Roman" w:hAnsi="Times New Roman"/>
        </w:rPr>
        <w:t>La</w:t>
      </w:r>
      <w:r w:rsidR="00C64385" w:rsidRPr="0067779F">
        <w:rPr>
          <w:rFonts w:ascii="Times New Roman" w:hAnsi="Times New Roman"/>
        </w:rPr>
        <w:t xml:space="preserve"> </w:t>
      </w:r>
      <w:r w:rsidR="00C64385" w:rsidRPr="0067779F">
        <w:rPr>
          <w:rFonts w:ascii="Times New Roman" w:hAnsi="Times New Roman"/>
          <w:color w:val="272727"/>
        </w:rPr>
        <w:t>deforestación, (</w:t>
      </w:r>
      <w:proofErr w:type="spellStart"/>
      <w:r w:rsidR="00C64385" w:rsidRPr="0067779F">
        <w:rPr>
          <w:rFonts w:ascii="Times New Roman" w:hAnsi="Times New Roman"/>
          <w:color w:val="272727"/>
        </w:rPr>
        <w:t>Finer</w:t>
      </w:r>
      <w:proofErr w:type="spellEnd"/>
      <w:r w:rsidR="00C64385" w:rsidRPr="0067779F">
        <w:rPr>
          <w:rFonts w:ascii="Times New Roman" w:hAnsi="Times New Roman"/>
          <w:color w:val="272727"/>
        </w:rPr>
        <w:t xml:space="preserve"> et al., 2008). </w:t>
      </w:r>
      <w:r w:rsidRPr="0067779F">
        <w:rPr>
          <w:rFonts w:ascii="Times New Roman" w:hAnsi="Times New Roman"/>
        </w:rPr>
        <w:t>El cambio del uso del suelo, que es el incremento de las fronteras agrícolas, ganaderas y urbanas (</w:t>
      </w:r>
      <w:r w:rsidRPr="0067779F">
        <w:rPr>
          <w:rFonts w:ascii="Times New Roman" w:hAnsi="Times New Roman"/>
          <w:bCs/>
        </w:rPr>
        <w:t>Navarro-Sánchez, 2011; Yánez, 2011</w:t>
      </w:r>
      <w:r w:rsidRPr="0067779F">
        <w:rPr>
          <w:rFonts w:ascii="Times New Roman" w:hAnsi="Times New Roman"/>
        </w:rPr>
        <w:t>).</w:t>
      </w:r>
      <w:r w:rsidR="00C64385" w:rsidRPr="0067779F">
        <w:rPr>
          <w:rFonts w:ascii="Times New Roman" w:hAnsi="Times New Roman"/>
          <w:color w:val="272727"/>
        </w:rPr>
        <w:t xml:space="preserve"> </w:t>
      </w:r>
      <w:r w:rsidRPr="0067779F">
        <w:rPr>
          <w:rFonts w:ascii="Times New Roman" w:hAnsi="Times New Roman"/>
        </w:rPr>
        <w:t>La acidificación</w:t>
      </w:r>
      <w:r w:rsidR="00D06D18" w:rsidRPr="0067779F">
        <w:rPr>
          <w:rFonts w:ascii="Times New Roman" w:hAnsi="Times New Roman"/>
        </w:rPr>
        <w:t xml:space="preserve"> de las aguas dulces</w:t>
      </w:r>
      <w:r w:rsidRPr="0067779F">
        <w:rPr>
          <w:rFonts w:ascii="Times New Roman" w:hAnsi="Times New Roman"/>
        </w:rPr>
        <w:t>, causada por dióxido de azufre, óxidos de nitrógeno y óxidos de carbono (Camargo y Alonso, 2006; Baker et al., 1991).</w:t>
      </w:r>
      <w:r w:rsidR="00C64385" w:rsidRPr="0067779F">
        <w:rPr>
          <w:rFonts w:ascii="Times New Roman" w:hAnsi="Times New Roman"/>
        </w:rPr>
        <w:t xml:space="preserve"> Por efectos</w:t>
      </w:r>
      <w:r w:rsidR="000C1B97" w:rsidRPr="0067779F">
        <w:rPr>
          <w:rFonts w:ascii="Times New Roman" w:hAnsi="Times New Roman"/>
        </w:rPr>
        <w:t xml:space="preserve"> de la suma de estos impactos, la disminución promedio de las poblaciones inducidas a estrés múltiple, desde 1970 es del 76% entre las especies de agua dulce y el 39% entre las especies terrestres y marinas (WWF, 2014). </w:t>
      </w:r>
    </w:p>
    <w:p w14:paraId="5E54699F" w14:textId="77777777" w:rsidR="00116A37" w:rsidRDefault="00116A37" w:rsidP="0060722B">
      <w:pPr>
        <w:spacing w:line="240" w:lineRule="auto"/>
        <w:jc w:val="both"/>
        <w:rPr>
          <w:rFonts w:ascii="Times New Roman" w:hAnsi="Times New Roman" w:cs="Times New Roman"/>
          <w:lang w:val="es-EC"/>
        </w:rPr>
      </w:pPr>
    </w:p>
    <w:p w14:paraId="549C5B4A" w14:textId="623BC2E2" w:rsidR="00E66592" w:rsidRPr="0067779F" w:rsidRDefault="000C1B97" w:rsidP="0067779F">
      <w:pPr>
        <w:pStyle w:val="Prrafodelista"/>
        <w:numPr>
          <w:ilvl w:val="0"/>
          <w:numId w:val="3"/>
        </w:numPr>
        <w:autoSpaceDE w:val="0"/>
        <w:autoSpaceDN w:val="0"/>
        <w:adjustRightInd w:val="0"/>
        <w:spacing w:line="240" w:lineRule="auto"/>
        <w:rPr>
          <w:rFonts w:ascii="Times New Roman" w:hAnsi="Times New Roman"/>
        </w:rPr>
      </w:pPr>
      <w:r w:rsidRPr="0067779F">
        <w:rPr>
          <w:rFonts w:ascii="Times New Roman" w:hAnsi="Times New Roman"/>
        </w:rPr>
        <w:t>Lo detallado demuestra que los efectos del CG sobre la fauna de agua dulce, así como los demás impactos descritos, son mayores que los encontrados en la fauna terrestre (</w:t>
      </w:r>
      <w:proofErr w:type="spellStart"/>
      <w:r w:rsidRPr="0067779F">
        <w:rPr>
          <w:rFonts w:ascii="Times New Roman" w:hAnsi="Times New Roman"/>
        </w:rPr>
        <w:t>Bignal</w:t>
      </w:r>
      <w:proofErr w:type="spellEnd"/>
      <w:r w:rsidRPr="0067779F">
        <w:rPr>
          <w:rFonts w:ascii="Times New Roman" w:hAnsi="Times New Roman"/>
        </w:rPr>
        <w:t xml:space="preserve"> y McCracken, 2000). De manera particular existen zonas en el mundo que se determinan como </w:t>
      </w:r>
      <w:proofErr w:type="spellStart"/>
      <w:r w:rsidRPr="0067779F">
        <w:rPr>
          <w:rFonts w:ascii="Times New Roman" w:hAnsi="Times New Roman"/>
        </w:rPr>
        <w:t>hotspot</w:t>
      </w:r>
      <w:proofErr w:type="spellEnd"/>
      <w:r w:rsidRPr="0067779F">
        <w:rPr>
          <w:rFonts w:ascii="Times New Roman" w:hAnsi="Times New Roman"/>
        </w:rPr>
        <w:t xml:space="preserve">, los que concentran gran cantidad de especies. </w:t>
      </w:r>
      <w:r w:rsidR="007B113D" w:rsidRPr="0067779F">
        <w:rPr>
          <w:rFonts w:ascii="Times New Roman" w:hAnsi="Times New Roman"/>
        </w:rPr>
        <w:t>L</w:t>
      </w:r>
      <w:r w:rsidR="00524526" w:rsidRPr="0067779F">
        <w:rPr>
          <w:rFonts w:ascii="Times New Roman" w:hAnsi="Times New Roman"/>
        </w:rPr>
        <w:t xml:space="preserve">os </w:t>
      </w:r>
      <w:r w:rsidR="001405B7" w:rsidRPr="0067779F">
        <w:rPr>
          <w:rFonts w:ascii="Times New Roman" w:hAnsi="Times New Roman"/>
        </w:rPr>
        <w:t>Andes</w:t>
      </w:r>
      <w:r w:rsidR="00D33AA5" w:rsidRPr="0067779F">
        <w:rPr>
          <w:rFonts w:ascii="Times New Roman" w:hAnsi="Times New Roman"/>
        </w:rPr>
        <w:t xml:space="preserve"> </w:t>
      </w:r>
      <w:r w:rsidR="000D15D7" w:rsidRPr="0067779F">
        <w:rPr>
          <w:rFonts w:ascii="Times New Roman" w:hAnsi="Times New Roman"/>
        </w:rPr>
        <w:t xml:space="preserve">tropicales </w:t>
      </w:r>
      <w:r w:rsidR="00E21A13" w:rsidRPr="0067779F">
        <w:rPr>
          <w:rFonts w:ascii="Times New Roman" w:hAnsi="Times New Roman"/>
        </w:rPr>
        <w:t>son</w:t>
      </w:r>
      <w:r w:rsidR="000D15D7" w:rsidRPr="0067779F">
        <w:rPr>
          <w:rFonts w:ascii="Times New Roman" w:hAnsi="Times New Roman"/>
        </w:rPr>
        <w:t xml:space="preserve"> </w:t>
      </w:r>
      <w:r w:rsidR="00F44EB9" w:rsidRPr="0067779F">
        <w:rPr>
          <w:rFonts w:ascii="Times New Roman" w:hAnsi="Times New Roman"/>
        </w:rPr>
        <w:t xml:space="preserve">el </w:t>
      </w:r>
      <w:proofErr w:type="spellStart"/>
      <w:r w:rsidR="00F44EB9" w:rsidRPr="0067779F">
        <w:rPr>
          <w:rFonts w:ascii="Times New Roman" w:hAnsi="Times New Roman"/>
        </w:rPr>
        <w:t>hotspot</w:t>
      </w:r>
      <w:proofErr w:type="spellEnd"/>
      <w:r w:rsidR="00F44EB9" w:rsidRPr="0067779F">
        <w:rPr>
          <w:rFonts w:ascii="Times New Roman" w:hAnsi="Times New Roman"/>
        </w:rPr>
        <w:t xml:space="preserve"> con mayor diversidad y endemismo</w:t>
      </w:r>
      <w:r w:rsidR="00E21A13" w:rsidRPr="0067779F">
        <w:rPr>
          <w:rFonts w:ascii="Times New Roman" w:hAnsi="Times New Roman"/>
        </w:rPr>
        <w:t xml:space="preserve"> del planeta</w:t>
      </w:r>
      <w:r w:rsidR="00F44EB9" w:rsidRPr="0067779F">
        <w:rPr>
          <w:rFonts w:ascii="Times New Roman" w:hAnsi="Times New Roman"/>
        </w:rPr>
        <w:t xml:space="preserve">, </w:t>
      </w:r>
      <w:r w:rsidR="007B113D" w:rsidRPr="0067779F">
        <w:rPr>
          <w:rFonts w:ascii="Times New Roman" w:hAnsi="Times New Roman"/>
        </w:rPr>
        <w:t>(Myers et al., 2000; Ceballos y Ehrl</w:t>
      </w:r>
      <w:r w:rsidR="00451A1A" w:rsidRPr="0067779F">
        <w:rPr>
          <w:rFonts w:ascii="Times New Roman" w:hAnsi="Times New Roman"/>
        </w:rPr>
        <w:t xml:space="preserve">ich, 2006; </w:t>
      </w:r>
      <w:proofErr w:type="spellStart"/>
      <w:r w:rsidR="00451A1A" w:rsidRPr="0067779F">
        <w:rPr>
          <w:rFonts w:ascii="Times New Roman" w:hAnsi="Times New Roman"/>
        </w:rPr>
        <w:t>Llambí</w:t>
      </w:r>
      <w:proofErr w:type="spellEnd"/>
      <w:r w:rsidR="00451A1A" w:rsidRPr="0067779F">
        <w:rPr>
          <w:rFonts w:ascii="Times New Roman" w:hAnsi="Times New Roman"/>
        </w:rPr>
        <w:t xml:space="preserve"> et al., 2012)</w:t>
      </w:r>
      <w:r w:rsidR="00BB5513" w:rsidRPr="0067779F">
        <w:rPr>
          <w:rFonts w:ascii="Times New Roman" w:hAnsi="Times New Roman"/>
        </w:rPr>
        <w:t>.</w:t>
      </w:r>
      <w:r w:rsidR="00451A1A" w:rsidRPr="0067779F">
        <w:rPr>
          <w:rFonts w:ascii="Times New Roman" w:hAnsi="Times New Roman"/>
        </w:rPr>
        <w:t xml:space="preserve"> </w:t>
      </w:r>
      <w:r w:rsidR="00E66592" w:rsidRPr="0067779F">
        <w:rPr>
          <w:rFonts w:ascii="Times New Roman" w:hAnsi="Times New Roman"/>
        </w:rPr>
        <w:t>Las p</w:t>
      </w:r>
      <w:r w:rsidR="00556520" w:rsidRPr="0067779F">
        <w:rPr>
          <w:rFonts w:ascii="Times New Roman" w:hAnsi="Times New Roman"/>
        </w:rPr>
        <w:t>royecciones realizadas mediante modelamientos del clima, indican que la temperatura podría incrementar hasta en 5°C para 2100 en los Andes tropicales, por efectos del cambio climático</w:t>
      </w:r>
      <w:r w:rsidR="00E66592" w:rsidRPr="0067779F">
        <w:rPr>
          <w:rFonts w:ascii="Times New Roman" w:hAnsi="Times New Roman"/>
        </w:rPr>
        <w:t xml:space="preserve"> (Pabón-Caicedo et al., 2020). </w:t>
      </w:r>
      <w:r w:rsidR="00451A1A" w:rsidRPr="0067779F">
        <w:rPr>
          <w:rFonts w:ascii="Times New Roman" w:hAnsi="Times New Roman"/>
        </w:rPr>
        <w:t>Por ende</w:t>
      </w:r>
      <w:r w:rsidRPr="0067779F">
        <w:rPr>
          <w:rFonts w:ascii="Times New Roman" w:hAnsi="Times New Roman"/>
        </w:rPr>
        <w:t>, esta r</w:t>
      </w:r>
      <w:r w:rsidR="00451A1A" w:rsidRPr="0067779F">
        <w:rPr>
          <w:rFonts w:ascii="Times New Roman" w:hAnsi="Times New Roman"/>
        </w:rPr>
        <w:t xml:space="preserve">egión </w:t>
      </w:r>
      <w:r w:rsidRPr="0067779F">
        <w:rPr>
          <w:rFonts w:ascii="Times New Roman" w:hAnsi="Times New Roman"/>
        </w:rPr>
        <w:t xml:space="preserve">es la </w:t>
      </w:r>
      <w:r w:rsidR="00451A1A" w:rsidRPr="0067779F">
        <w:rPr>
          <w:rFonts w:ascii="Times New Roman" w:hAnsi="Times New Roman"/>
        </w:rPr>
        <w:t xml:space="preserve">más vulnerable frente al CG (Myers et al., 2000; Malcolm et al., 2006). </w:t>
      </w:r>
    </w:p>
    <w:p w14:paraId="43590EC9" w14:textId="77777777" w:rsidR="00E66592" w:rsidRDefault="00E66592" w:rsidP="000C1B97">
      <w:pPr>
        <w:autoSpaceDE w:val="0"/>
        <w:autoSpaceDN w:val="0"/>
        <w:adjustRightInd w:val="0"/>
        <w:spacing w:line="240" w:lineRule="auto"/>
        <w:jc w:val="both"/>
        <w:rPr>
          <w:rFonts w:ascii="Times New Roman" w:hAnsi="Times New Roman" w:cs="Times New Roman"/>
          <w:lang w:val="es-EC"/>
        </w:rPr>
      </w:pPr>
    </w:p>
    <w:p w14:paraId="149586B1" w14:textId="77777777" w:rsidR="0067779F" w:rsidRPr="0067779F" w:rsidRDefault="0067779F" w:rsidP="0067779F">
      <w:pPr>
        <w:pStyle w:val="Prrafodelista"/>
        <w:numPr>
          <w:ilvl w:val="0"/>
          <w:numId w:val="3"/>
        </w:numPr>
        <w:spacing w:line="240" w:lineRule="auto"/>
        <w:rPr>
          <w:rFonts w:ascii="Times New Roman" w:hAnsi="Times New Roman"/>
        </w:rPr>
      </w:pPr>
      <w:r w:rsidRPr="0067779F">
        <w:rPr>
          <w:rFonts w:ascii="Times New Roman" w:hAnsi="Times New Roman"/>
        </w:rPr>
        <w:t xml:space="preserve">Entre las afectaciones registradas, en los Andes Tropicales se encuentra la declinación de las poblaciones de </w:t>
      </w:r>
      <w:proofErr w:type="spellStart"/>
      <w:r w:rsidRPr="0067779F">
        <w:rPr>
          <w:rFonts w:ascii="Times New Roman" w:hAnsi="Times New Roman"/>
          <w:i/>
        </w:rPr>
        <w:t>Atelopus</w:t>
      </w:r>
      <w:proofErr w:type="spellEnd"/>
      <w:r w:rsidRPr="0067779F">
        <w:rPr>
          <w:rFonts w:ascii="Times New Roman" w:hAnsi="Times New Roman"/>
          <w:i/>
        </w:rPr>
        <w:t xml:space="preserve"> </w:t>
      </w:r>
      <w:proofErr w:type="spellStart"/>
      <w:r w:rsidRPr="0067779F">
        <w:rPr>
          <w:rFonts w:ascii="Times New Roman" w:hAnsi="Times New Roman"/>
          <w:i/>
        </w:rPr>
        <w:t>ignescens</w:t>
      </w:r>
      <w:proofErr w:type="spellEnd"/>
      <w:r w:rsidRPr="0067779F">
        <w:rPr>
          <w:rFonts w:ascii="Times New Roman" w:hAnsi="Times New Roman"/>
        </w:rPr>
        <w:t xml:space="preserve"> (Anura: </w:t>
      </w:r>
      <w:proofErr w:type="spellStart"/>
      <w:r w:rsidRPr="0067779F">
        <w:rPr>
          <w:rFonts w:ascii="Times New Roman" w:hAnsi="Times New Roman"/>
        </w:rPr>
        <w:t>Bufonidae</w:t>
      </w:r>
      <w:proofErr w:type="spellEnd"/>
      <w:r w:rsidRPr="0067779F">
        <w:rPr>
          <w:rFonts w:ascii="Times New Roman" w:hAnsi="Times New Roman"/>
        </w:rPr>
        <w:t xml:space="preserve">) (Ron et al., 2003). Cambios en el crecimiento, variación espacial y temporal de las poblaciones de árboles de la especie </w:t>
      </w:r>
      <w:proofErr w:type="spellStart"/>
      <w:r w:rsidRPr="0067779F">
        <w:rPr>
          <w:rFonts w:ascii="Times New Roman" w:hAnsi="Times New Roman"/>
          <w:i/>
        </w:rPr>
        <w:t>Nothofagus</w:t>
      </w:r>
      <w:proofErr w:type="spellEnd"/>
      <w:r w:rsidRPr="0067779F">
        <w:rPr>
          <w:rFonts w:ascii="Times New Roman" w:hAnsi="Times New Roman"/>
          <w:i/>
        </w:rPr>
        <w:t xml:space="preserve"> </w:t>
      </w:r>
      <w:proofErr w:type="spellStart"/>
      <w:r w:rsidRPr="0067779F">
        <w:rPr>
          <w:rFonts w:ascii="Times New Roman" w:hAnsi="Times New Roman"/>
          <w:i/>
        </w:rPr>
        <w:t>pumilio</w:t>
      </w:r>
      <w:proofErr w:type="spellEnd"/>
      <w:r w:rsidRPr="0067779F">
        <w:rPr>
          <w:rFonts w:ascii="Times New Roman" w:hAnsi="Times New Roman"/>
          <w:i/>
        </w:rPr>
        <w:t xml:space="preserve"> </w:t>
      </w:r>
      <w:r w:rsidRPr="0067779F">
        <w:rPr>
          <w:rFonts w:ascii="Times New Roman" w:hAnsi="Times New Roman"/>
        </w:rPr>
        <w:t xml:space="preserve">(Lara et al., 2005). Incremento de las poblaciones de tres polillas, plagas de papas: </w:t>
      </w:r>
      <w:proofErr w:type="spellStart"/>
      <w:r w:rsidRPr="0067779F">
        <w:rPr>
          <w:rFonts w:ascii="Times New Roman" w:hAnsi="Times New Roman"/>
          <w:i/>
        </w:rPr>
        <w:t>Symmetrischema</w:t>
      </w:r>
      <w:proofErr w:type="spellEnd"/>
      <w:r w:rsidRPr="0067779F">
        <w:rPr>
          <w:rFonts w:ascii="Times New Roman" w:hAnsi="Times New Roman"/>
          <w:i/>
        </w:rPr>
        <w:t xml:space="preserve"> </w:t>
      </w:r>
      <w:proofErr w:type="spellStart"/>
      <w:r w:rsidRPr="0067779F">
        <w:rPr>
          <w:rFonts w:ascii="Times New Roman" w:hAnsi="Times New Roman"/>
          <w:i/>
        </w:rPr>
        <w:t>tangolias</w:t>
      </w:r>
      <w:proofErr w:type="spellEnd"/>
      <w:r w:rsidRPr="0067779F">
        <w:rPr>
          <w:rFonts w:ascii="Times New Roman" w:hAnsi="Times New Roman"/>
        </w:rPr>
        <w:t xml:space="preserve">, </w:t>
      </w:r>
      <w:proofErr w:type="spellStart"/>
      <w:r w:rsidRPr="0067779F">
        <w:rPr>
          <w:rFonts w:ascii="Times New Roman" w:hAnsi="Times New Roman"/>
          <w:i/>
        </w:rPr>
        <w:t>Tecia</w:t>
      </w:r>
      <w:proofErr w:type="spellEnd"/>
      <w:r w:rsidRPr="0067779F">
        <w:rPr>
          <w:rFonts w:ascii="Times New Roman" w:hAnsi="Times New Roman"/>
          <w:i/>
        </w:rPr>
        <w:t xml:space="preserve"> </w:t>
      </w:r>
      <w:proofErr w:type="spellStart"/>
      <w:r w:rsidRPr="0067779F">
        <w:rPr>
          <w:rFonts w:ascii="Times New Roman" w:hAnsi="Times New Roman"/>
          <w:i/>
        </w:rPr>
        <w:t>solanivora</w:t>
      </w:r>
      <w:proofErr w:type="spellEnd"/>
      <w:r w:rsidRPr="0067779F">
        <w:rPr>
          <w:rFonts w:ascii="Times New Roman" w:hAnsi="Times New Roman"/>
        </w:rPr>
        <w:t xml:space="preserve">, </w:t>
      </w:r>
      <w:proofErr w:type="spellStart"/>
      <w:r w:rsidRPr="0067779F">
        <w:rPr>
          <w:rFonts w:ascii="Times New Roman" w:hAnsi="Times New Roman"/>
          <w:i/>
        </w:rPr>
        <w:t>Phthorimaea</w:t>
      </w:r>
      <w:proofErr w:type="spellEnd"/>
      <w:r w:rsidRPr="0067779F">
        <w:rPr>
          <w:rFonts w:ascii="Times New Roman" w:hAnsi="Times New Roman"/>
          <w:i/>
        </w:rPr>
        <w:t xml:space="preserve"> </w:t>
      </w:r>
      <w:proofErr w:type="spellStart"/>
      <w:r w:rsidRPr="0067779F">
        <w:rPr>
          <w:rFonts w:ascii="Times New Roman" w:hAnsi="Times New Roman"/>
          <w:i/>
        </w:rPr>
        <w:t>operculella</w:t>
      </w:r>
      <w:proofErr w:type="spellEnd"/>
      <w:r w:rsidRPr="0067779F">
        <w:rPr>
          <w:rFonts w:ascii="Times New Roman" w:hAnsi="Times New Roman"/>
          <w:i/>
        </w:rPr>
        <w:t xml:space="preserve"> </w:t>
      </w:r>
      <w:r w:rsidRPr="0067779F">
        <w:rPr>
          <w:rFonts w:ascii="Times New Roman" w:hAnsi="Times New Roman"/>
        </w:rPr>
        <w:t>(</w:t>
      </w:r>
      <w:proofErr w:type="spellStart"/>
      <w:r w:rsidRPr="0067779F">
        <w:rPr>
          <w:rFonts w:ascii="Times New Roman" w:hAnsi="Times New Roman"/>
        </w:rPr>
        <w:t>Dangles</w:t>
      </w:r>
      <w:proofErr w:type="spellEnd"/>
      <w:r w:rsidRPr="0067779F">
        <w:rPr>
          <w:rFonts w:ascii="Times New Roman" w:hAnsi="Times New Roman"/>
        </w:rPr>
        <w:t>, 2008). Variaciones en las relaciones de las aves y la composición de poblaciones de árboles de altura (</w:t>
      </w:r>
      <w:proofErr w:type="spellStart"/>
      <w:r w:rsidRPr="0067779F">
        <w:rPr>
          <w:rFonts w:ascii="Times New Roman" w:hAnsi="Times New Roman"/>
        </w:rPr>
        <w:t>Jankowski</w:t>
      </w:r>
      <w:proofErr w:type="spellEnd"/>
      <w:r w:rsidRPr="0067779F">
        <w:rPr>
          <w:rFonts w:ascii="Times New Roman" w:hAnsi="Times New Roman"/>
        </w:rPr>
        <w:t xml:space="preserve">, 2013). En lagos, se registran afectaciones en las poblaciones de fitoplancton </w:t>
      </w:r>
      <w:r w:rsidRPr="0067779F">
        <w:rPr>
          <w:rFonts w:ascii="Times New Roman" w:hAnsi="Times New Roman"/>
        </w:rPr>
        <w:lastRenderedPageBreak/>
        <w:t>(</w:t>
      </w:r>
      <w:proofErr w:type="spellStart"/>
      <w:r w:rsidRPr="0067779F">
        <w:rPr>
          <w:rFonts w:ascii="Times New Roman" w:hAnsi="Times New Roman"/>
        </w:rPr>
        <w:t>Michelutti</w:t>
      </w:r>
      <w:proofErr w:type="spellEnd"/>
      <w:r w:rsidRPr="0067779F">
        <w:rPr>
          <w:rFonts w:ascii="Times New Roman" w:hAnsi="Times New Roman"/>
        </w:rPr>
        <w:t xml:space="preserve">, 2015). Cambios en la distribución de poblaciones de insectos del género </w:t>
      </w:r>
      <w:proofErr w:type="spellStart"/>
      <w:r w:rsidRPr="0067779F">
        <w:rPr>
          <w:rFonts w:ascii="Times New Roman" w:hAnsi="Times New Roman"/>
        </w:rPr>
        <w:t>Anopheles</w:t>
      </w:r>
      <w:proofErr w:type="spellEnd"/>
      <w:r w:rsidRPr="0067779F">
        <w:rPr>
          <w:rFonts w:ascii="Times New Roman" w:hAnsi="Times New Roman"/>
        </w:rPr>
        <w:t xml:space="preserve"> (</w:t>
      </w:r>
      <w:proofErr w:type="spellStart"/>
      <w:r w:rsidRPr="0067779F">
        <w:rPr>
          <w:rFonts w:ascii="Times New Roman" w:hAnsi="Times New Roman"/>
        </w:rPr>
        <w:t>Pinault</w:t>
      </w:r>
      <w:proofErr w:type="spellEnd"/>
      <w:r w:rsidRPr="0067779F">
        <w:rPr>
          <w:rFonts w:ascii="Times New Roman" w:hAnsi="Times New Roman"/>
        </w:rPr>
        <w:t xml:space="preserve"> y Hunter, 2011). El grado de afectación puede desencadenar la pérdida definitiva de la diversidad biológica (</w:t>
      </w:r>
      <w:proofErr w:type="spellStart"/>
      <w:r w:rsidRPr="0067779F">
        <w:rPr>
          <w:rFonts w:ascii="Times New Roman" w:hAnsi="Times New Roman"/>
        </w:rPr>
        <w:t>Vitousek</w:t>
      </w:r>
      <w:proofErr w:type="spellEnd"/>
      <w:r w:rsidRPr="0067779F">
        <w:rPr>
          <w:rFonts w:ascii="Times New Roman" w:hAnsi="Times New Roman"/>
        </w:rPr>
        <w:t>, 1994).</w:t>
      </w:r>
    </w:p>
    <w:p w14:paraId="05A5F7C6" w14:textId="77777777" w:rsidR="00451A1A" w:rsidRDefault="00451A1A" w:rsidP="0060722B">
      <w:pPr>
        <w:spacing w:line="240" w:lineRule="auto"/>
        <w:jc w:val="both"/>
        <w:rPr>
          <w:rFonts w:ascii="Times New Roman" w:hAnsi="Times New Roman" w:cs="Times New Roman"/>
          <w:lang w:val="es-EC"/>
        </w:rPr>
      </w:pPr>
    </w:p>
    <w:p w14:paraId="5E0D3967" w14:textId="0230E464" w:rsidR="00217070" w:rsidRPr="0067779F" w:rsidRDefault="00217070" w:rsidP="0067779F">
      <w:pPr>
        <w:pStyle w:val="Prrafodelista"/>
        <w:numPr>
          <w:ilvl w:val="0"/>
          <w:numId w:val="3"/>
        </w:numPr>
        <w:spacing w:line="240" w:lineRule="auto"/>
        <w:rPr>
          <w:rFonts w:ascii="Times New Roman" w:hAnsi="Times New Roman"/>
        </w:rPr>
      </w:pPr>
      <w:r w:rsidRPr="0067779F">
        <w:rPr>
          <w:rFonts w:ascii="Times New Roman" w:hAnsi="Times New Roman"/>
        </w:rPr>
        <w:t xml:space="preserve">Uno de los principales proveedores de agua dulce en los Andes tropicales son los ecosistemas de páramo (ECOLAP y MAE, 2007). En el Ecuador, el páramo representa el 7% del territorio y menos del 40% se encuentra conservado (Carrillo et al., 2019; Morocho y Chuncho, 2019). La altitud promedio del páramo es de 3300 </w:t>
      </w:r>
      <w:proofErr w:type="spellStart"/>
      <w:r w:rsidRPr="0067779F">
        <w:rPr>
          <w:rFonts w:ascii="Times New Roman" w:hAnsi="Times New Roman"/>
        </w:rPr>
        <w:t>msmm</w:t>
      </w:r>
      <w:proofErr w:type="spellEnd"/>
      <w:r w:rsidRPr="0067779F">
        <w:rPr>
          <w:rFonts w:ascii="Times New Roman" w:hAnsi="Times New Roman"/>
        </w:rPr>
        <w:t xml:space="preserve"> (Morocho y Chuncho, 2019)</w:t>
      </w:r>
      <w:r w:rsidR="000226FE">
        <w:rPr>
          <w:rFonts w:ascii="Times New Roman" w:hAnsi="Times New Roman"/>
        </w:rPr>
        <w:t>. L</w:t>
      </w:r>
      <w:r w:rsidRPr="0067779F">
        <w:rPr>
          <w:rFonts w:ascii="Times New Roman" w:hAnsi="Times New Roman"/>
        </w:rPr>
        <w:t xml:space="preserve">a precipitación está entre 500 y 2000 </w:t>
      </w:r>
      <w:proofErr w:type="spellStart"/>
      <w:r w:rsidRPr="0067779F">
        <w:rPr>
          <w:rFonts w:ascii="Times New Roman" w:hAnsi="Times New Roman"/>
        </w:rPr>
        <w:t>mm.</w:t>
      </w:r>
      <w:proofErr w:type="spellEnd"/>
      <w:r w:rsidRPr="0067779F">
        <w:rPr>
          <w:rFonts w:ascii="Times New Roman" w:hAnsi="Times New Roman"/>
        </w:rPr>
        <w:t xml:space="preserve"> En los páramos ecuatorianos se registran dos estaciones húmedas de febrero a mayo, y de octubre a diciembre (Hof</w:t>
      </w:r>
      <w:r w:rsidR="000226FE">
        <w:rPr>
          <w:rFonts w:ascii="Times New Roman" w:hAnsi="Times New Roman"/>
        </w:rPr>
        <w:t xml:space="preserve">stede et al., 2002). El páramo </w:t>
      </w:r>
      <w:r w:rsidRPr="0067779F">
        <w:rPr>
          <w:rFonts w:ascii="Times New Roman" w:hAnsi="Times New Roman"/>
        </w:rPr>
        <w:t xml:space="preserve">regula el clima (Hofstede y Mena, 2000), almacena, y mantiene agua (Armijos y De </w:t>
      </w:r>
      <w:proofErr w:type="spellStart"/>
      <w:r w:rsidRPr="0067779F">
        <w:rPr>
          <w:rFonts w:ascii="Times New Roman" w:hAnsi="Times New Roman"/>
        </w:rPr>
        <w:t>Bievre</w:t>
      </w:r>
      <w:proofErr w:type="spellEnd"/>
      <w:r w:rsidRPr="0067779F">
        <w:rPr>
          <w:rFonts w:ascii="Times New Roman" w:hAnsi="Times New Roman"/>
        </w:rPr>
        <w:t>, 2014). De su provisión se benefician millones de personas (Medina y Mena 2001). El páramo es el mejor sumidero de carbono, superando por seis veces a los bosques tropicales (Medina et al., 1999), con lo que ayuda a controlar el calentamiento global (Villa et al., 2019).</w:t>
      </w:r>
    </w:p>
    <w:p w14:paraId="70FA9A0A" w14:textId="31FE824C" w:rsidR="00A65280" w:rsidRDefault="00A65280" w:rsidP="0067779F">
      <w:pPr>
        <w:pStyle w:val="NormalWeb"/>
        <w:numPr>
          <w:ilvl w:val="0"/>
          <w:numId w:val="3"/>
        </w:numPr>
        <w:spacing w:before="0" w:beforeAutospacing="0" w:after="0" w:afterAutospacing="0"/>
        <w:jc w:val="both"/>
        <w:rPr>
          <w:rFonts w:eastAsia="Arial"/>
          <w:sz w:val="22"/>
          <w:szCs w:val="22"/>
          <w:lang w:eastAsia="en-US"/>
        </w:rPr>
      </w:pPr>
      <w:r>
        <w:rPr>
          <w:rFonts w:eastAsia="Arial"/>
          <w:sz w:val="22"/>
          <w:szCs w:val="22"/>
          <w:lang w:eastAsia="en-US"/>
        </w:rPr>
        <w:t xml:space="preserve">Los páramos </w:t>
      </w:r>
      <w:r w:rsidRPr="00DF4B8D">
        <w:rPr>
          <w:rFonts w:eastAsia="Arial"/>
          <w:sz w:val="22"/>
          <w:szCs w:val="22"/>
          <w:lang w:eastAsia="en-US"/>
        </w:rPr>
        <w:t xml:space="preserve">se caracterizan por la falta de </w:t>
      </w:r>
      <w:proofErr w:type="gramStart"/>
      <w:r w:rsidRPr="00DF4B8D">
        <w:rPr>
          <w:rFonts w:eastAsia="Arial"/>
          <w:sz w:val="22"/>
          <w:szCs w:val="22"/>
          <w:lang w:eastAsia="en-US"/>
        </w:rPr>
        <w:t>estacionalidad  o</w:t>
      </w:r>
      <w:proofErr w:type="gramEnd"/>
      <w:r w:rsidRPr="00DF4B8D">
        <w:rPr>
          <w:rFonts w:eastAsia="Arial"/>
          <w:sz w:val="22"/>
          <w:szCs w:val="22"/>
          <w:lang w:eastAsia="en-US"/>
        </w:rPr>
        <w:t xml:space="preserve"> poca estacionalidad lo que no ocurre en zonas temperadas (Jacobsen, 2005; Jacobsen, 2008). </w:t>
      </w:r>
      <w:proofErr w:type="spellStart"/>
      <w:r w:rsidRPr="00DF4B8D">
        <w:rPr>
          <w:rFonts w:eastAsia="Arial"/>
          <w:sz w:val="22"/>
          <w:szCs w:val="22"/>
          <w:lang w:eastAsia="en-US"/>
        </w:rPr>
        <w:t>Buytaer</w:t>
      </w:r>
      <w:proofErr w:type="spellEnd"/>
      <w:r w:rsidRPr="00DF4B8D">
        <w:rPr>
          <w:rFonts w:eastAsia="Arial"/>
          <w:sz w:val="22"/>
          <w:szCs w:val="22"/>
          <w:lang w:eastAsia="en-US"/>
        </w:rPr>
        <w:t xml:space="preserve"> et al. (2006), sugiere que en el páramo no hay una estacionalidad, o que es ligeramente bimodal, ya que la precipitación es uniforme en todo el año (</w:t>
      </w:r>
      <w:proofErr w:type="spellStart"/>
      <w:r w:rsidRPr="00DF4B8D">
        <w:rPr>
          <w:rFonts w:eastAsia="Arial"/>
          <w:sz w:val="22"/>
          <w:szCs w:val="22"/>
          <w:lang w:eastAsia="en-US"/>
        </w:rPr>
        <w:t>Buytaert</w:t>
      </w:r>
      <w:proofErr w:type="spellEnd"/>
      <w:r w:rsidRPr="00DF4B8D">
        <w:rPr>
          <w:rFonts w:eastAsia="Arial"/>
          <w:sz w:val="22"/>
          <w:szCs w:val="22"/>
          <w:lang w:eastAsia="en-US"/>
        </w:rPr>
        <w:t xml:space="preserve"> et al. 2005). En los </w:t>
      </w:r>
      <w:r>
        <w:rPr>
          <w:rFonts w:eastAsia="Arial"/>
          <w:sz w:val="22"/>
          <w:szCs w:val="22"/>
          <w:lang w:eastAsia="en-US"/>
        </w:rPr>
        <w:t>páramos se determinan</w:t>
      </w:r>
      <w:r w:rsidRPr="00DF4B8D">
        <w:rPr>
          <w:rFonts w:eastAsia="Arial"/>
          <w:sz w:val="22"/>
          <w:szCs w:val="22"/>
          <w:lang w:eastAsia="en-US"/>
        </w:rPr>
        <w:t xml:space="preserve"> zonas sin estacionalidad o con dos estaciones seca y húmeda. En el caso de presentar dos estaciones los cambios principales están asociados a flujo, con mayor flujo en la época húmeda (Ríos‐</w:t>
      </w:r>
      <w:proofErr w:type="spellStart"/>
      <w:r w:rsidRPr="00DF4B8D">
        <w:rPr>
          <w:rFonts w:eastAsia="Arial"/>
          <w:sz w:val="22"/>
          <w:szCs w:val="22"/>
          <w:lang w:eastAsia="en-US"/>
        </w:rPr>
        <w:t>Touma</w:t>
      </w:r>
      <w:proofErr w:type="spellEnd"/>
      <w:r w:rsidRPr="00DF4B8D">
        <w:rPr>
          <w:rFonts w:eastAsia="Arial"/>
          <w:sz w:val="22"/>
          <w:szCs w:val="22"/>
          <w:lang w:eastAsia="en-US"/>
        </w:rPr>
        <w:t xml:space="preserve"> et al., 2011). Se ha encontrado que este cambio en el flujo puede determinar la densidad de macroinvertebrados acuáticos (</w:t>
      </w:r>
      <w:r w:rsidRPr="00DF4B8D">
        <w:t xml:space="preserve">Oki y </w:t>
      </w:r>
      <w:proofErr w:type="spellStart"/>
      <w:r w:rsidRPr="00DF4B8D">
        <w:t>Kanae</w:t>
      </w:r>
      <w:proofErr w:type="spellEnd"/>
      <w:r w:rsidRPr="00DF4B8D">
        <w:t xml:space="preserve">, </w:t>
      </w:r>
      <w:r w:rsidRPr="00DF4B8D">
        <w:rPr>
          <w:rFonts w:eastAsia="Arial"/>
          <w:sz w:val="22"/>
          <w:szCs w:val="22"/>
          <w:lang w:eastAsia="en-US"/>
        </w:rPr>
        <w:t>2006), pero también otros autores no han encontrado cambios</w:t>
      </w:r>
      <w:r w:rsidR="000226FE">
        <w:rPr>
          <w:rFonts w:eastAsia="Arial"/>
          <w:sz w:val="22"/>
          <w:szCs w:val="22"/>
          <w:lang w:eastAsia="en-US"/>
        </w:rPr>
        <w:t xml:space="preserve"> en las dos estaciones </w:t>
      </w:r>
      <w:r w:rsidRPr="00DF4B8D">
        <w:rPr>
          <w:rFonts w:eastAsia="Arial"/>
          <w:sz w:val="22"/>
          <w:szCs w:val="22"/>
          <w:lang w:eastAsia="en-US"/>
        </w:rPr>
        <w:t xml:space="preserve">(Melo y </w:t>
      </w:r>
      <w:proofErr w:type="spellStart"/>
      <w:r w:rsidRPr="00DF4B8D">
        <w:rPr>
          <w:rFonts w:eastAsia="Arial"/>
          <w:sz w:val="22"/>
          <w:szCs w:val="22"/>
          <w:lang w:eastAsia="en-US"/>
        </w:rPr>
        <w:t>Froehlich</w:t>
      </w:r>
      <w:proofErr w:type="spellEnd"/>
      <w:r w:rsidRPr="00DF4B8D">
        <w:rPr>
          <w:rFonts w:eastAsia="Arial"/>
          <w:sz w:val="22"/>
          <w:szCs w:val="22"/>
          <w:lang w:eastAsia="en-US"/>
        </w:rPr>
        <w:t xml:space="preserve">, 2001). </w:t>
      </w:r>
    </w:p>
    <w:p w14:paraId="713B699C" w14:textId="77777777" w:rsidR="0067779F" w:rsidRDefault="0067779F" w:rsidP="0067779F">
      <w:pPr>
        <w:pStyle w:val="NormalWeb"/>
        <w:spacing w:before="0" w:beforeAutospacing="0" w:after="0" w:afterAutospacing="0"/>
        <w:ind w:left="720"/>
        <w:jc w:val="both"/>
        <w:rPr>
          <w:rFonts w:eastAsia="Arial"/>
          <w:sz w:val="22"/>
          <w:szCs w:val="22"/>
          <w:lang w:eastAsia="en-US"/>
        </w:rPr>
      </w:pPr>
    </w:p>
    <w:p w14:paraId="0BAB2D9B" w14:textId="77777777" w:rsidR="0067779F" w:rsidRDefault="0067779F" w:rsidP="0067779F">
      <w:pPr>
        <w:pStyle w:val="NormalWeb"/>
        <w:numPr>
          <w:ilvl w:val="0"/>
          <w:numId w:val="3"/>
        </w:numPr>
        <w:spacing w:before="0" w:beforeAutospacing="0" w:after="0" w:afterAutospacing="0"/>
        <w:jc w:val="both"/>
        <w:rPr>
          <w:rFonts w:eastAsia="Arial"/>
          <w:sz w:val="22"/>
          <w:szCs w:val="22"/>
          <w:lang w:eastAsia="en-US"/>
        </w:rPr>
      </w:pPr>
      <w:r>
        <w:rPr>
          <w:rFonts w:eastAsia="Arial"/>
          <w:sz w:val="22"/>
          <w:szCs w:val="22"/>
          <w:lang w:eastAsia="en-US"/>
        </w:rPr>
        <w:t xml:space="preserve">El estudio de </w:t>
      </w:r>
      <w:r w:rsidRPr="000F3F58">
        <w:rPr>
          <w:rFonts w:eastAsia="Arial"/>
          <w:sz w:val="22"/>
          <w:szCs w:val="22"/>
          <w:lang w:eastAsia="en-US"/>
        </w:rPr>
        <w:t>Ríos‐</w:t>
      </w:r>
      <w:proofErr w:type="spellStart"/>
      <w:r w:rsidRPr="000F3F58">
        <w:rPr>
          <w:rFonts w:eastAsia="Arial"/>
          <w:sz w:val="22"/>
          <w:szCs w:val="22"/>
          <w:lang w:eastAsia="en-US"/>
        </w:rPr>
        <w:t>Touma</w:t>
      </w:r>
      <w:proofErr w:type="spellEnd"/>
      <w:r w:rsidRPr="000F3F58">
        <w:rPr>
          <w:rFonts w:eastAsia="Arial"/>
          <w:sz w:val="22"/>
          <w:szCs w:val="22"/>
          <w:lang w:eastAsia="en-US"/>
        </w:rPr>
        <w:t xml:space="preserve"> et al. (2011), </w:t>
      </w:r>
      <w:r>
        <w:rPr>
          <w:rFonts w:eastAsia="Arial"/>
          <w:sz w:val="22"/>
          <w:szCs w:val="22"/>
          <w:lang w:eastAsia="en-US"/>
        </w:rPr>
        <w:t>concluye</w:t>
      </w:r>
      <w:r w:rsidR="00A65280" w:rsidRPr="000F3F58">
        <w:rPr>
          <w:rFonts w:eastAsia="Arial"/>
          <w:sz w:val="22"/>
          <w:szCs w:val="22"/>
          <w:lang w:eastAsia="en-US"/>
        </w:rPr>
        <w:t xml:space="preserve"> que la estacionalidad determina la composición </w:t>
      </w:r>
      <w:r w:rsidR="00A65280">
        <w:rPr>
          <w:rFonts w:eastAsia="Arial"/>
          <w:sz w:val="22"/>
          <w:szCs w:val="22"/>
          <w:lang w:eastAsia="en-US"/>
        </w:rPr>
        <w:t xml:space="preserve">(riqueza, número de individuos, densidad y diversidad) </w:t>
      </w:r>
      <w:r w:rsidR="00A65280" w:rsidRPr="000F3F58">
        <w:rPr>
          <w:rFonts w:eastAsia="Arial"/>
          <w:sz w:val="22"/>
          <w:szCs w:val="22"/>
          <w:lang w:eastAsia="en-US"/>
        </w:rPr>
        <w:t>de la comunidad</w:t>
      </w:r>
      <w:r w:rsidR="00A65280">
        <w:rPr>
          <w:rFonts w:eastAsia="Arial"/>
          <w:sz w:val="22"/>
          <w:szCs w:val="22"/>
          <w:lang w:eastAsia="en-US"/>
        </w:rPr>
        <w:t xml:space="preserve"> de macroinvertebrados acuáticos. </w:t>
      </w:r>
      <w:r>
        <w:rPr>
          <w:rFonts w:eastAsia="Arial"/>
          <w:sz w:val="22"/>
          <w:szCs w:val="22"/>
          <w:lang w:eastAsia="en-US"/>
        </w:rPr>
        <w:t>E</w:t>
      </w:r>
      <w:r w:rsidR="00A65280">
        <w:rPr>
          <w:rFonts w:eastAsia="Arial"/>
          <w:sz w:val="22"/>
          <w:szCs w:val="22"/>
          <w:lang w:eastAsia="en-US"/>
        </w:rPr>
        <w:t>n las dos estaciones (seca y húmeda), se encuentran los mismos individuos, sin embargo, en la</w:t>
      </w:r>
      <w:r w:rsidR="00D67F87">
        <w:rPr>
          <w:rFonts w:eastAsia="Arial"/>
          <w:sz w:val="22"/>
          <w:szCs w:val="22"/>
          <w:lang w:eastAsia="en-US"/>
        </w:rPr>
        <w:t xml:space="preserve"> estación seca se observaron </w:t>
      </w:r>
      <w:proofErr w:type="gramStart"/>
      <w:r w:rsidR="00D67F87">
        <w:rPr>
          <w:rFonts w:eastAsia="Arial"/>
          <w:sz w:val="22"/>
          <w:szCs w:val="22"/>
          <w:lang w:eastAsia="en-US"/>
        </w:rPr>
        <w:t xml:space="preserve">mayor </w:t>
      </w:r>
      <w:r w:rsidR="00A65280">
        <w:rPr>
          <w:rFonts w:eastAsia="Arial"/>
          <w:sz w:val="22"/>
          <w:szCs w:val="22"/>
          <w:lang w:eastAsia="en-US"/>
        </w:rPr>
        <w:t xml:space="preserve"> </w:t>
      </w:r>
      <w:r w:rsidR="00D67F87">
        <w:rPr>
          <w:rFonts w:eastAsia="Arial"/>
          <w:sz w:val="22"/>
          <w:szCs w:val="22"/>
          <w:lang w:eastAsia="en-US"/>
        </w:rPr>
        <w:t>abundancia</w:t>
      </w:r>
      <w:proofErr w:type="gramEnd"/>
      <w:r w:rsidR="00A65280">
        <w:rPr>
          <w:rFonts w:eastAsia="Arial"/>
          <w:sz w:val="22"/>
          <w:szCs w:val="22"/>
          <w:lang w:eastAsia="en-US"/>
        </w:rPr>
        <w:t>, por ser la más estable (</w:t>
      </w:r>
      <w:r w:rsidR="00A65280" w:rsidRPr="000F3F58">
        <w:rPr>
          <w:rFonts w:eastAsia="Arial"/>
          <w:sz w:val="22"/>
          <w:szCs w:val="22"/>
          <w:lang w:eastAsia="en-US"/>
        </w:rPr>
        <w:t>R</w:t>
      </w:r>
      <w:r w:rsidR="00A65280">
        <w:rPr>
          <w:rFonts w:eastAsia="Arial"/>
          <w:sz w:val="22"/>
          <w:szCs w:val="22"/>
          <w:lang w:eastAsia="en-US"/>
        </w:rPr>
        <w:t>íos‐</w:t>
      </w:r>
      <w:proofErr w:type="spellStart"/>
      <w:r w:rsidR="00A65280">
        <w:rPr>
          <w:rFonts w:eastAsia="Arial"/>
          <w:sz w:val="22"/>
          <w:szCs w:val="22"/>
          <w:lang w:eastAsia="en-US"/>
        </w:rPr>
        <w:t>Touma</w:t>
      </w:r>
      <w:proofErr w:type="spellEnd"/>
      <w:r w:rsidR="00A65280">
        <w:rPr>
          <w:rFonts w:eastAsia="Arial"/>
          <w:sz w:val="22"/>
          <w:szCs w:val="22"/>
          <w:lang w:eastAsia="en-US"/>
        </w:rPr>
        <w:t xml:space="preserve"> et al., </w:t>
      </w:r>
      <w:r w:rsidR="00A65280" w:rsidRPr="000F3F58">
        <w:rPr>
          <w:rFonts w:eastAsia="Arial"/>
          <w:sz w:val="22"/>
          <w:szCs w:val="22"/>
          <w:lang w:eastAsia="en-US"/>
        </w:rPr>
        <w:t>2011)</w:t>
      </w:r>
      <w:r w:rsidR="00A65280">
        <w:rPr>
          <w:rFonts w:eastAsia="Arial"/>
          <w:sz w:val="22"/>
          <w:szCs w:val="22"/>
          <w:lang w:eastAsia="en-US"/>
        </w:rPr>
        <w:t xml:space="preserve">. </w:t>
      </w:r>
      <w:r w:rsidR="00A65280" w:rsidRPr="000F3F58">
        <w:rPr>
          <w:rFonts w:eastAsia="Arial"/>
          <w:sz w:val="22"/>
          <w:szCs w:val="22"/>
          <w:lang w:eastAsia="en-US"/>
        </w:rPr>
        <w:t xml:space="preserve">Este </w:t>
      </w:r>
      <w:r w:rsidR="00A65280">
        <w:rPr>
          <w:rFonts w:eastAsia="Arial"/>
          <w:sz w:val="22"/>
          <w:szCs w:val="22"/>
          <w:lang w:eastAsia="en-US"/>
        </w:rPr>
        <w:t>patrón</w:t>
      </w:r>
      <w:r w:rsidR="00A65280" w:rsidRPr="000F3F58">
        <w:rPr>
          <w:rFonts w:eastAsia="Arial"/>
          <w:sz w:val="22"/>
          <w:szCs w:val="22"/>
          <w:lang w:eastAsia="en-US"/>
        </w:rPr>
        <w:t xml:space="preserve"> de </w:t>
      </w:r>
      <w:r w:rsidR="00A65280">
        <w:rPr>
          <w:rFonts w:eastAsia="Arial"/>
          <w:sz w:val="22"/>
          <w:szCs w:val="22"/>
          <w:lang w:eastAsia="en-US"/>
        </w:rPr>
        <w:t xml:space="preserve">alta </w:t>
      </w:r>
      <w:r w:rsidR="00A65280" w:rsidRPr="000F3F58">
        <w:rPr>
          <w:rFonts w:eastAsia="Arial"/>
          <w:sz w:val="22"/>
          <w:szCs w:val="22"/>
          <w:lang w:eastAsia="en-US"/>
        </w:rPr>
        <w:t xml:space="preserve">diversidad </w:t>
      </w:r>
      <w:r w:rsidR="00A65280">
        <w:rPr>
          <w:rFonts w:eastAsia="Arial"/>
          <w:sz w:val="22"/>
          <w:szCs w:val="22"/>
          <w:lang w:eastAsia="en-US"/>
        </w:rPr>
        <w:t xml:space="preserve">de macroinvertebrados </w:t>
      </w:r>
      <w:r w:rsidR="00A65280" w:rsidRPr="000F3F58">
        <w:rPr>
          <w:rFonts w:eastAsia="Arial"/>
          <w:sz w:val="22"/>
          <w:szCs w:val="22"/>
          <w:lang w:eastAsia="en-US"/>
        </w:rPr>
        <w:t xml:space="preserve">en </w:t>
      </w:r>
      <w:r w:rsidR="00A65280">
        <w:rPr>
          <w:rFonts w:eastAsia="Arial"/>
          <w:sz w:val="22"/>
          <w:szCs w:val="22"/>
          <w:lang w:eastAsia="en-US"/>
        </w:rPr>
        <w:t>la estación seca en arroyos andinos</w:t>
      </w:r>
      <w:r w:rsidR="00A65280" w:rsidRPr="000F3F58">
        <w:rPr>
          <w:rFonts w:eastAsia="Arial"/>
          <w:sz w:val="22"/>
          <w:szCs w:val="22"/>
          <w:lang w:eastAsia="en-US"/>
        </w:rPr>
        <w:t xml:space="preserve"> se </w:t>
      </w:r>
      <w:r w:rsidR="00A65280">
        <w:rPr>
          <w:rFonts w:eastAsia="Arial"/>
          <w:sz w:val="22"/>
          <w:szCs w:val="22"/>
          <w:lang w:eastAsia="en-US"/>
        </w:rPr>
        <w:t xml:space="preserve">ha </w:t>
      </w:r>
      <w:r w:rsidR="00A65280" w:rsidRPr="000F3F58">
        <w:rPr>
          <w:rFonts w:eastAsia="Arial"/>
          <w:sz w:val="22"/>
          <w:szCs w:val="22"/>
          <w:lang w:eastAsia="en-US"/>
        </w:rPr>
        <w:t>reporta</w:t>
      </w:r>
      <w:r w:rsidR="00A65280">
        <w:rPr>
          <w:rFonts w:eastAsia="Arial"/>
          <w:sz w:val="22"/>
          <w:szCs w:val="22"/>
          <w:lang w:eastAsia="en-US"/>
        </w:rPr>
        <w:t>do</w:t>
      </w:r>
      <w:r>
        <w:rPr>
          <w:rFonts w:eastAsia="Arial"/>
          <w:sz w:val="22"/>
          <w:szCs w:val="22"/>
          <w:lang w:eastAsia="en-US"/>
        </w:rPr>
        <w:t xml:space="preserve"> en varios estudios</w:t>
      </w:r>
      <w:r w:rsidR="00A65280">
        <w:rPr>
          <w:rFonts w:eastAsia="Arial"/>
          <w:sz w:val="22"/>
          <w:szCs w:val="22"/>
          <w:lang w:eastAsia="en-US"/>
        </w:rPr>
        <w:t xml:space="preserve"> </w:t>
      </w:r>
      <w:r w:rsidR="00A65280" w:rsidRPr="000F3F58">
        <w:rPr>
          <w:rFonts w:eastAsia="Arial"/>
          <w:sz w:val="22"/>
          <w:szCs w:val="22"/>
          <w:lang w:eastAsia="en-US"/>
        </w:rPr>
        <w:t>(</w:t>
      </w:r>
      <w:proofErr w:type="spellStart"/>
      <w:r w:rsidR="00A65280" w:rsidRPr="000F3F58">
        <w:rPr>
          <w:rFonts w:eastAsia="Arial"/>
          <w:sz w:val="22"/>
          <w:szCs w:val="22"/>
          <w:lang w:eastAsia="en-US"/>
        </w:rPr>
        <w:t>Flecker</w:t>
      </w:r>
      <w:proofErr w:type="spellEnd"/>
      <w:r w:rsidR="00A65280" w:rsidRPr="000F3F58">
        <w:rPr>
          <w:rFonts w:eastAsia="Arial"/>
          <w:sz w:val="22"/>
          <w:szCs w:val="22"/>
          <w:lang w:eastAsia="en-US"/>
        </w:rPr>
        <w:t xml:space="preserve"> y </w:t>
      </w:r>
      <w:proofErr w:type="spellStart"/>
      <w:r w:rsidR="00A65280" w:rsidRPr="000F3F58">
        <w:rPr>
          <w:rFonts w:eastAsia="Arial"/>
          <w:sz w:val="22"/>
          <w:szCs w:val="22"/>
          <w:lang w:eastAsia="en-US"/>
        </w:rPr>
        <w:t>Feifarek</w:t>
      </w:r>
      <w:proofErr w:type="spellEnd"/>
      <w:r w:rsidR="00A65280" w:rsidRPr="000F3F58">
        <w:rPr>
          <w:rFonts w:eastAsia="Arial"/>
          <w:sz w:val="22"/>
          <w:szCs w:val="22"/>
          <w:lang w:eastAsia="en-US"/>
        </w:rPr>
        <w:t xml:space="preserve">, 1994; Jacobsen y Encalada, 1998; Perez y </w:t>
      </w:r>
      <w:proofErr w:type="spellStart"/>
      <w:r w:rsidR="00A65280" w:rsidRPr="000F3F58">
        <w:rPr>
          <w:rFonts w:eastAsia="Arial"/>
          <w:sz w:val="22"/>
          <w:szCs w:val="22"/>
          <w:lang w:eastAsia="en-US"/>
        </w:rPr>
        <w:t>Segnini</w:t>
      </w:r>
      <w:proofErr w:type="spellEnd"/>
      <w:r w:rsidR="00A65280" w:rsidRPr="000F3F58">
        <w:rPr>
          <w:rFonts w:eastAsia="Arial"/>
          <w:sz w:val="22"/>
          <w:szCs w:val="22"/>
          <w:lang w:eastAsia="en-US"/>
        </w:rPr>
        <w:t>, 2007).</w:t>
      </w:r>
    </w:p>
    <w:p w14:paraId="6EC678EB" w14:textId="77777777" w:rsidR="0067779F" w:rsidRPr="0067779F" w:rsidRDefault="0067779F" w:rsidP="0067779F">
      <w:pPr>
        <w:pStyle w:val="NormalWeb"/>
        <w:spacing w:before="0" w:beforeAutospacing="0" w:after="0" w:afterAutospacing="0"/>
        <w:jc w:val="both"/>
        <w:rPr>
          <w:rFonts w:eastAsia="Arial"/>
          <w:sz w:val="22"/>
          <w:szCs w:val="22"/>
          <w:lang w:eastAsia="en-US"/>
        </w:rPr>
      </w:pPr>
    </w:p>
    <w:p w14:paraId="7BE28943" w14:textId="58D6B2E2" w:rsidR="000226FE" w:rsidRPr="00305807" w:rsidRDefault="0067779F" w:rsidP="00927C9D">
      <w:pPr>
        <w:pStyle w:val="NormalWeb"/>
        <w:numPr>
          <w:ilvl w:val="0"/>
          <w:numId w:val="3"/>
        </w:numPr>
        <w:spacing w:before="0" w:beforeAutospacing="0" w:after="0" w:afterAutospacing="0"/>
        <w:jc w:val="both"/>
        <w:rPr>
          <w:rFonts w:eastAsia="Arial"/>
          <w:sz w:val="22"/>
          <w:szCs w:val="22"/>
          <w:lang w:eastAsia="en-US"/>
        </w:rPr>
      </w:pPr>
      <w:r w:rsidRPr="00305807">
        <w:rPr>
          <w:rFonts w:eastAsia="Arial"/>
          <w:sz w:val="22"/>
          <w:szCs w:val="22"/>
          <w:lang w:eastAsia="en-US"/>
        </w:rPr>
        <w:t>El 33,6% del territorio ecuatoriano se encuentra bajo una categoría de conservación. El Sistema Nacional de Áreas Protegidas (SNAP) representa el 19,41% de este porcentaje (MAATE, 2022). La finalidad de estas áreas es proteger la biodiversidad, con ecosistemas únicos, los bienes y servicios ambientales que brindan, así como los recursos culturales (UICN, 1994). Con esto</w:t>
      </w:r>
      <w:r w:rsidR="00BE2EDD" w:rsidRPr="00305807">
        <w:rPr>
          <w:rFonts w:eastAsia="Arial"/>
          <w:sz w:val="22"/>
          <w:szCs w:val="22"/>
          <w:lang w:eastAsia="en-US"/>
        </w:rPr>
        <w:t>,</w:t>
      </w:r>
      <w:r w:rsidRPr="00305807">
        <w:rPr>
          <w:rFonts w:eastAsia="Arial"/>
          <w:sz w:val="22"/>
          <w:szCs w:val="22"/>
          <w:lang w:eastAsia="en-US"/>
        </w:rPr>
        <w:t xml:space="preserve"> se aspira reducir la pobreza, aportando al desarrollo y al bienestar humano (PNUD, 2009; </w:t>
      </w:r>
      <w:proofErr w:type="spellStart"/>
      <w:r w:rsidRPr="00305807">
        <w:rPr>
          <w:rFonts w:eastAsia="Arial"/>
          <w:sz w:val="22"/>
          <w:szCs w:val="22"/>
          <w:lang w:eastAsia="en-US"/>
        </w:rPr>
        <w:t>Borrini</w:t>
      </w:r>
      <w:proofErr w:type="spellEnd"/>
      <w:r w:rsidRPr="00305807">
        <w:rPr>
          <w:rFonts w:eastAsia="Arial"/>
          <w:sz w:val="22"/>
          <w:szCs w:val="22"/>
          <w:lang w:eastAsia="en-US"/>
        </w:rPr>
        <w:t xml:space="preserve"> et al., 2014). Uno de los se</w:t>
      </w:r>
      <w:r w:rsidR="00BE2EDD" w:rsidRPr="00305807">
        <w:rPr>
          <w:rFonts w:eastAsia="Arial"/>
          <w:sz w:val="22"/>
          <w:szCs w:val="22"/>
          <w:lang w:eastAsia="en-US"/>
        </w:rPr>
        <w:t xml:space="preserve">rvicios ambientales esenciales, </w:t>
      </w:r>
      <w:r w:rsidRPr="00305807">
        <w:rPr>
          <w:rFonts w:eastAsia="Arial"/>
          <w:sz w:val="22"/>
          <w:szCs w:val="22"/>
          <w:lang w:eastAsia="en-US"/>
        </w:rPr>
        <w:t>que brindan las áreas protegidas en el Ecuador es el abastecimiento de agua para las sociedades (ECOLAP y MAE, 2007).</w:t>
      </w:r>
      <w:r w:rsidR="004C1182" w:rsidRPr="00305807">
        <w:rPr>
          <w:rFonts w:eastAsia="Arial"/>
          <w:sz w:val="22"/>
          <w:szCs w:val="22"/>
          <w:lang w:eastAsia="en-US"/>
        </w:rPr>
        <w:t xml:space="preserve"> </w:t>
      </w:r>
      <w:r w:rsidR="005A57DA" w:rsidRPr="00305807">
        <w:rPr>
          <w:rFonts w:eastAsia="Arial"/>
          <w:sz w:val="22"/>
          <w:szCs w:val="22"/>
          <w:lang w:eastAsia="en-US"/>
        </w:rPr>
        <w:t xml:space="preserve">Entre las áreas de conservación se encuentran </w:t>
      </w:r>
      <w:r w:rsidR="004C1182" w:rsidRPr="00305807">
        <w:rPr>
          <w:rFonts w:eastAsia="Arial"/>
          <w:sz w:val="22"/>
          <w:szCs w:val="22"/>
          <w:lang w:eastAsia="en-US"/>
        </w:rPr>
        <w:t>El Parque Nacional Llanganates (PNL),</w:t>
      </w:r>
      <w:r w:rsidR="00BE2EDD" w:rsidRPr="00305807">
        <w:rPr>
          <w:rFonts w:eastAsia="Arial"/>
          <w:sz w:val="22"/>
          <w:szCs w:val="22"/>
          <w:lang w:eastAsia="en-US"/>
        </w:rPr>
        <w:t xml:space="preserve"> </w:t>
      </w:r>
      <w:r w:rsidR="00927C9D" w:rsidRPr="00305807">
        <w:rPr>
          <w:rFonts w:eastAsia="Arial"/>
          <w:sz w:val="22"/>
          <w:szCs w:val="22"/>
          <w:lang w:eastAsia="en-US"/>
        </w:rPr>
        <w:t xml:space="preserve">y el Parque Nacional Cayambe Coca, </w:t>
      </w:r>
      <w:r w:rsidR="00305807" w:rsidRPr="00305807">
        <w:rPr>
          <w:rFonts w:eastAsia="Arial"/>
          <w:sz w:val="22"/>
          <w:szCs w:val="22"/>
          <w:lang w:eastAsia="en-US"/>
        </w:rPr>
        <w:t>son áreas de gran diversidad y endemismo (MAE. 2018)</w:t>
      </w:r>
    </w:p>
    <w:p w14:paraId="39B99007" w14:textId="77777777" w:rsidR="004C1182" w:rsidRDefault="004C1182" w:rsidP="004C1182">
      <w:pPr>
        <w:pStyle w:val="NormalWeb"/>
        <w:spacing w:before="0" w:beforeAutospacing="0" w:after="0" w:afterAutospacing="0"/>
        <w:jc w:val="both"/>
        <w:rPr>
          <w:rFonts w:eastAsia="Arial"/>
          <w:sz w:val="22"/>
          <w:szCs w:val="22"/>
          <w:highlight w:val="yellow"/>
          <w:lang w:eastAsia="en-US"/>
        </w:rPr>
      </w:pPr>
    </w:p>
    <w:p w14:paraId="1E619455" w14:textId="548039D2" w:rsidR="00217070" w:rsidRPr="0067779F" w:rsidRDefault="00217070" w:rsidP="0067779F">
      <w:pPr>
        <w:pStyle w:val="Prrafodelista"/>
        <w:numPr>
          <w:ilvl w:val="0"/>
          <w:numId w:val="3"/>
        </w:numPr>
        <w:spacing w:line="240" w:lineRule="auto"/>
        <w:rPr>
          <w:rFonts w:ascii="Times New Roman" w:hAnsi="Times New Roman"/>
        </w:rPr>
      </w:pPr>
      <w:r w:rsidRPr="0067779F">
        <w:rPr>
          <w:rFonts w:ascii="Times New Roman" w:hAnsi="Times New Roman"/>
        </w:rPr>
        <w:t>Una de</w:t>
      </w:r>
      <w:r w:rsidR="00C804D7">
        <w:rPr>
          <w:rFonts w:ascii="Times New Roman" w:hAnsi="Times New Roman"/>
        </w:rPr>
        <w:t xml:space="preserve"> las comunidades que habitan </w:t>
      </w:r>
      <w:r w:rsidRPr="0067779F">
        <w:rPr>
          <w:rFonts w:ascii="Times New Roman" w:hAnsi="Times New Roman"/>
        </w:rPr>
        <w:t xml:space="preserve">los ecosistemas acuáticos, son los macroinvertebrados. Esta comunidad es las más abundante de los ecosistemas de agua dulce (Esteves, 1988). Aportan a la descomposición de detritos (Wallace y Webster, 1996), reciclan los nutrientes del sistema en el que habitan (Wallace et al., 1997), son alimento para consumidores superiores (Wade et al., 1989). Están catalogados como bioindicadores por excelencia, ya que su diversidad refleja el estado ecológico del agua, indicando las condiciones del lugar en el que habitan (Roldán -Pérez, 2016; Roldán, 1999), son sensibles a los cambios ambientales a nivel local y regional (Merritt et al., 2008). </w:t>
      </w:r>
      <w:r w:rsidR="0067779F">
        <w:rPr>
          <w:rFonts w:ascii="Times New Roman" w:hAnsi="Times New Roman"/>
        </w:rPr>
        <w:t xml:space="preserve"> L</w:t>
      </w:r>
      <w:r w:rsidRPr="0067779F">
        <w:rPr>
          <w:rFonts w:ascii="Times New Roman" w:hAnsi="Times New Roman"/>
        </w:rPr>
        <w:t xml:space="preserve">as comunidades de invertebrados están siendo impactadas por el CG, cambios de usos de suelo, acidificación. Entre </w:t>
      </w:r>
      <w:proofErr w:type="gramStart"/>
      <w:r w:rsidRPr="0067779F">
        <w:rPr>
          <w:rFonts w:ascii="Times New Roman" w:hAnsi="Times New Roman"/>
        </w:rPr>
        <w:t>1970  a</w:t>
      </w:r>
      <w:proofErr w:type="gramEnd"/>
      <w:r w:rsidRPr="0067779F">
        <w:rPr>
          <w:rFonts w:ascii="Times New Roman" w:hAnsi="Times New Roman"/>
        </w:rPr>
        <w:t xml:space="preserve"> 2014 la diversidad de los ecosistemas de agua dulce disminuyó 83%, más que la de los ecosistemas terrestres o marinos (Reid et al., 2019).</w:t>
      </w:r>
    </w:p>
    <w:p w14:paraId="56DAC536" w14:textId="77777777" w:rsidR="00A65280" w:rsidRDefault="00A65280" w:rsidP="00A65280">
      <w:pPr>
        <w:pStyle w:val="NormalWeb"/>
        <w:shd w:val="clear" w:color="auto" w:fill="FFFFFF"/>
        <w:spacing w:before="0" w:beforeAutospacing="0" w:after="0" w:afterAutospacing="0"/>
        <w:jc w:val="both"/>
        <w:rPr>
          <w:color w:val="403D39"/>
          <w:sz w:val="22"/>
          <w:szCs w:val="22"/>
          <w:shd w:val="clear" w:color="auto" w:fill="FFFFFF"/>
        </w:rPr>
      </w:pPr>
    </w:p>
    <w:p w14:paraId="5CC04318" w14:textId="67F7B2D8" w:rsidR="00A65280" w:rsidRPr="00CD1AF0" w:rsidRDefault="00A65280" w:rsidP="0067779F">
      <w:pPr>
        <w:pStyle w:val="NormalWeb"/>
        <w:numPr>
          <w:ilvl w:val="0"/>
          <w:numId w:val="3"/>
        </w:numPr>
        <w:shd w:val="clear" w:color="auto" w:fill="FFFFFF"/>
        <w:spacing w:before="0" w:beforeAutospacing="0" w:after="0" w:afterAutospacing="0"/>
        <w:jc w:val="both"/>
        <w:rPr>
          <w:color w:val="000000"/>
          <w:sz w:val="22"/>
          <w:szCs w:val="22"/>
        </w:rPr>
      </w:pPr>
      <w:r>
        <w:rPr>
          <w:color w:val="403D39"/>
          <w:sz w:val="22"/>
          <w:szCs w:val="22"/>
          <w:shd w:val="clear" w:color="auto" w:fill="FFFFFF"/>
        </w:rPr>
        <w:t xml:space="preserve">La comunidad de macroinvertebrados refleja la calidad de los ecosistemas que habitan, ya que se catalogan como los mejores bioindicadores </w:t>
      </w:r>
      <w:r w:rsidRPr="00CD1AF0">
        <w:rPr>
          <w:color w:val="000000"/>
          <w:sz w:val="22"/>
          <w:szCs w:val="22"/>
        </w:rPr>
        <w:t>(</w:t>
      </w:r>
      <w:proofErr w:type="spellStart"/>
      <w:r w:rsidRPr="00CD1AF0">
        <w:rPr>
          <w:color w:val="000000"/>
          <w:sz w:val="22"/>
          <w:szCs w:val="22"/>
        </w:rPr>
        <w:t>Bonada</w:t>
      </w:r>
      <w:proofErr w:type="spellEnd"/>
      <w:r w:rsidRPr="00CD1AF0">
        <w:rPr>
          <w:color w:val="000000"/>
          <w:sz w:val="22"/>
          <w:szCs w:val="22"/>
        </w:rPr>
        <w:t xml:space="preserve"> et al., 2006).</w:t>
      </w:r>
      <w:r>
        <w:rPr>
          <w:color w:val="403D39"/>
          <w:sz w:val="22"/>
          <w:szCs w:val="22"/>
          <w:shd w:val="clear" w:color="auto" w:fill="FFFFFF"/>
        </w:rPr>
        <w:t xml:space="preserve"> De manera tradicional l</w:t>
      </w:r>
      <w:r w:rsidRPr="00CD1AF0">
        <w:rPr>
          <w:color w:val="403D39"/>
          <w:sz w:val="22"/>
          <w:szCs w:val="22"/>
          <w:shd w:val="clear" w:color="auto" w:fill="FFFFFF"/>
        </w:rPr>
        <w:t xml:space="preserve">a calidad del agua se mide mediante el análisis de sus </w:t>
      </w:r>
      <w:r w:rsidRPr="00CD1AF0">
        <w:rPr>
          <w:sz w:val="22"/>
          <w:szCs w:val="22"/>
        </w:rPr>
        <w:t>propiedades físico-químicas y biológicas (</w:t>
      </w:r>
      <w:r w:rsidRPr="00CD1AF0">
        <w:rPr>
          <w:color w:val="403D39"/>
          <w:sz w:val="22"/>
          <w:szCs w:val="22"/>
          <w:shd w:val="clear" w:color="auto" w:fill="FFFFFF"/>
        </w:rPr>
        <w:t>Gutiérrez y Ramírez, 2016). El grado de calidad del agua determina el estado de los ecosistemas acuáticos (MIMAM, 2000). E</w:t>
      </w:r>
      <w:r w:rsidRPr="00CD1AF0">
        <w:rPr>
          <w:color w:val="000000"/>
          <w:sz w:val="22"/>
          <w:szCs w:val="22"/>
        </w:rPr>
        <w:t>l estado ecológico del agua, refleja de las condiciones actuales e históricas (Roldán, 2003). Para lo que se usa bioindicadores, que son un método sencillo, de bajo costo y rápido, siendo la comunidad de macroinvertebrados los más utiliz</w:t>
      </w:r>
      <w:r w:rsidR="001A08EC">
        <w:rPr>
          <w:color w:val="000000"/>
          <w:sz w:val="22"/>
          <w:szCs w:val="22"/>
        </w:rPr>
        <w:t>ados (</w:t>
      </w:r>
      <w:proofErr w:type="spellStart"/>
      <w:r w:rsidR="001A08EC">
        <w:rPr>
          <w:color w:val="000000"/>
          <w:sz w:val="22"/>
          <w:szCs w:val="22"/>
        </w:rPr>
        <w:t>Bonada</w:t>
      </w:r>
      <w:proofErr w:type="spellEnd"/>
      <w:r w:rsidR="001A08EC">
        <w:rPr>
          <w:color w:val="000000"/>
          <w:sz w:val="22"/>
          <w:szCs w:val="22"/>
        </w:rPr>
        <w:t xml:space="preserve"> et al., 2006). La </w:t>
      </w:r>
      <w:r w:rsidRPr="00CD1AF0">
        <w:rPr>
          <w:color w:val="000000"/>
          <w:sz w:val="22"/>
          <w:szCs w:val="22"/>
        </w:rPr>
        <w:t>sensibilidad de los macroinvertebrados, permite determinar las condiciones del sistema hídrico, siendo unos resistentes a la contaminación, otros poco tolerantes, lo que denota la calidad del agua, mediante su presencia o ausencia (Vásquez y Medina, 2006).</w:t>
      </w:r>
    </w:p>
    <w:p w14:paraId="338C5E41" w14:textId="77777777" w:rsidR="00A65280" w:rsidRDefault="00A65280" w:rsidP="00217070">
      <w:pPr>
        <w:spacing w:line="240" w:lineRule="auto"/>
        <w:jc w:val="both"/>
        <w:rPr>
          <w:rFonts w:ascii="Times New Roman" w:hAnsi="Times New Roman" w:cs="Times New Roman"/>
          <w:lang w:val="es-EC"/>
        </w:rPr>
      </w:pPr>
    </w:p>
    <w:p w14:paraId="7357B625" w14:textId="77777777" w:rsidR="0067779F" w:rsidRDefault="00217070" w:rsidP="0060722B">
      <w:pPr>
        <w:pStyle w:val="Prrafodelista"/>
        <w:numPr>
          <w:ilvl w:val="0"/>
          <w:numId w:val="3"/>
        </w:numPr>
        <w:spacing w:line="240" w:lineRule="auto"/>
        <w:rPr>
          <w:rFonts w:ascii="Times New Roman" w:hAnsi="Times New Roman"/>
        </w:rPr>
      </w:pPr>
      <w:r w:rsidRPr="0067779F">
        <w:rPr>
          <w:rFonts w:ascii="Times New Roman" w:hAnsi="Times New Roman"/>
        </w:rPr>
        <w:t>La temperatura juega un papel importante dentro de la comunidad de macroinvertebrados acuáticos, regula su composición funcional (Lujan et al 2013), dispersión (Kuhn et al. 2011), tasa de crecimiento (</w:t>
      </w:r>
      <w:proofErr w:type="spellStart"/>
      <w:r w:rsidRPr="0067779F">
        <w:rPr>
          <w:rFonts w:ascii="Times New Roman" w:hAnsi="Times New Roman"/>
        </w:rPr>
        <w:t>Vannote</w:t>
      </w:r>
      <w:proofErr w:type="spellEnd"/>
      <w:r w:rsidRPr="0067779F">
        <w:rPr>
          <w:rFonts w:ascii="Times New Roman" w:hAnsi="Times New Roman"/>
        </w:rPr>
        <w:t xml:space="preserve"> y </w:t>
      </w:r>
      <w:proofErr w:type="spellStart"/>
      <w:r w:rsidRPr="0067779F">
        <w:rPr>
          <w:rFonts w:ascii="Times New Roman" w:hAnsi="Times New Roman"/>
        </w:rPr>
        <w:t>Sweeney</w:t>
      </w:r>
      <w:proofErr w:type="spellEnd"/>
      <w:r w:rsidRPr="0067779F">
        <w:rPr>
          <w:rFonts w:ascii="Times New Roman" w:hAnsi="Times New Roman"/>
        </w:rPr>
        <w:t xml:space="preserve"> 1980), entre otros. Lujan et al. (2013) destacan que los organismos de ríos andinos pueden ser sensibles al CG, aunque se sabe muy poco de los efectos que les pueda causar (</w:t>
      </w:r>
      <w:proofErr w:type="spellStart"/>
      <w:r w:rsidRPr="0067779F">
        <w:rPr>
          <w:rFonts w:ascii="Times New Roman" w:hAnsi="Times New Roman"/>
        </w:rPr>
        <w:t>Cauvy-Fraunié</w:t>
      </w:r>
      <w:proofErr w:type="spellEnd"/>
      <w:r w:rsidRPr="0067779F">
        <w:rPr>
          <w:rFonts w:ascii="Times New Roman" w:hAnsi="Times New Roman"/>
        </w:rPr>
        <w:t xml:space="preserve"> et al. 2013; Moya et al. 2009). Ligeros incrementos de temperatura resultan perjudiciales para los invertebrados acuáticos, los cuales usualmente tienen límites fisiológicos angostos (Kuhn et al. 2011). </w:t>
      </w:r>
    </w:p>
    <w:p w14:paraId="493C393E" w14:textId="77777777" w:rsidR="0067779F" w:rsidRDefault="0067779F" w:rsidP="0067779F">
      <w:pPr>
        <w:pStyle w:val="Prrafodelista"/>
        <w:spacing w:line="240" w:lineRule="auto"/>
        <w:rPr>
          <w:rFonts w:ascii="Times New Roman" w:hAnsi="Times New Roman"/>
        </w:rPr>
      </w:pPr>
    </w:p>
    <w:p w14:paraId="2658D010" w14:textId="77777777" w:rsidR="0067779F" w:rsidRDefault="00F857DA" w:rsidP="0067779F">
      <w:pPr>
        <w:pStyle w:val="Prrafodelista"/>
        <w:numPr>
          <w:ilvl w:val="0"/>
          <w:numId w:val="3"/>
        </w:numPr>
        <w:spacing w:line="240" w:lineRule="auto"/>
        <w:rPr>
          <w:rFonts w:ascii="Times New Roman" w:hAnsi="Times New Roman"/>
        </w:rPr>
      </w:pPr>
      <w:r w:rsidRPr="0067779F">
        <w:rPr>
          <w:rFonts w:ascii="Times New Roman" w:hAnsi="Times New Roman"/>
        </w:rPr>
        <w:t>E</w:t>
      </w:r>
      <w:r w:rsidR="009C7655" w:rsidRPr="0067779F">
        <w:rPr>
          <w:rFonts w:ascii="Times New Roman" w:hAnsi="Times New Roman"/>
        </w:rPr>
        <w:t>n 1997, Encalada</w:t>
      </w:r>
      <w:r w:rsidR="005419FC" w:rsidRPr="0067779F">
        <w:rPr>
          <w:rFonts w:ascii="Times New Roman" w:hAnsi="Times New Roman"/>
        </w:rPr>
        <w:t xml:space="preserve"> llevó a cabo </w:t>
      </w:r>
      <w:r w:rsidR="009C7655" w:rsidRPr="0067779F">
        <w:rPr>
          <w:rFonts w:ascii="Times New Roman" w:hAnsi="Times New Roman"/>
        </w:rPr>
        <w:t xml:space="preserve">un estudio </w:t>
      </w:r>
      <w:r w:rsidR="005419FC" w:rsidRPr="0067779F">
        <w:rPr>
          <w:rFonts w:ascii="Times New Roman" w:hAnsi="Times New Roman"/>
        </w:rPr>
        <w:t>con la finalidad de</w:t>
      </w:r>
      <w:r w:rsidRPr="0067779F">
        <w:rPr>
          <w:rFonts w:ascii="Times New Roman" w:hAnsi="Times New Roman"/>
        </w:rPr>
        <w:t xml:space="preserve"> determinar</w:t>
      </w:r>
      <w:r w:rsidR="0060722B" w:rsidRPr="0067779F">
        <w:rPr>
          <w:rFonts w:ascii="Times New Roman" w:hAnsi="Times New Roman"/>
        </w:rPr>
        <w:t xml:space="preserve"> los</w:t>
      </w:r>
      <w:r w:rsidRPr="0067779F">
        <w:rPr>
          <w:rFonts w:ascii="Times New Roman" w:hAnsi="Times New Roman"/>
        </w:rPr>
        <w:t xml:space="preserve"> factores ambientales naturales </w:t>
      </w:r>
      <w:r w:rsidR="0060722B" w:rsidRPr="0067779F">
        <w:rPr>
          <w:rFonts w:ascii="Times New Roman" w:hAnsi="Times New Roman"/>
        </w:rPr>
        <w:t>que actúan sobre la diversidad y abundancia de la comunidad de macroinvertebrados acuáticos</w:t>
      </w:r>
      <w:r w:rsidR="009C7655" w:rsidRPr="0067779F">
        <w:rPr>
          <w:rFonts w:ascii="Times New Roman" w:hAnsi="Times New Roman"/>
        </w:rPr>
        <w:t xml:space="preserve"> en ríos de paramo ecuatorianos</w:t>
      </w:r>
      <w:r w:rsidR="0060722B" w:rsidRPr="0067779F">
        <w:rPr>
          <w:rFonts w:ascii="Times New Roman" w:hAnsi="Times New Roman"/>
        </w:rPr>
        <w:t xml:space="preserve">. </w:t>
      </w:r>
      <w:proofErr w:type="gramStart"/>
      <w:r w:rsidR="005F15E5" w:rsidRPr="0067779F">
        <w:rPr>
          <w:rFonts w:ascii="Times New Roman" w:hAnsi="Times New Roman"/>
        </w:rPr>
        <w:t>Además</w:t>
      </w:r>
      <w:proofErr w:type="gramEnd"/>
      <w:r w:rsidR="005F15E5" w:rsidRPr="0067779F">
        <w:rPr>
          <w:rFonts w:ascii="Times New Roman" w:hAnsi="Times New Roman"/>
        </w:rPr>
        <w:t xml:space="preserve"> Encalada (1997), </w:t>
      </w:r>
      <w:r w:rsidRPr="0067779F">
        <w:rPr>
          <w:rFonts w:ascii="Times New Roman" w:hAnsi="Times New Roman"/>
        </w:rPr>
        <w:t>analizó variables físico – químicas de los r</w:t>
      </w:r>
      <w:r w:rsidR="009373E7" w:rsidRPr="0067779F">
        <w:rPr>
          <w:rFonts w:ascii="Times New Roman" w:hAnsi="Times New Roman"/>
        </w:rPr>
        <w:t>íos para c</w:t>
      </w:r>
      <w:r w:rsidR="00D10075" w:rsidRPr="0067779F">
        <w:rPr>
          <w:rFonts w:ascii="Times New Roman" w:hAnsi="Times New Roman"/>
        </w:rPr>
        <w:t xml:space="preserve">aracterizarlos. </w:t>
      </w:r>
      <w:r w:rsidR="00E5196C" w:rsidRPr="0067779F">
        <w:rPr>
          <w:rFonts w:ascii="Times New Roman" w:hAnsi="Times New Roman"/>
        </w:rPr>
        <w:t>Con la finalidad de</w:t>
      </w:r>
      <w:r w:rsidR="009373E7" w:rsidRPr="0067779F">
        <w:rPr>
          <w:rFonts w:ascii="Times New Roman" w:hAnsi="Times New Roman"/>
        </w:rPr>
        <w:t xml:space="preserve"> </w:t>
      </w:r>
      <w:r w:rsidRPr="0067779F">
        <w:rPr>
          <w:rFonts w:ascii="Times New Roman" w:hAnsi="Times New Roman"/>
        </w:rPr>
        <w:t xml:space="preserve">abarcar la mayor cantidad de áreas de páramo, visitó tres tipos de cuencas hidrográficas y caracterizó dos tipos de ríos (salida de drenaje y salida de laguna). </w:t>
      </w:r>
      <w:r w:rsidR="00217070" w:rsidRPr="0067779F">
        <w:rPr>
          <w:rFonts w:ascii="Times New Roman" w:hAnsi="Times New Roman"/>
        </w:rPr>
        <w:t>Los principales hallazgos de esta investigación fueron: i)</w:t>
      </w:r>
      <w:r w:rsidR="007138D9" w:rsidRPr="0067779F">
        <w:rPr>
          <w:rFonts w:ascii="Times New Roman" w:hAnsi="Times New Roman"/>
        </w:rPr>
        <w:t xml:space="preserve"> En los 12 ríos se registraron 28 familias de macroinvertebrados; </w:t>
      </w:r>
      <w:proofErr w:type="spellStart"/>
      <w:r w:rsidR="007138D9" w:rsidRPr="0067779F">
        <w:rPr>
          <w:rFonts w:ascii="Times New Roman" w:hAnsi="Times New Roman"/>
        </w:rPr>
        <w:t>ii</w:t>
      </w:r>
      <w:proofErr w:type="spellEnd"/>
      <w:r w:rsidR="007138D9" w:rsidRPr="0067779F">
        <w:rPr>
          <w:rFonts w:ascii="Times New Roman" w:hAnsi="Times New Roman"/>
        </w:rPr>
        <w:t xml:space="preserve">) de las 20 variables ambientales que fueron caracterizadas, la abundancia, la concentración de Ortofosfatos y el índice de verdor fueron mayores en los ríos de laguna que en los de drenaje, las demás no presentaron diferencias significativas; </w:t>
      </w:r>
      <w:proofErr w:type="spellStart"/>
      <w:r w:rsidR="007138D9" w:rsidRPr="0067779F">
        <w:rPr>
          <w:rFonts w:ascii="Times New Roman" w:hAnsi="Times New Roman"/>
        </w:rPr>
        <w:t>iii</w:t>
      </w:r>
      <w:proofErr w:type="spellEnd"/>
      <w:r w:rsidR="007138D9" w:rsidRPr="0067779F">
        <w:rPr>
          <w:rFonts w:ascii="Times New Roman" w:hAnsi="Times New Roman"/>
        </w:rPr>
        <w:t xml:space="preserve">) se sugiere que no hay un patrón básico de la fauna del páramo formado por dos tipos de comunidades de macroinvertebrados; </w:t>
      </w:r>
      <w:proofErr w:type="spellStart"/>
      <w:r w:rsidR="007138D9" w:rsidRPr="0067779F">
        <w:rPr>
          <w:rFonts w:ascii="Times New Roman" w:hAnsi="Times New Roman"/>
        </w:rPr>
        <w:t>iv</w:t>
      </w:r>
      <w:proofErr w:type="spellEnd"/>
      <w:r w:rsidR="007138D9" w:rsidRPr="0067779F">
        <w:rPr>
          <w:rFonts w:ascii="Times New Roman" w:hAnsi="Times New Roman"/>
        </w:rPr>
        <w:t>) la primera comunidad es de ríos estables con un alto índice de verdor y con reducida diversidad de familias; v)la segunda comunidad con un bajo índice de verdor y con mayor diversidad de familias</w:t>
      </w:r>
      <w:r w:rsidR="0002385E" w:rsidRPr="0067779F">
        <w:rPr>
          <w:rFonts w:ascii="Times New Roman" w:hAnsi="Times New Roman"/>
        </w:rPr>
        <w:t>. El patrón registrado en la fauna se explica por el pH y el índice de verdor. De la misma forma las relaciones entre el índice de verdor, el oxígeno, la temperatura y la estabilidad de la corriente permitieron dar una explicación del patrón de la fauna a partir de estas variables. Finalmente coinciden con otros trabajos que encontraron que variables como la estabilidad, la morfología y la sedimentología del terreno, el uso de la tierra, la depredación y la competencia podrían ser claves para determinar la estructura y diversidad de los macroinvertebrados acuáticos.</w:t>
      </w:r>
    </w:p>
    <w:p w14:paraId="0E1BE4F3" w14:textId="77777777" w:rsidR="0067779F" w:rsidRDefault="0067779F" w:rsidP="0067779F">
      <w:pPr>
        <w:pStyle w:val="Prrafodelista"/>
        <w:spacing w:line="240" w:lineRule="auto"/>
        <w:rPr>
          <w:rFonts w:ascii="Times New Roman" w:hAnsi="Times New Roman"/>
        </w:rPr>
      </w:pPr>
    </w:p>
    <w:p w14:paraId="7F8D8CBE" w14:textId="001C5278" w:rsidR="00DC7524" w:rsidRPr="0067779F" w:rsidRDefault="0067779F" w:rsidP="0060722B">
      <w:pPr>
        <w:pStyle w:val="Prrafodelista"/>
        <w:numPr>
          <w:ilvl w:val="0"/>
          <w:numId w:val="3"/>
        </w:numPr>
        <w:spacing w:line="240" w:lineRule="auto"/>
        <w:rPr>
          <w:rFonts w:ascii="Times New Roman" w:hAnsi="Times New Roman"/>
        </w:rPr>
      </w:pPr>
      <w:r w:rsidRPr="0067779F">
        <w:rPr>
          <w:rFonts w:ascii="Times New Roman" w:hAnsi="Times New Roman"/>
        </w:rPr>
        <w:t>En los páramos resulta indispensa</w:t>
      </w:r>
      <w:r w:rsidR="001A08EC">
        <w:rPr>
          <w:rFonts w:ascii="Times New Roman" w:hAnsi="Times New Roman"/>
        </w:rPr>
        <w:t xml:space="preserve">ble llevar a cabo estudios del </w:t>
      </w:r>
      <w:r w:rsidRPr="0067779F">
        <w:rPr>
          <w:rFonts w:ascii="Times New Roman" w:hAnsi="Times New Roman"/>
        </w:rPr>
        <w:t xml:space="preserve">estado de su biodiversidad (Cuesta et al., 2014), ya que su grado de afectación dentro de áreas protegidas, no es bien conocido (Mena, 2001). Para ello, se debería usar metodologías estandarizadas que permitan evaluar el impacto de las actividades antropogénicas, así como indicadores que garanticen los procesos de monitoreo y la evaluación de estado de conservación (Cuesta et al., 2014). </w:t>
      </w:r>
      <w:r w:rsidR="00F857DA" w:rsidRPr="0067779F">
        <w:rPr>
          <w:rFonts w:ascii="Times New Roman" w:hAnsi="Times New Roman"/>
        </w:rPr>
        <w:t xml:space="preserve">En </w:t>
      </w:r>
      <w:r w:rsidR="0060722B" w:rsidRPr="0067779F">
        <w:rPr>
          <w:rFonts w:ascii="Times New Roman" w:hAnsi="Times New Roman"/>
        </w:rPr>
        <w:t xml:space="preserve">la presente investigación </w:t>
      </w:r>
      <w:r w:rsidR="00F857DA" w:rsidRPr="0067779F">
        <w:rPr>
          <w:rFonts w:ascii="Times New Roman" w:hAnsi="Times New Roman"/>
        </w:rPr>
        <w:t>se replicó el muestreo de Encalada (1997) para e</w:t>
      </w:r>
      <w:r w:rsidR="0060722B" w:rsidRPr="0067779F">
        <w:rPr>
          <w:rFonts w:ascii="Times New Roman" w:hAnsi="Times New Roman"/>
        </w:rPr>
        <w:t>valuar el impac</w:t>
      </w:r>
      <w:r w:rsidR="00F857DA" w:rsidRPr="0067779F">
        <w:rPr>
          <w:rFonts w:ascii="Times New Roman" w:hAnsi="Times New Roman"/>
        </w:rPr>
        <w:t>to de las áreas de conservación sobre ríos de paramo,</w:t>
      </w:r>
      <w:r w:rsidR="0060722B" w:rsidRPr="0067779F">
        <w:rPr>
          <w:rFonts w:ascii="Times New Roman" w:hAnsi="Times New Roman"/>
        </w:rPr>
        <w:t xml:space="preserve"> a través de una comparación histórica</w:t>
      </w:r>
      <w:r w:rsidR="00DC7524" w:rsidRPr="0067779F">
        <w:rPr>
          <w:rFonts w:ascii="Times New Roman" w:hAnsi="Times New Roman"/>
        </w:rPr>
        <w:t xml:space="preserve"> de 26 años (1995-2021)</w:t>
      </w:r>
      <w:r w:rsidR="0002385E" w:rsidRPr="0067779F">
        <w:rPr>
          <w:rFonts w:ascii="Times New Roman" w:hAnsi="Times New Roman"/>
        </w:rPr>
        <w:t>, tiempo en el que las áreas de páramo en su mayoría se encuentran dentro de áreas protegidas, y que en el momento de la primera colecta en 1995 ya contaban con el estatus de protección, cabe resaltar que en el tiempo se han creado políticas públicas que han permitido conservar de mejor manera estas áreas. Dentro de los objetivos del presente estudio se encuentran determinar:</w:t>
      </w:r>
      <w:r w:rsidR="0060722B" w:rsidRPr="0067779F">
        <w:rPr>
          <w:rFonts w:ascii="Times New Roman" w:hAnsi="Times New Roman"/>
        </w:rPr>
        <w:t xml:space="preserve"> </w:t>
      </w:r>
      <w:r w:rsidR="00DC7524" w:rsidRPr="0067779F">
        <w:rPr>
          <w:rFonts w:ascii="Times New Roman" w:hAnsi="Times New Roman"/>
        </w:rPr>
        <w:t xml:space="preserve">i) </w:t>
      </w:r>
      <w:r w:rsidR="0060722B" w:rsidRPr="0067779F">
        <w:rPr>
          <w:rFonts w:ascii="Times New Roman" w:hAnsi="Times New Roman"/>
        </w:rPr>
        <w:t xml:space="preserve">estado ecológico </w:t>
      </w:r>
      <w:r w:rsidR="00DC7524" w:rsidRPr="0067779F">
        <w:rPr>
          <w:rFonts w:ascii="Times New Roman" w:hAnsi="Times New Roman"/>
        </w:rPr>
        <w:t xml:space="preserve">del agua, de </w:t>
      </w:r>
      <w:proofErr w:type="spellStart"/>
      <w:r w:rsidR="00DC7524" w:rsidRPr="0067779F">
        <w:rPr>
          <w:rFonts w:ascii="Times New Roman" w:hAnsi="Times New Roman"/>
        </w:rPr>
        <w:t>ii</w:t>
      </w:r>
      <w:proofErr w:type="spellEnd"/>
      <w:r w:rsidR="00DC7524" w:rsidRPr="0067779F">
        <w:rPr>
          <w:rFonts w:ascii="Times New Roman" w:hAnsi="Times New Roman"/>
        </w:rPr>
        <w:t xml:space="preserve">) las condiciones físico-químicas, </w:t>
      </w:r>
      <w:r w:rsidR="0060722B" w:rsidRPr="0067779F">
        <w:rPr>
          <w:rFonts w:ascii="Times New Roman" w:hAnsi="Times New Roman"/>
        </w:rPr>
        <w:t>y</w:t>
      </w:r>
      <w:r w:rsidR="00DC7524" w:rsidRPr="0067779F">
        <w:rPr>
          <w:rFonts w:ascii="Times New Roman" w:hAnsi="Times New Roman"/>
        </w:rPr>
        <w:t xml:space="preserve"> </w:t>
      </w:r>
      <w:proofErr w:type="spellStart"/>
      <w:r w:rsidR="00DC7524" w:rsidRPr="0067779F">
        <w:rPr>
          <w:rFonts w:ascii="Times New Roman" w:hAnsi="Times New Roman"/>
        </w:rPr>
        <w:t>iii</w:t>
      </w:r>
      <w:proofErr w:type="spellEnd"/>
      <w:r w:rsidR="00DC7524" w:rsidRPr="0067779F">
        <w:rPr>
          <w:rFonts w:ascii="Times New Roman" w:hAnsi="Times New Roman"/>
        </w:rPr>
        <w:t>) de</w:t>
      </w:r>
      <w:r w:rsidR="0060722B" w:rsidRPr="0067779F">
        <w:rPr>
          <w:rFonts w:ascii="Times New Roman" w:hAnsi="Times New Roman"/>
        </w:rPr>
        <w:t xml:space="preserve"> la</w:t>
      </w:r>
      <w:r w:rsidR="00DC7524" w:rsidRPr="0067779F">
        <w:rPr>
          <w:rFonts w:ascii="Times New Roman" w:hAnsi="Times New Roman"/>
        </w:rPr>
        <w:t xml:space="preserve"> estructura de la comunidad</w:t>
      </w:r>
      <w:r w:rsidR="0060722B" w:rsidRPr="0067779F">
        <w:rPr>
          <w:rFonts w:ascii="Times New Roman" w:hAnsi="Times New Roman"/>
        </w:rPr>
        <w:t xml:space="preserve"> d</w:t>
      </w:r>
      <w:r w:rsidR="00DC7524" w:rsidRPr="0067779F">
        <w:rPr>
          <w:rFonts w:ascii="Times New Roman" w:hAnsi="Times New Roman"/>
        </w:rPr>
        <w:t xml:space="preserve">e macroinvertebrados </w:t>
      </w:r>
      <w:r w:rsidR="00F857DA" w:rsidRPr="0067779F">
        <w:rPr>
          <w:rFonts w:ascii="Times New Roman" w:hAnsi="Times New Roman"/>
        </w:rPr>
        <w:t>acuáticos</w:t>
      </w:r>
      <w:r w:rsidR="0060722B" w:rsidRPr="0067779F">
        <w:rPr>
          <w:rFonts w:ascii="Times New Roman" w:hAnsi="Times New Roman"/>
        </w:rPr>
        <w:t xml:space="preserve">. </w:t>
      </w:r>
      <w:r w:rsidR="00F857DA" w:rsidRPr="0067779F">
        <w:rPr>
          <w:rFonts w:ascii="Times New Roman" w:hAnsi="Times New Roman"/>
        </w:rPr>
        <w:t>Con la finalidad</w:t>
      </w:r>
      <w:r w:rsidR="00DC7524" w:rsidRPr="0067779F">
        <w:rPr>
          <w:rFonts w:ascii="Times New Roman" w:hAnsi="Times New Roman"/>
        </w:rPr>
        <w:t xml:space="preserve"> </w:t>
      </w:r>
      <w:r w:rsidR="00F857DA" w:rsidRPr="0067779F">
        <w:rPr>
          <w:rFonts w:ascii="Times New Roman" w:hAnsi="Times New Roman"/>
        </w:rPr>
        <w:t xml:space="preserve">de </w:t>
      </w:r>
      <w:r w:rsidR="00DC7524" w:rsidRPr="0067779F">
        <w:rPr>
          <w:rFonts w:ascii="Times New Roman" w:hAnsi="Times New Roman"/>
        </w:rPr>
        <w:lastRenderedPageBreak/>
        <w:t xml:space="preserve">evaluar la calidad ecológica del agua se utilizaron índices ecológicos. Para evaluar las condiciones físico – químicas se midieron parámetros </w:t>
      </w:r>
      <w:r w:rsidR="00DC7524" w:rsidRPr="0067779F">
        <w:rPr>
          <w:rFonts w:ascii="Times New Roman" w:hAnsi="Times New Roman"/>
          <w:i/>
        </w:rPr>
        <w:t>in situ</w:t>
      </w:r>
      <w:r w:rsidR="00834C97" w:rsidRPr="0067779F">
        <w:rPr>
          <w:rFonts w:ascii="Times New Roman" w:hAnsi="Times New Roman"/>
        </w:rPr>
        <w:t>. Y,</w:t>
      </w:r>
      <w:r w:rsidR="00DC7524" w:rsidRPr="0067779F">
        <w:rPr>
          <w:rFonts w:ascii="Times New Roman" w:hAnsi="Times New Roman"/>
        </w:rPr>
        <w:t xml:space="preserve"> para evaluar la estructura de la</w:t>
      </w:r>
      <w:r w:rsidR="00834C97" w:rsidRPr="0067779F">
        <w:rPr>
          <w:rFonts w:ascii="Times New Roman" w:hAnsi="Times New Roman"/>
        </w:rPr>
        <w:t>s</w:t>
      </w:r>
      <w:r w:rsidR="00DC7524" w:rsidRPr="0067779F">
        <w:rPr>
          <w:rFonts w:ascii="Times New Roman" w:hAnsi="Times New Roman"/>
        </w:rPr>
        <w:t xml:space="preserve"> comunidad</w:t>
      </w:r>
      <w:r w:rsidR="00834C97" w:rsidRPr="0067779F">
        <w:rPr>
          <w:rFonts w:ascii="Times New Roman" w:hAnsi="Times New Roman"/>
        </w:rPr>
        <w:t>es</w:t>
      </w:r>
      <w:r w:rsidR="00DC7524" w:rsidRPr="0067779F">
        <w:rPr>
          <w:rFonts w:ascii="Times New Roman" w:hAnsi="Times New Roman"/>
        </w:rPr>
        <w:t xml:space="preserve"> de macroinvertebrados acuáticos se eval</w:t>
      </w:r>
      <w:r w:rsidR="00834C97" w:rsidRPr="0067779F">
        <w:rPr>
          <w:rFonts w:ascii="Times New Roman" w:hAnsi="Times New Roman"/>
        </w:rPr>
        <w:t>uó la riqueza y abundancia de la</w:t>
      </w:r>
      <w:r w:rsidR="00DC7524" w:rsidRPr="0067779F">
        <w:rPr>
          <w:rFonts w:ascii="Times New Roman" w:hAnsi="Times New Roman"/>
        </w:rPr>
        <w:t>s mism</w:t>
      </w:r>
      <w:r w:rsidR="00834C97" w:rsidRPr="0067779F">
        <w:rPr>
          <w:rFonts w:ascii="Times New Roman" w:hAnsi="Times New Roman"/>
        </w:rPr>
        <w:t>a</w:t>
      </w:r>
      <w:r w:rsidR="00DC7524" w:rsidRPr="0067779F">
        <w:rPr>
          <w:rFonts w:ascii="Times New Roman" w:hAnsi="Times New Roman"/>
        </w:rPr>
        <w:t xml:space="preserve">s. </w:t>
      </w:r>
    </w:p>
    <w:p w14:paraId="41ACC4FD" w14:textId="0895DDD8" w:rsidR="00320FAE" w:rsidRPr="00E102C1" w:rsidRDefault="00320FAE" w:rsidP="00320FAE">
      <w:pPr>
        <w:spacing w:line="240" w:lineRule="auto"/>
        <w:jc w:val="both"/>
        <w:rPr>
          <w:rFonts w:ascii="Times New Roman" w:hAnsi="Times New Roman" w:cs="Times New Roman"/>
          <w:b/>
          <w:lang w:val="es-EC"/>
        </w:rPr>
      </w:pPr>
      <w:r w:rsidRPr="00E102C1">
        <w:rPr>
          <w:rFonts w:ascii="Times New Roman" w:hAnsi="Times New Roman" w:cs="Times New Roman"/>
          <w:b/>
          <w:lang w:val="es-EC"/>
        </w:rPr>
        <w:t>OBJETIVO GENERAL</w:t>
      </w:r>
      <w:r w:rsidR="00A65790">
        <w:rPr>
          <w:rFonts w:ascii="Times New Roman" w:hAnsi="Times New Roman" w:cs="Times New Roman"/>
          <w:b/>
          <w:lang w:val="es-EC"/>
        </w:rPr>
        <w:t xml:space="preserve"> </w:t>
      </w:r>
    </w:p>
    <w:p w14:paraId="1C0DEA57" w14:textId="77777777" w:rsidR="00320FAE" w:rsidRPr="00E102C1" w:rsidRDefault="00320FAE" w:rsidP="00320FAE">
      <w:pPr>
        <w:spacing w:line="240" w:lineRule="auto"/>
        <w:jc w:val="both"/>
        <w:rPr>
          <w:rFonts w:ascii="Times New Roman" w:hAnsi="Times New Roman" w:cs="Times New Roman"/>
          <w:lang w:val="es-EC"/>
        </w:rPr>
      </w:pPr>
    </w:p>
    <w:p w14:paraId="5CE3C992" w14:textId="5C5DA9C6" w:rsidR="00320FAE" w:rsidRPr="00E102C1" w:rsidRDefault="00597B1A" w:rsidP="00320FAE">
      <w:pPr>
        <w:pStyle w:val="Default"/>
        <w:jc w:val="both"/>
        <w:rPr>
          <w:rFonts w:ascii="Times New Roman" w:hAnsi="Times New Roman" w:cs="Times New Roman"/>
          <w:sz w:val="22"/>
          <w:szCs w:val="22"/>
          <w:lang w:val="es-EC"/>
        </w:rPr>
      </w:pPr>
      <w:r>
        <w:rPr>
          <w:rFonts w:ascii="Times New Roman" w:hAnsi="Times New Roman" w:cs="Times New Roman"/>
          <w:sz w:val="22"/>
          <w:szCs w:val="22"/>
          <w:highlight w:val="yellow"/>
          <w:lang w:val="es-EC"/>
        </w:rPr>
        <w:t xml:space="preserve">Caracterizar el estado ecológico de ríos de páramo ecuatoriano </w:t>
      </w:r>
      <w:r w:rsidR="00F12528">
        <w:rPr>
          <w:rFonts w:ascii="Times New Roman" w:hAnsi="Times New Roman" w:cs="Times New Roman"/>
          <w:sz w:val="22"/>
          <w:szCs w:val="22"/>
          <w:highlight w:val="yellow"/>
          <w:lang w:val="es-EC"/>
        </w:rPr>
        <w:t>para los años</w:t>
      </w:r>
      <w:r w:rsidRPr="00597B1A">
        <w:rPr>
          <w:rFonts w:ascii="Times New Roman" w:hAnsi="Times New Roman" w:cs="Times New Roman"/>
          <w:sz w:val="22"/>
          <w:szCs w:val="22"/>
          <w:highlight w:val="yellow"/>
          <w:lang w:val="es-EC"/>
        </w:rPr>
        <w:t xml:space="preserve"> 1995 y 2021</w:t>
      </w:r>
      <w:r>
        <w:rPr>
          <w:rFonts w:ascii="Times New Roman" w:hAnsi="Times New Roman" w:cs="Times New Roman"/>
          <w:sz w:val="22"/>
          <w:szCs w:val="22"/>
          <w:highlight w:val="yellow"/>
          <w:lang w:val="es-EC"/>
        </w:rPr>
        <w:t>, mediante l</w:t>
      </w:r>
      <w:r w:rsidR="00320FAE" w:rsidRPr="00597B1A">
        <w:rPr>
          <w:rFonts w:ascii="Times New Roman" w:hAnsi="Times New Roman" w:cs="Times New Roman"/>
          <w:sz w:val="22"/>
          <w:szCs w:val="22"/>
          <w:highlight w:val="yellow"/>
          <w:lang w:val="es-EC"/>
        </w:rPr>
        <w:t>as comunidades de macroinvertebrados.</w:t>
      </w:r>
    </w:p>
    <w:p w14:paraId="29B8C832" w14:textId="77777777" w:rsidR="00320FAE" w:rsidRPr="00E102C1" w:rsidRDefault="00320FAE" w:rsidP="00320FAE">
      <w:pPr>
        <w:pStyle w:val="Default"/>
        <w:jc w:val="both"/>
        <w:rPr>
          <w:rFonts w:ascii="Times New Roman" w:hAnsi="Times New Roman" w:cs="Times New Roman"/>
          <w:sz w:val="22"/>
          <w:szCs w:val="22"/>
          <w:lang w:val="es-EC"/>
        </w:rPr>
      </w:pPr>
    </w:p>
    <w:p w14:paraId="30E4FE0E" w14:textId="77777777" w:rsidR="00320FAE" w:rsidRPr="00E102C1" w:rsidRDefault="00320FAE" w:rsidP="00320FAE">
      <w:pPr>
        <w:pStyle w:val="Default"/>
        <w:jc w:val="both"/>
        <w:rPr>
          <w:rFonts w:ascii="Times New Roman" w:hAnsi="Times New Roman" w:cs="Times New Roman"/>
          <w:sz w:val="22"/>
          <w:szCs w:val="22"/>
          <w:lang w:val="es-EC"/>
        </w:rPr>
      </w:pPr>
      <w:r w:rsidRPr="00E102C1">
        <w:rPr>
          <w:rFonts w:ascii="Times New Roman" w:hAnsi="Times New Roman" w:cs="Times New Roman"/>
          <w:b/>
          <w:sz w:val="22"/>
          <w:szCs w:val="22"/>
          <w:lang w:val="es-EC"/>
        </w:rPr>
        <w:t>OBJETIVOS ESPECÍFICOS</w:t>
      </w:r>
    </w:p>
    <w:p w14:paraId="5BF33B65" w14:textId="77777777" w:rsidR="00320FAE" w:rsidRPr="00E102C1" w:rsidRDefault="00320FAE" w:rsidP="00320FAE">
      <w:pPr>
        <w:autoSpaceDE w:val="0"/>
        <w:autoSpaceDN w:val="0"/>
        <w:adjustRightInd w:val="0"/>
        <w:spacing w:line="240" w:lineRule="auto"/>
        <w:jc w:val="both"/>
        <w:rPr>
          <w:rFonts w:ascii="Times New Roman" w:hAnsi="Times New Roman" w:cs="Times New Roman"/>
          <w:color w:val="000000"/>
          <w:lang w:val="es-EC"/>
        </w:rPr>
      </w:pPr>
    </w:p>
    <w:p w14:paraId="11BEB086" w14:textId="039F5838" w:rsidR="00374D2E" w:rsidRPr="00E102C1" w:rsidRDefault="00D0627D" w:rsidP="00374D2E">
      <w:pPr>
        <w:pStyle w:val="Prrafodelista"/>
        <w:numPr>
          <w:ilvl w:val="0"/>
          <w:numId w:val="1"/>
        </w:numPr>
        <w:spacing w:after="0" w:line="240" w:lineRule="auto"/>
        <w:rPr>
          <w:rFonts w:ascii="Times New Roman" w:hAnsi="Times New Roman"/>
        </w:rPr>
      </w:pPr>
      <w:r w:rsidRPr="00E102C1">
        <w:rPr>
          <w:rFonts w:ascii="Times New Roman" w:hAnsi="Times New Roman"/>
        </w:rPr>
        <w:t xml:space="preserve">Comparar en un período de 26 años los cambios en las </w:t>
      </w:r>
      <w:r w:rsidR="00374D2E" w:rsidRPr="00E102C1">
        <w:rPr>
          <w:rFonts w:ascii="Times New Roman" w:hAnsi="Times New Roman"/>
        </w:rPr>
        <w:t>condiciones de ríos de páramo, median</w:t>
      </w:r>
      <w:r w:rsidR="00DB068B" w:rsidRPr="00E102C1">
        <w:rPr>
          <w:rFonts w:ascii="Times New Roman" w:hAnsi="Times New Roman"/>
        </w:rPr>
        <w:t xml:space="preserve">te variables físico –químicas </w:t>
      </w:r>
      <w:r w:rsidR="00DB068B" w:rsidRPr="00E102C1">
        <w:rPr>
          <w:rFonts w:ascii="Times New Roman" w:hAnsi="Times New Roman"/>
          <w:i/>
        </w:rPr>
        <w:t>in situ</w:t>
      </w:r>
      <w:r w:rsidR="00DB068B" w:rsidRPr="00E102C1">
        <w:rPr>
          <w:rFonts w:ascii="Times New Roman" w:hAnsi="Times New Roman"/>
        </w:rPr>
        <w:t>.</w:t>
      </w:r>
    </w:p>
    <w:p w14:paraId="3E718E72" w14:textId="2FC11B20" w:rsidR="00DB068B" w:rsidRPr="00E102C1" w:rsidRDefault="00374D2E" w:rsidP="00DB068B">
      <w:pPr>
        <w:pStyle w:val="Prrafodelista"/>
        <w:numPr>
          <w:ilvl w:val="0"/>
          <w:numId w:val="1"/>
        </w:numPr>
        <w:spacing w:after="0" w:line="240" w:lineRule="auto"/>
        <w:rPr>
          <w:rFonts w:ascii="Times New Roman" w:hAnsi="Times New Roman"/>
        </w:rPr>
      </w:pPr>
      <w:r w:rsidRPr="00E102C1">
        <w:rPr>
          <w:rFonts w:ascii="Times New Roman" w:hAnsi="Times New Roman"/>
        </w:rPr>
        <w:t xml:space="preserve">Comparar </w:t>
      </w:r>
      <w:r w:rsidR="00DB068B" w:rsidRPr="00E102C1">
        <w:rPr>
          <w:rFonts w:ascii="Times New Roman" w:hAnsi="Times New Roman"/>
        </w:rPr>
        <w:t>en un período de 26 años</w:t>
      </w:r>
      <w:r w:rsidRPr="00E102C1">
        <w:rPr>
          <w:rFonts w:ascii="Times New Roman" w:hAnsi="Times New Roman"/>
        </w:rPr>
        <w:t xml:space="preserve"> </w:t>
      </w:r>
      <w:r w:rsidR="00DB068B" w:rsidRPr="00E102C1">
        <w:rPr>
          <w:rFonts w:ascii="Times New Roman" w:hAnsi="Times New Roman"/>
        </w:rPr>
        <w:t xml:space="preserve">los cambios en </w:t>
      </w:r>
      <w:r w:rsidRPr="00E102C1">
        <w:rPr>
          <w:rFonts w:ascii="Times New Roman" w:hAnsi="Times New Roman"/>
        </w:rPr>
        <w:t>la estructura de la comunidad de macroinvertebrados acuáticos.</w:t>
      </w:r>
    </w:p>
    <w:p w14:paraId="2858CC0F" w14:textId="413585A9" w:rsidR="00D0627D" w:rsidRPr="00E102C1" w:rsidRDefault="00D0627D" w:rsidP="00D0627D">
      <w:pPr>
        <w:pStyle w:val="Prrafodelista"/>
        <w:numPr>
          <w:ilvl w:val="0"/>
          <w:numId w:val="1"/>
        </w:numPr>
        <w:spacing w:after="0" w:line="240" w:lineRule="auto"/>
        <w:rPr>
          <w:rFonts w:ascii="Times New Roman" w:hAnsi="Times New Roman"/>
        </w:rPr>
      </w:pPr>
      <w:r w:rsidRPr="00E102C1">
        <w:rPr>
          <w:rFonts w:ascii="Times New Roman" w:hAnsi="Times New Roman"/>
        </w:rPr>
        <w:t xml:space="preserve">Establecer la relación entre las variables físico – químicas </w:t>
      </w:r>
      <w:r w:rsidRPr="00E102C1">
        <w:rPr>
          <w:rFonts w:ascii="Times New Roman" w:hAnsi="Times New Roman"/>
          <w:i/>
        </w:rPr>
        <w:t>in situ</w:t>
      </w:r>
      <w:r w:rsidRPr="00E102C1">
        <w:rPr>
          <w:rFonts w:ascii="Times New Roman" w:hAnsi="Times New Roman"/>
        </w:rPr>
        <w:t xml:space="preserve"> y la estructura actual de la comunidad de macroinvertebrados acuáticos.</w:t>
      </w:r>
    </w:p>
    <w:p w14:paraId="48D934FE" w14:textId="0980BF40" w:rsidR="00DB068B" w:rsidRPr="00E102C1" w:rsidRDefault="00DB068B" w:rsidP="006F026F">
      <w:pPr>
        <w:pStyle w:val="Prrafodelista"/>
        <w:numPr>
          <w:ilvl w:val="0"/>
          <w:numId w:val="1"/>
        </w:numPr>
        <w:spacing w:after="0" w:line="240" w:lineRule="auto"/>
        <w:rPr>
          <w:rFonts w:ascii="Times New Roman" w:hAnsi="Times New Roman"/>
        </w:rPr>
      </w:pPr>
      <w:r w:rsidRPr="00E102C1">
        <w:rPr>
          <w:rFonts w:ascii="Times New Roman" w:hAnsi="Times New Roman"/>
        </w:rPr>
        <w:t>Comparar en un per</w:t>
      </w:r>
      <w:r w:rsidR="00591C70">
        <w:rPr>
          <w:rFonts w:ascii="Times New Roman" w:hAnsi="Times New Roman"/>
        </w:rPr>
        <w:t xml:space="preserve">íodo de 26 años los cambios en </w:t>
      </w:r>
      <w:r w:rsidRPr="00E102C1">
        <w:rPr>
          <w:rFonts w:ascii="Times New Roman" w:hAnsi="Times New Roman"/>
        </w:rPr>
        <w:t>el estado ecológico de los ríos de páramo, mediante el uso de la comunidad de macroinvertebrados acuáticos como bioindicadores.</w:t>
      </w:r>
      <w:r w:rsidRPr="00E102C1">
        <w:rPr>
          <w:rFonts w:ascii="Times New Roman" w:hAnsi="Times New Roman"/>
          <w:color w:val="3333FF"/>
        </w:rPr>
        <w:t xml:space="preserve"> </w:t>
      </w:r>
    </w:p>
    <w:p w14:paraId="60679506" w14:textId="23427D9A" w:rsidR="00374D2E" w:rsidRPr="00E102C1" w:rsidRDefault="00374D2E" w:rsidP="00DB068B">
      <w:pPr>
        <w:pStyle w:val="Prrafodelista"/>
        <w:spacing w:after="0" w:line="240" w:lineRule="auto"/>
        <w:rPr>
          <w:rFonts w:ascii="Times New Roman" w:hAnsi="Times New Roman"/>
        </w:rPr>
      </w:pPr>
    </w:p>
    <w:p w14:paraId="2B35B18C" w14:textId="77777777" w:rsidR="00591C70" w:rsidRDefault="00591C70" w:rsidP="00F56123">
      <w:pPr>
        <w:jc w:val="both"/>
        <w:rPr>
          <w:rFonts w:ascii="Times New Roman" w:eastAsia="Times New Roman" w:hAnsi="Times New Roman"/>
          <w:b/>
          <w:color w:val="3366FF"/>
          <w:szCs w:val="24"/>
          <w:lang w:val="es-ES_tradnl" w:eastAsia="es-ES"/>
        </w:rPr>
      </w:pPr>
    </w:p>
    <w:p w14:paraId="4DADE90D" w14:textId="00E92852" w:rsidR="00F56123" w:rsidRPr="00F56123" w:rsidRDefault="00F56123" w:rsidP="00F56123">
      <w:pPr>
        <w:jc w:val="both"/>
        <w:rPr>
          <w:rFonts w:ascii="Times New Roman" w:eastAsia="Times New Roman" w:hAnsi="Times New Roman"/>
          <w:b/>
          <w:color w:val="3366FF"/>
          <w:szCs w:val="24"/>
          <w:lang w:val="es-ES_tradnl" w:eastAsia="es-ES"/>
        </w:rPr>
      </w:pPr>
      <w:r>
        <w:rPr>
          <w:rFonts w:ascii="Times New Roman" w:eastAsia="Times New Roman" w:hAnsi="Times New Roman"/>
          <w:b/>
          <w:color w:val="3366FF"/>
          <w:szCs w:val="24"/>
          <w:lang w:val="es-ES_tradnl" w:eastAsia="es-ES"/>
        </w:rPr>
        <w:t xml:space="preserve">2. </w:t>
      </w:r>
      <w:r w:rsidRPr="00F56123">
        <w:rPr>
          <w:rFonts w:ascii="Times New Roman" w:eastAsia="Times New Roman" w:hAnsi="Times New Roman"/>
          <w:b/>
          <w:color w:val="3366FF"/>
          <w:szCs w:val="24"/>
          <w:lang w:val="es-ES_tradnl" w:eastAsia="es-ES"/>
        </w:rPr>
        <w:t xml:space="preserve">CAPÍTULO II: </w:t>
      </w:r>
      <w:r w:rsidRPr="00F56123">
        <w:rPr>
          <w:rFonts w:ascii="Times New Roman" w:eastAsia="Times New Roman" w:hAnsi="Times New Roman"/>
          <w:color w:val="3366FF"/>
          <w:szCs w:val="24"/>
          <w:lang w:val="es-ES_tradnl" w:eastAsia="es-ES"/>
        </w:rPr>
        <w:t xml:space="preserve">MATERIALES Y </w:t>
      </w:r>
      <w:r w:rsidRPr="00F56123">
        <w:rPr>
          <w:rFonts w:ascii="Times New Roman" w:eastAsia="Times New Roman" w:hAnsi="Times New Roman"/>
          <w:bCs/>
          <w:color w:val="3366FF"/>
          <w:szCs w:val="24"/>
          <w:lang w:val="es-ES_tradnl" w:eastAsia="es-ES"/>
        </w:rPr>
        <w:t>MÉTODOS</w:t>
      </w:r>
    </w:p>
    <w:p w14:paraId="6A9ED635" w14:textId="77777777" w:rsidR="00910BEC" w:rsidRPr="004836F6" w:rsidRDefault="00910BEC" w:rsidP="001B3EC1">
      <w:pPr>
        <w:spacing w:line="240" w:lineRule="auto"/>
        <w:jc w:val="both"/>
        <w:rPr>
          <w:rFonts w:ascii="Times New Roman" w:hAnsi="Times New Roman" w:cs="Times New Roman"/>
          <w:lang w:val="es-EC"/>
        </w:rPr>
      </w:pPr>
    </w:p>
    <w:p w14:paraId="6A8C9617" w14:textId="7D5F052E" w:rsidR="00910BEC" w:rsidRPr="004836F6" w:rsidRDefault="001B3EC1" w:rsidP="001B3EC1">
      <w:pPr>
        <w:spacing w:line="240" w:lineRule="auto"/>
        <w:jc w:val="both"/>
        <w:rPr>
          <w:rFonts w:ascii="Times New Roman" w:hAnsi="Times New Roman" w:cs="Times New Roman"/>
          <w:b/>
          <w:color w:val="3333FF"/>
          <w:lang w:val="es-EC"/>
        </w:rPr>
      </w:pPr>
      <w:r w:rsidRPr="004836F6">
        <w:rPr>
          <w:rFonts w:ascii="Times New Roman" w:hAnsi="Times New Roman" w:cs="Times New Roman"/>
          <w:b/>
          <w:color w:val="3333FF"/>
          <w:lang w:val="es-EC"/>
        </w:rPr>
        <w:t xml:space="preserve">2.1 </w:t>
      </w:r>
      <w:r w:rsidR="00910BEC" w:rsidRPr="004836F6">
        <w:rPr>
          <w:rFonts w:ascii="Times New Roman" w:hAnsi="Times New Roman" w:cs="Times New Roman"/>
          <w:b/>
          <w:color w:val="3333FF"/>
          <w:lang w:val="es-EC"/>
        </w:rPr>
        <w:t>Área de Estudio</w:t>
      </w:r>
    </w:p>
    <w:p w14:paraId="2E66E8FE" w14:textId="77777777" w:rsidR="00910BEC" w:rsidRPr="004836F6" w:rsidRDefault="00910BEC" w:rsidP="001B3EC1">
      <w:pPr>
        <w:spacing w:line="240" w:lineRule="auto"/>
        <w:jc w:val="both"/>
        <w:rPr>
          <w:rFonts w:ascii="Times New Roman" w:hAnsi="Times New Roman" w:cs="Times New Roman"/>
          <w:b/>
          <w:lang w:val="es-EC"/>
        </w:rPr>
      </w:pPr>
    </w:p>
    <w:p w14:paraId="56E101EA" w14:textId="6C265539" w:rsidR="00910BEC" w:rsidRPr="004836F6" w:rsidRDefault="009C7655" w:rsidP="001B3EC1">
      <w:pPr>
        <w:spacing w:line="240" w:lineRule="auto"/>
        <w:jc w:val="both"/>
        <w:rPr>
          <w:rFonts w:ascii="Times New Roman" w:hAnsi="Times New Roman" w:cs="Times New Roman"/>
          <w:lang w:val="es-EC"/>
        </w:rPr>
      </w:pPr>
      <w:r>
        <w:rPr>
          <w:rFonts w:ascii="Times New Roman" w:hAnsi="Times New Roman" w:cs="Times New Roman"/>
          <w:lang w:val="es-EC"/>
        </w:rPr>
        <w:t xml:space="preserve">Para el presente estudio se </w:t>
      </w:r>
      <w:r w:rsidR="00910BEC" w:rsidRPr="004836F6">
        <w:rPr>
          <w:rFonts w:ascii="Times New Roman" w:hAnsi="Times New Roman" w:cs="Times New Roman"/>
          <w:lang w:val="es-EC"/>
        </w:rPr>
        <w:t xml:space="preserve">muestrearon </w:t>
      </w:r>
      <w:r>
        <w:rPr>
          <w:rFonts w:ascii="Times New Roman" w:hAnsi="Times New Roman" w:cs="Times New Roman"/>
          <w:lang w:val="es-EC"/>
        </w:rPr>
        <w:t xml:space="preserve">los mismos </w:t>
      </w:r>
      <w:r w:rsidR="00910BEC" w:rsidRPr="004836F6">
        <w:rPr>
          <w:rFonts w:ascii="Times New Roman" w:hAnsi="Times New Roman" w:cs="Times New Roman"/>
          <w:lang w:val="es-EC"/>
        </w:rPr>
        <w:t xml:space="preserve">11 ríos </w:t>
      </w:r>
      <w:r>
        <w:rPr>
          <w:rFonts w:ascii="Times New Roman" w:hAnsi="Times New Roman" w:cs="Times New Roman"/>
          <w:lang w:val="es-EC"/>
        </w:rPr>
        <w:t xml:space="preserve">que fueron analizados por Encalada (1997), que fueron asignados tres zonas de estudio: Zona Parque Nacional Llanganates (n=4 ríos), Zona </w:t>
      </w:r>
      <w:r w:rsidR="000B1A37">
        <w:rPr>
          <w:rFonts w:ascii="Times New Roman" w:hAnsi="Times New Roman" w:cs="Times New Roman"/>
          <w:lang w:val="es-EC"/>
        </w:rPr>
        <w:t>Parque Nacional Cayambe Coca Norte</w:t>
      </w:r>
      <w:r>
        <w:rPr>
          <w:rFonts w:ascii="Times New Roman" w:hAnsi="Times New Roman" w:cs="Times New Roman"/>
          <w:lang w:val="es-EC"/>
        </w:rPr>
        <w:t xml:space="preserve"> (n=4), Zona Parque Nacional Cayambe Coca Sur (n=3) (Tabla 1 y Figura 1). </w:t>
      </w:r>
      <w:r w:rsidR="00910BEC" w:rsidRPr="004836F6">
        <w:rPr>
          <w:rFonts w:ascii="Times New Roman" w:hAnsi="Times New Roman" w:cs="Times New Roman"/>
          <w:lang w:val="es-EC"/>
        </w:rPr>
        <w:t>Los ríos están ubicados en un rango altitudinal que va desde los 3</w:t>
      </w:r>
      <w:r w:rsidR="008A67B4">
        <w:rPr>
          <w:rFonts w:ascii="Times New Roman" w:hAnsi="Times New Roman" w:cs="Times New Roman"/>
          <w:lang w:val="es-EC"/>
        </w:rPr>
        <w:t>.</w:t>
      </w:r>
      <w:r w:rsidR="00910BEC" w:rsidRPr="004836F6">
        <w:rPr>
          <w:rFonts w:ascii="Times New Roman" w:hAnsi="Times New Roman" w:cs="Times New Roman"/>
          <w:lang w:val="es-EC"/>
        </w:rPr>
        <w:t>432 hasta</w:t>
      </w:r>
      <w:r>
        <w:rPr>
          <w:rFonts w:ascii="Times New Roman" w:hAnsi="Times New Roman" w:cs="Times New Roman"/>
          <w:lang w:val="es-EC"/>
        </w:rPr>
        <w:t xml:space="preserve"> los 4</w:t>
      </w:r>
      <w:r w:rsidR="008A67B4">
        <w:rPr>
          <w:rFonts w:ascii="Times New Roman" w:hAnsi="Times New Roman" w:cs="Times New Roman"/>
          <w:lang w:val="es-EC"/>
        </w:rPr>
        <w:t>.</w:t>
      </w:r>
      <w:r>
        <w:rPr>
          <w:rFonts w:ascii="Times New Roman" w:hAnsi="Times New Roman" w:cs="Times New Roman"/>
          <w:lang w:val="es-EC"/>
        </w:rPr>
        <w:t>012 msnm.</w:t>
      </w:r>
      <w:r w:rsidR="00216ADB">
        <w:rPr>
          <w:rFonts w:ascii="Times New Roman" w:hAnsi="Times New Roman" w:cs="Times New Roman"/>
          <w:lang w:val="es-EC"/>
        </w:rPr>
        <w:t xml:space="preserve"> </w:t>
      </w:r>
    </w:p>
    <w:p w14:paraId="1113442E" w14:textId="77777777" w:rsidR="00910BEC" w:rsidRPr="004836F6" w:rsidRDefault="00910BEC" w:rsidP="001B3EC1">
      <w:pPr>
        <w:spacing w:line="240" w:lineRule="auto"/>
        <w:jc w:val="both"/>
        <w:rPr>
          <w:rFonts w:ascii="Times New Roman" w:hAnsi="Times New Roman" w:cs="Times New Roman"/>
          <w:lang w:val="es-EC"/>
        </w:rPr>
      </w:pPr>
    </w:p>
    <w:p w14:paraId="2B2B47D8" w14:textId="720C1837" w:rsidR="00910BEC" w:rsidRPr="004836F6" w:rsidRDefault="00910BEC" w:rsidP="001B3EC1">
      <w:pPr>
        <w:spacing w:line="240" w:lineRule="auto"/>
        <w:jc w:val="both"/>
        <w:rPr>
          <w:rFonts w:ascii="Times New Roman" w:hAnsi="Times New Roman" w:cs="Times New Roman"/>
          <w:lang w:val="es-EC"/>
        </w:rPr>
      </w:pPr>
      <w:r w:rsidRPr="004836F6">
        <w:rPr>
          <w:rFonts w:ascii="Times New Roman" w:hAnsi="Times New Roman" w:cs="Times New Roman"/>
          <w:lang w:val="es-EC"/>
        </w:rPr>
        <w:t xml:space="preserve">Otros detalles como </w:t>
      </w:r>
      <w:r w:rsidR="00216ADB">
        <w:rPr>
          <w:rFonts w:ascii="Times New Roman" w:hAnsi="Times New Roman" w:cs="Times New Roman"/>
          <w:lang w:val="es-EC"/>
        </w:rPr>
        <w:t xml:space="preserve">fecha exacta de colecta, </w:t>
      </w:r>
      <w:r w:rsidRPr="004836F6">
        <w:rPr>
          <w:rFonts w:ascii="Times New Roman" w:hAnsi="Times New Roman" w:cs="Times New Roman"/>
          <w:lang w:val="es-EC"/>
        </w:rPr>
        <w:t xml:space="preserve">tipo de río, el Sistema Nacional de Área protegida en el que se encuentra, coordenada de inicio y fin de muestreo, locación, </w:t>
      </w:r>
      <w:r w:rsidR="00216ADB">
        <w:rPr>
          <w:rFonts w:ascii="Times New Roman" w:hAnsi="Times New Roman" w:cs="Times New Roman"/>
          <w:lang w:val="es-EC"/>
        </w:rPr>
        <w:t xml:space="preserve">provincia, cantón y </w:t>
      </w:r>
      <w:r w:rsidRPr="004836F6">
        <w:rPr>
          <w:rFonts w:ascii="Times New Roman" w:hAnsi="Times New Roman" w:cs="Times New Roman"/>
          <w:lang w:val="es-EC"/>
        </w:rPr>
        <w:t xml:space="preserve">parroquia </w:t>
      </w:r>
      <w:r w:rsidR="00216ADB">
        <w:rPr>
          <w:rFonts w:ascii="Times New Roman" w:hAnsi="Times New Roman" w:cs="Times New Roman"/>
          <w:lang w:val="es-EC"/>
        </w:rPr>
        <w:t>en la que se localizan se detallan</w:t>
      </w:r>
      <w:r w:rsidRPr="004836F6">
        <w:rPr>
          <w:rFonts w:ascii="Times New Roman" w:hAnsi="Times New Roman" w:cs="Times New Roman"/>
          <w:lang w:val="es-EC"/>
        </w:rPr>
        <w:t xml:space="preserve"> en el Apéndice </w:t>
      </w:r>
      <w:proofErr w:type="spellStart"/>
      <w:r w:rsidRPr="004836F6">
        <w:rPr>
          <w:rFonts w:ascii="Times New Roman" w:hAnsi="Times New Roman" w:cs="Times New Roman"/>
          <w:lang w:val="es-EC"/>
        </w:rPr>
        <w:t>xxx</w:t>
      </w:r>
      <w:proofErr w:type="spellEnd"/>
    </w:p>
    <w:p w14:paraId="366FE69C" w14:textId="77777777" w:rsidR="00910BEC" w:rsidRPr="004836F6" w:rsidRDefault="00910BEC" w:rsidP="001B3EC1">
      <w:pPr>
        <w:spacing w:line="240" w:lineRule="auto"/>
        <w:jc w:val="both"/>
        <w:rPr>
          <w:rFonts w:ascii="Times New Roman" w:hAnsi="Times New Roman" w:cs="Times New Roman"/>
          <w:lang w:val="es-EC"/>
        </w:rPr>
      </w:pPr>
    </w:p>
    <w:p w14:paraId="7DEED0E6" w14:textId="3C994565" w:rsidR="00910BEC" w:rsidRPr="004836F6" w:rsidRDefault="00910BEC" w:rsidP="001B3EC1">
      <w:pPr>
        <w:spacing w:line="240" w:lineRule="auto"/>
        <w:jc w:val="both"/>
        <w:rPr>
          <w:rFonts w:ascii="Times New Roman" w:hAnsi="Times New Roman" w:cs="Times New Roman"/>
          <w:lang w:val="es-EC"/>
        </w:rPr>
      </w:pPr>
      <w:r w:rsidRPr="004836F6">
        <w:rPr>
          <w:rFonts w:ascii="Times New Roman" w:hAnsi="Times New Roman" w:cs="Times New Roman"/>
          <w:b/>
          <w:lang w:val="es-EC"/>
        </w:rPr>
        <w:t>Tabla 1.</w:t>
      </w:r>
      <w:r w:rsidRPr="004836F6">
        <w:rPr>
          <w:rFonts w:ascii="Times New Roman" w:hAnsi="Times New Roman" w:cs="Times New Roman"/>
          <w:lang w:val="es-EC"/>
        </w:rPr>
        <w:t xml:space="preserve"> Ubicación de los sitios de estudio. En esta tabla se incluyen el código del río, los puntos de muestreo, las coordenadas </w:t>
      </w:r>
      <w:r w:rsidR="00216ADB">
        <w:rPr>
          <w:rFonts w:ascii="Times New Roman" w:hAnsi="Times New Roman" w:cs="Times New Roman"/>
          <w:lang w:val="es-EC"/>
        </w:rPr>
        <w:t xml:space="preserve">y altitud, sector, </w:t>
      </w:r>
      <w:r w:rsidR="000B1A37">
        <w:rPr>
          <w:rFonts w:ascii="Times New Roman" w:hAnsi="Times New Roman" w:cs="Times New Roman"/>
          <w:lang w:val="es-EC"/>
        </w:rPr>
        <w:t>y la c</w:t>
      </w:r>
      <w:r w:rsidRPr="004836F6">
        <w:rPr>
          <w:rFonts w:ascii="Times New Roman" w:hAnsi="Times New Roman" w:cs="Times New Roman"/>
          <w:lang w:val="es-EC"/>
        </w:rPr>
        <w:t xml:space="preserve">uenca a la que los sitios de estudio pertenecen. Otros detalles de las localidades de estudio </w:t>
      </w:r>
      <w:r w:rsidR="00F60484">
        <w:rPr>
          <w:rFonts w:ascii="Times New Roman" w:hAnsi="Times New Roman" w:cs="Times New Roman"/>
          <w:lang w:val="es-EC"/>
        </w:rPr>
        <w:t>se encuentran en el apéndice A.</w:t>
      </w:r>
    </w:p>
    <w:p w14:paraId="4DD10CC7" w14:textId="77777777" w:rsidR="00910BEC" w:rsidRPr="004836F6" w:rsidRDefault="00910BEC" w:rsidP="001B3EC1">
      <w:pPr>
        <w:spacing w:line="240" w:lineRule="auto"/>
        <w:jc w:val="both"/>
        <w:rPr>
          <w:rFonts w:ascii="Times New Roman" w:hAnsi="Times New Roman" w:cs="Times New Roman"/>
          <w:lang w:val="es-EC"/>
        </w:rPr>
      </w:pPr>
    </w:p>
    <w:p w14:paraId="67E406A2" w14:textId="77777777" w:rsidR="00910BEC" w:rsidRPr="004836F6" w:rsidRDefault="00910BEC" w:rsidP="001B3EC1">
      <w:pPr>
        <w:spacing w:line="240" w:lineRule="auto"/>
        <w:jc w:val="both"/>
        <w:rPr>
          <w:ins w:id="0" w:author="Windows User" w:date="2023-04-18T18:32:00Z"/>
          <w:rFonts w:ascii="Times New Roman" w:hAnsi="Times New Roman" w:cs="Times New Roman"/>
          <w:lang w:val="es-EC"/>
        </w:rPr>
      </w:pPr>
      <w:r w:rsidRPr="004836F6">
        <w:rPr>
          <w:rFonts w:ascii="Times New Roman" w:hAnsi="Times New Roman" w:cs="Times New Roman"/>
          <w:noProof/>
        </w:rPr>
        <w:drawing>
          <wp:inline distT="0" distB="0" distL="0" distR="0" wp14:anchorId="1989B664" wp14:editId="5326DEBD">
            <wp:extent cx="5612130" cy="1691685"/>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1691685"/>
                    </a:xfrm>
                    <a:prstGeom prst="rect">
                      <a:avLst/>
                    </a:prstGeom>
                    <a:noFill/>
                    <a:ln>
                      <a:noFill/>
                    </a:ln>
                  </pic:spPr>
                </pic:pic>
              </a:graphicData>
            </a:graphic>
          </wp:inline>
        </w:drawing>
      </w:r>
    </w:p>
    <w:p w14:paraId="31DF549C" w14:textId="77777777" w:rsidR="00910BEC" w:rsidRPr="004836F6" w:rsidRDefault="00910BEC" w:rsidP="001B3EC1">
      <w:pPr>
        <w:spacing w:line="240" w:lineRule="auto"/>
        <w:jc w:val="both"/>
        <w:rPr>
          <w:rFonts w:ascii="Times New Roman" w:hAnsi="Times New Roman" w:cs="Times New Roman"/>
          <w:lang w:val="es-EC"/>
        </w:rPr>
      </w:pPr>
    </w:p>
    <w:p w14:paraId="0000002B" w14:textId="2FAC35E2" w:rsidR="00F609E8" w:rsidRPr="004836F6" w:rsidRDefault="00910BEC" w:rsidP="001B3EC1">
      <w:pPr>
        <w:spacing w:line="240" w:lineRule="auto"/>
        <w:jc w:val="center"/>
        <w:rPr>
          <w:rFonts w:ascii="Times New Roman" w:hAnsi="Times New Roman" w:cs="Times New Roman"/>
          <w:lang w:val="es-EC"/>
        </w:rPr>
      </w:pPr>
      <w:commentRangeStart w:id="1"/>
      <w:commentRangeStart w:id="2"/>
      <w:commentRangeEnd w:id="1"/>
      <w:r w:rsidRPr="004836F6">
        <w:rPr>
          <w:rStyle w:val="Refdecomentario"/>
          <w:rFonts w:ascii="Times New Roman" w:hAnsi="Times New Roman" w:cs="Times New Roman"/>
          <w:sz w:val="22"/>
          <w:szCs w:val="22"/>
        </w:rPr>
        <w:commentReference w:id="1"/>
      </w:r>
      <w:commentRangeEnd w:id="2"/>
      <w:r w:rsidRPr="004836F6">
        <w:rPr>
          <w:rStyle w:val="Refdecomentario"/>
          <w:rFonts w:ascii="Times New Roman" w:hAnsi="Times New Roman" w:cs="Times New Roman"/>
          <w:sz w:val="22"/>
          <w:szCs w:val="22"/>
        </w:rPr>
        <w:commentReference w:id="2"/>
      </w:r>
    </w:p>
    <w:p w14:paraId="19D6F379" w14:textId="664723A0" w:rsidR="001B3EC1" w:rsidRPr="004836F6" w:rsidRDefault="001B3EC1" w:rsidP="001B3EC1">
      <w:pPr>
        <w:spacing w:line="240" w:lineRule="auto"/>
        <w:jc w:val="center"/>
        <w:rPr>
          <w:rFonts w:ascii="Times New Roman" w:hAnsi="Times New Roman" w:cs="Times New Roman"/>
          <w:lang w:val="es-EC"/>
        </w:rPr>
      </w:pPr>
      <w:r w:rsidRPr="004836F6">
        <w:rPr>
          <w:rFonts w:ascii="Times New Roman" w:hAnsi="Times New Roman" w:cs="Times New Roman"/>
          <w:noProof/>
        </w:rPr>
        <w:lastRenderedPageBreak/>
        <w:drawing>
          <wp:inline distT="0" distB="0" distL="0" distR="0" wp14:anchorId="522E9394" wp14:editId="5FE08887">
            <wp:extent cx="3489960" cy="489743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3354" t="14243" r="43652" b="3440"/>
                    <a:stretch/>
                  </pic:blipFill>
                  <pic:spPr bwMode="auto">
                    <a:xfrm>
                      <a:off x="0" y="0"/>
                      <a:ext cx="3496322" cy="4906361"/>
                    </a:xfrm>
                    <a:prstGeom prst="rect">
                      <a:avLst/>
                    </a:prstGeom>
                    <a:ln>
                      <a:noFill/>
                    </a:ln>
                    <a:extLst>
                      <a:ext uri="{53640926-AAD7-44D8-BBD7-CCE9431645EC}">
                        <a14:shadowObscured xmlns:a14="http://schemas.microsoft.com/office/drawing/2010/main"/>
                      </a:ext>
                    </a:extLst>
                  </pic:spPr>
                </pic:pic>
              </a:graphicData>
            </a:graphic>
          </wp:inline>
        </w:drawing>
      </w:r>
    </w:p>
    <w:p w14:paraId="01149C9E" w14:textId="77777777" w:rsidR="001B3EC1" w:rsidRPr="004836F6" w:rsidRDefault="001B3EC1" w:rsidP="001B3EC1">
      <w:pPr>
        <w:spacing w:line="240" w:lineRule="auto"/>
        <w:rPr>
          <w:rFonts w:ascii="Times New Roman" w:hAnsi="Times New Roman" w:cs="Times New Roman"/>
          <w:lang w:val="es-EC"/>
        </w:rPr>
      </w:pPr>
    </w:p>
    <w:p w14:paraId="15FACB89" w14:textId="77777777" w:rsidR="001B3EC1" w:rsidRPr="004836F6" w:rsidRDefault="001B3EC1" w:rsidP="001B3EC1">
      <w:pPr>
        <w:spacing w:line="240" w:lineRule="auto"/>
        <w:jc w:val="center"/>
        <w:rPr>
          <w:rFonts w:ascii="Times New Roman" w:hAnsi="Times New Roman" w:cs="Times New Roman"/>
          <w:lang w:val="es-EC"/>
        </w:rPr>
      </w:pPr>
    </w:p>
    <w:p w14:paraId="515F0974" w14:textId="77777777" w:rsidR="001B3EC1" w:rsidRPr="004836F6" w:rsidRDefault="001B3EC1" w:rsidP="001B3EC1">
      <w:pPr>
        <w:spacing w:line="240" w:lineRule="auto"/>
        <w:jc w:val="both"/>
        <w:rPr>
          <w:rFonts w:ascii="Times New Roman" w:hAnsi="Times New Roman" w:cs="Times New Roman"/>
          <w:lang w:val="es-EC"/>
        </w:rPr>
      </w:pPr>
      <w:commentRangeStart w:id="3"/>
      <w:r w:rsidRPr="004836F6">
        <w:rPr>
          <w:rFonts w:ascii="Times New Roman" w:hAnsi="Times New Roman" w:cs="Times New Roman"/>
          <w:b/>
          <w:lang w:val="es-EC"/>
        </w:rPr>
        <w:t>Figura 1.</w:t>
      </w:r>
      <w:r w:rsidRPr="004836F6">
        <w:rPr>
          <w:rFonts w:ascii="Times New Roman" w:hAnsi="Times New Roman" w:cs="Times New Roman"/>
          <w:lang w:val="es-EC"/>
        </w:rPr>
        <w:t xml:space="preserve"> </w:t>
      </w:r>
      <w:commentRangeEnd w:id="3"/>
      <w:r w:rsidRPr="004836F6">
        <w:rPr>
          <w:rStyle w:val="Refdecomentario"/>
          <w:rFonts w:ascii="Times New Roman" w:hAnsi="Times New Roman" w:cs="Times New Roman"/>
          <w:sz w:val="22"/>
          <w:szCs w:val="22"/>
        </w:rPr>
        <w:commentReference w:id="3"/>
      </w:r>
      <w:r w:rsidRPr="004836F6">
        <w:rPr>
          <w:rFonts w:ascii="Times New Roman" w:hAnsi="Times New Roman" w:cs="Times New Roman"/>
          <w:lang w:val="es-EC"/>
        </w:rPr>
        <w:t>Puntos de muestreo en el PNL, PNCC y zonas aledañas</w:t>
      </w:r>
    </w:p>
    <w:p w14:paraId="4156A953" w14:textId="77777777" w:rsidR="001B3EC1" w:rsidRPr="004836F6" w:rsidRDefault="001B3EC1" w:rsidP="001B3EC1">
      <w:pPr>
        <w:spacing w:line="240" w:lineRule="auto"/>
        <w:jc w:val="both"/>
        <w:rPr>
          <w:rFonts w:ascii="Times New Roman" w:hAnsi="Times New Roman" w:cs="Times New Roman"/>
          <w:lang w:val="es-EC"/>
        </w:rPr>
      </w:pPr>
    </w:p>
    <w:p w14:paraId="3B97F7F0" w14:textId="77777777" w:rsidR="001B3EC1" w:rsidRPr="004836F6" w:rsidRDefault="001B3EC1" w:rsidP="001B3EC1">
      <w:pPr>
        <w:spacing w:line="240" w:lineRule="auto"/>
        <w:rPr>
          <w:rFonts w:ascii="Times New Roman" w:hAnsi="Times New Roman" w:cs="Times New Roman"/>
          <w:lang w:val="es-EC"/>
        </w:rPr>
      </w:pPr>
    </w:p>
    <w:p w14:paraId="0000002D" w14:textId="34D37751" w:rsidR="00F609E8" w:rsidRPr="004836F6" w:rsidRDefault="003430BA" w:rsidP="001B3EC1">
      <w:pPr>
        <w:spacing w:line="240" w:lineRule="auto"/>
        <w:rPr>
          <w:rFonts w:ascii="Times New Roman" w:hAnsi="Times New Roman" w:cs="Times New Roman"/>
          <w:color w:val="3333FF"/>
          <w:lang w:val="es-EC"/>
        </w:rPr>
      </w:pPr>
      <w:r w:rsidRPr="004836F6">
        <w:rPr>
          <w:rFonts w:ascii="Times New Roman" w:hAnsi="Times New Roman" w:cs="Times New Roman"/>
          <w:color w:val="3333FF"/>
          <w:lang w:val="es-EC"/>
        </w:rPr>
        <w:t>2.</w:t>
      </w:r>
      <w:r w:rsidR="00374D2E">
        <w:rPr>
          <w:rFonts w:ascii="Times New Roman" w:hAnsi="Times New Roman" w:cs="Times New Roman"/>
          <w:color w:val="3333FF"/>
          <w:lang w:val="es-EC"/>
        </w:rPr>
        <w:t xml:space="preserve">2 </w:t>
      </w:r>
      <w:r w:rsidRPr="004836F6">
        <w:rPr>
          <w:rFonts w:ascii="Times New Roman" w:hAnsi="Times New Roman" w:cs="Times New Roman"/>
          <w:color w:val="3333FF"/>
          <w:lang w:val="es-EC"/>
        </w:rPr>
        <w:t>Descripc</w:t>
      </w:r>
      <w:r w:rsidR="00374D2E">
        <w:rPr>
          <w:rFonts w:ascii="Times New Roman" w:hAnsi="Times New Roman" w:cs="Times New Roman"/>
          <w:color w:val="3333FF"/>
          <w:lang w:val="es-EC"/>
        </w:rPr>
        <w:t xml:space="preserve">ión de las variables físico </w:t>
      </w:r>
      <w:r w:rsidR="00DB068B">
        <w:rPr>
          <w:rFonts w:ascii="Times New Roman" w:hAnsi="Times New Roman" w:cs="Times New Roman"/>
          <w:color w:val="3333FF"/>
          <w:lang w:val="es-EC"/>
        </w:rPr>
        <w:t>–</w:t>
      </w:r>
      <w:r w:rsidR="00374D2E">
        <w:rPr>
          <w:rFonts w:ascii="Times New Roman" w:hAnsi="Times New Roman" w:cs="Times New Roman"/>
          <w:color w:val="3333FF"/>
          <w:lang w:val="es-EC"/>
        </w:rPr>
        <w:t xml:space="preserve"> químicas</w:t>
      </w:r>
      <w:r w:rsidR="00DB068B">
        <w:rPr>
          <w:rFonts w:ascii="Times New Roman" w:hAnsi="Times New Roman" w:cs="Times New Roman"/>
          <w:color w:val="3333FF"/>
          <w:lang w:val="es-EC"/>
        </w:rPr>
        <w:t xml:space="preserve"> </w:t>
      </w:r>
      <w:r w:rsidR="00DB068B" w:rsidRPr="00DB068B">
        <w:rPr>
          <w:rFonts w:ascii="Times New Roman" w:hAnsi="Times New Roman" w:cs="Times New Roman"/>
          <w:i/>
          <w:color w:val="3333FF"/>
          <w:lang w:val="es-EC"/>
        </w:rPr>
        <w:t>in situ</w:t>
      </w:r>
    </w:p>
    <w:p w14:paraId="6B492FF7" w14:textId="77777777" w:rsidR="001B3EC1" w:rsidRPr="004836F6" w:rsidRDefault="001B3EC1" w:rsidP="001B3EC1">
      <w:pPr>
        <w:spacing w:line="240" w:lineRule="auto"/>
        <w:rPr>
          <w:rFonts w:ascii="Times New Roman" w:hAnsi="Times New Roman" w:cs="Times New Roman"/>
          <w:lang w:val="es-EC"/>
        </w:rPr>
      </w:pPr>
    </w:p>
    <w:p w14:paraId="244AF942" w14:textId="06FBB3F9" w:rsidR="001B3EC1" w:rsidRDefault="001B3EC1" w:rsidP="001B3EC1">
      <w:pPr>
        <w:spacing w:line="240" w:lineRule="auto"/>
        <w:jc w:val="both"/>
        <w:rPr>
          <w:rFonts w:ascii="Times New Roman" w:hAnsi="Times New Roman" w:cs="Times New Roman"/>
          <w:lang w:val="es-EC"/>
        </w:rPr>
      </w:pPr>
      <w:r w:rsidRPr="004836F6">
        <w:rPr>
          <w:rFonts w:ascii="Times New Roman" w:hAnsi="Times New Roman" w:cs="Times New Roman"/>
          <w:lang w:val="es-EC"/>
        </w:rPr>
        <w:t>Mediante el uso de equipos multiparamétricos, sondas YSI PRO (</w:t>
      </w:r>
      <w:proofErr w:type="spellStart"/>
      <w:r w:rsidRPr="004836F6">
        <w:rPr>
          <w:rFonts w:ascii="Times New Roman" w:hAnsi="Times New Roman" w:cs="Times New Roman"/>
          <w:lang w:val="es-EC"/>
        </w:rPr>
        <w:t>Yellow</w:t>
      </w:r>
      <w:proofErr w:type="spellEnd"/>
      <w:r w:rsidRPr="004836F6">
        <w:rPr>
          <w:rFonts w:ascii="Times New Roman" w:hAnsi="Times New Roman" w:cs="Times New Roman"/>
          <w:lang w:val="es-EC"/>
        </w:rPr>
        <w:t xml:space="preserve"> Springs, OH, USA), se tomaron datos</w:t>
      </w:r>
      <w:r w:rsidR="00E102C1">
        <w:rPr>
          <w:rFonts w:ascii="Times New Roman" w:hAnsi="Times New Roman" w:cs="Times New Roman"/>
          <w:lang w:val="es-EC"/>
        </w:rPr>
        <w:t xml:space="preserve"> </w:t>
      </w:r>
      <w:r w:rsidR="00E102C1" w:rsidRPr="00E102C1">
        <w:rPr>
          <w:rFonts w:ascii="Times New Roman" w:hAnsi="Times New Roman" w:cs="Times New Roman"/>
          <w:i/>
          <w:lang w:val="es-EC"/>
        </w:rPr>
        <w:t>in situ</w:t>
      </w:r>
      <w:r w:rsidRPr="004836F6">
        <w:rPr>
          <w:rFonts w:ascii="Times New Roman" w:hAnsi="Times New Roman" w:cs="Times New Roman"/>
          <w:lang w:val="es-EC"/>
        </w:rPr>
        <w:t xml:space="preserve"> de pH, temperatura (°C), conductividad eléctrica (</w:t>
      </w:r>
      <w:proofErr w:type="spellStart"/>
      <w:r w:rsidRPr="004836F6">
        <w:rPr>
          <w:rFonts w:ascii="Times New Roman" w:hAnsi="Times New Roman" w:cs="Times New Roman"/>
          <w:lang w:val="es-EC"/>
        </w:rPr>
        <w:t>μS</w:t>
      </w:r>
      <w:proofErr w:type="spellEnd"/>
      <w:r w:rsidRPr="004836F6">
        <w:rPr>
          <w:rFonts w:ascii="Times New Roman" w:hAnsi="Times New Roman" w:cs="Times New Roman"/>
          <w:lang w:val="es-EC"/>
        </w:rPr>
        <w:t>/cm), oxígeno disuelto (mg/l).</w:t>
      </w:r>
      <w:r w:rsidR="00E102C1">
        <w:rPr>
          <w:rFonts w:ascii="Times New Roman" w:hAnsi="Times New Roman" w:cs="Times New Roman"/>
          <w:lang w:val="es-EC"/>
        </w:rPr>
        <w:t xml:space="preserve"> </w:t>
      </w:r>
      <w:proofErr w:type="gramStart"/>
      <w:r w:rsidR="00E102C1" w:rsidRPr="00E102C1">
        <w:rPr>
          <w:rFonts w:ascii="Times New Roman" w:hAnsi="Times New Roman" w:cs="Times New Roman"/>
          <w:lang w:val="es-EC"/>
        </w:rPr>
        <w:t>Además</w:t>
      </w:r>
      <w:proofErr w:type="gramEnd"/>
      <w:r w:rsidR="00E102C1" w:rsidRPr="00E102C1">
        <w:rPr>
          <w:rFonts w:ascii="Times New Roman" w:hAnsi="Times New Roman" w:cs="Times New Roman"/>
          <w:lang w:val="es-EC"/>
        </w:rPr>
        <w:t xml:space="preserve"> se tomaron medidas de ancho fluvial, profundidad, velocidad, descarga, caudal</w:t>
      </w:r>
      <w:r w:rsidR="00E102C1">
        <w:rPr>
          <w:rFonts w:ascii="Times New Roman" w:hAnsi="Times New Roman" w:cs="Times New Roman"/>
          <w:lang w:val="es-EC"/>
        </w:rPr>
        <w:t xml:space="preserve">. </w:t>
      </w:r>
      <w:r w:rsidRPr="004836F6">
        <w:rPr>
          <w:rFonts w:ascii="Times New Roman" w:hAnsi="Times New Roman" w:cs="Times New Roman"/>
          <w:lang w:val="es-EC"/>
        </w:rPr>
        <w:t>Los parámetros analizados en el laboratorio fueron: fosfatos, nitratos y clorofila alfa, para los que se t</w:t>
      </w:r>
      <w:r w:rsidR="00216ADB">
        <w:rPr>
          <w:rFonts w:ascii="Times New Roman" w:hAnsi="Times New Roman" w:cs="Times New Roman"/>
          <w:lang w:val="es-EC"/>
        </w:rPr>
        <w:t>omaron tres muestras por río</w:t>
      </w:r>
      <w:r w:rsidRPr="004836F6">
        <w:rPr>
          <w:rFonts w:ascii="Times New Roman" w:hAnsi="Times New Roman" w:cs="Times New Roman"/>
          <w:lang w:val="es-EC"/>
        </w:rPr>
        <w:t>, en botell</w:t>
      </w:r>
      <w:r w:rsidR="00D90A48">
        <w:rPr>
          <w:rFonts w:ascii="Times New Roman" w:hAnsi="Times New Roman" w:cs="Times New Roman"/>
          <w:lang w:val="es-EC"/>
        </w:rPr>
        <w:t xml:space="preserve">as de cristal del color ámbar, que </w:t>
      </w:r>
      <w:r w:rsidRPr="004836F6">
        <w:rPr>
          <w:rFonts w:ascii="Times New Roman" w:hAnsi="Times New Roman" w:cs="Times New Roman"/>
          <w:lang w:val="es-EC"/>
        </w:rPr>
        <w:t xml:space="preserve">fueron </w:t>
      </w:r>
      <w:r w:rsidR="00216ADB">
        <w:rPr>
          <w:rFonts w:ascii="Times New Roman" w:hAnsi="Times New Roman" w:cs="Times New Roman"/>
          <w:lang w:val="es-EC"/>
        </w:rPr>
        <w:t xml:space="preserve">refrigeradas, </w:t>
      </w:r>
      <w:r w:rsidRPr="004836F6">
        <w:rPr>
          <w:rFonts w:ascii="Times New Roman" w:hAnsi="Times New Roman" w:cs="Times New Roman"/>
          <w:lang w:val="es-EC"/>
        </w:rPr>
        <w:t xml:space="preserve">transportadas </w:t>
      </w:r>
      <w:r w:rsidR="00216ADB">
        <w:rPr>
          <w:rFonts w:ascii="Times New Roman" w:hAnsi="Times New Roman" w:cs="Times New Roman"/>
          <w:lang w:val="es-EC"/>
        </w:rPr>
        <w:t xml:space="preserve">y analizadas dentro de las primeras 24 horas posteriores a su colección en </w:t>
      </w:r>
      <w:r w:rsidRPr="004836F6">
        <w:rPr>
          <w:rFonts w:ascii="Times New Roman" w:hAnsi="Times New Roman" w:cs="Times New Roman"/>
          <w:lang w:val="es-EC"/>
        </w:rPr>
        <w:t>el</w:t>
      </w:r>
      <w:r w:rsidR="00262558">
        <w:rPr>
          <w:rFonts w:ascii="Times New Roman" w:hAnsi="Times New Roman" w:cs="Times New Roman"/>
          <w:lang w:val="es-EC"/>
        </w:rPr>
        <w:t xml:space="preserve"> laboratorio </w:t>
      </w:r>
      <w:proofErr w:type="spellStart"/>
      <w:r w:rsidR="00262558">
        <w:rPr>
          <w:rFonts w:ascii="Times New Roman" w:hAnsi="Times New Roman" w:cs="Times New Roman"/>
          <w:lang w:val="es-EC"/>
        </w:rPr>
        <w:t>Gruentec</w:t>
      </w:r>
      <w:proofErr w:type="spellEnd"/>
      <w:r w:rsidR="00262558">
        <w:rPr>
          <w:rFonts w:ascii="Times New Roman" w:hAnsi="Times New Roman" w:cs="Times New Roman"/>
          <w:lang w:val="es-EC"/>
        </w:rPr>
        <w:t xml:space="preserve"> </w:t>
      </w:r>
      <w:proofErr w:type="spellStart"/>
      <w:r w:rsidR="00262558">
        <w:rPr>
          <w:rFonts w:ascii="Times New Roman" w:hAnsi="Times New Roman" w:cs="Times New Roman"/>
          <w:lang w:val="es-EC"/>
        </w:rPr>
        <w:t>Cía</w:t>
      </w:r>
      <w:proofErr w:type="spellEnd"/>
      <w:r w:rsidR="00262558">
        <w:rPr>
          <w:rFonts w:ascii="Times New Roman" w:hAnsi="Times New Roman" w:cs="Times New Roman"/>
          <w:lang w:val="es-EC"/>
        </w:rPr>
        <w:t xml:space="preserve"> </w:t>
      </w:r>
      <w:proofErr w:type="spellStart"/>
      <w:r w:rsidR="00216ADB">
        <w:rPr>
          <w:rFonts w:ascii="Times New Roman" w:hAnsi="Times New Roman" w:cs="Times New Roman"/>
          <w:lang w:val="es-EC"/>
        </w:rPr>
        <w:t>Ltda</w:t>
      </w:r>
      <w:proofErr w:type="spellEnd"/>
      <w:r w:rsidR="00933F80">
        <w:rPr>
          <w:rFonts w:ascii="Times New Roman" w:hAnsi="Times New Roman" w:cs="Times New Roman"/>
          <w:lang w:val="es-EC"/>
        </w:rPr>
        <w:t>, ubicado en la ciudad de Quito.</w:t>
      </w:r>
    </w:p>
    <w:p w14:paraId="24213587" w14:textId="77777777" w:rsidR="00E102C1" w:rsidRDefault="00E102C1" w:rsidP="00732824">
      <w:pPr>
        <w:autoSpaceDE w:val="0"/>
        <w:autoSpaceDN w:val="0"/>
        <w:adjustRightInd w:val="0"/>
        <w:spacing w:line="240" w:lineRule="auto"/>
        <w:rPr>
          <w:rFonts w:ascii="Times New Roman" w:hAnsi="Times New Roman" w:cs="Times New Roman"/>
          <w:sz w:val="20"/>
          <w:szCs w:val="20"/>
          <w:lang w:val="es-EC"/>
        </w:rPr>
      </w:pPr>
    </w:p>
    <w:p w14:paraId="290F2EC5" w14:textId="77777777" w:rsidR="00E102C1" w:rsidRDefault="00E102C1" w:rsidP="00732824">
      <w:pPr>
        <w:autoSpaceDE w:val="0"/>
        <w:autoSpaceDN w:val="0"/>
        <w:adjustRightInd w:val="0"/>
        <w:spacing w:line="240" w:lineRule="auto"/>
        <w:rPr>
          <w:rFonts w:ascii="Times New Roman" w:hAnsi="Times New Roman" w:cs="Times New Roman"/>
          <w:sz w:val="20"/>
          <w:szCs w:val="20"/>
          <w:lang w:val="es-EC"/>
        </w:rPr>
      </w:pPr>
    </w:p>
    <w:p w14:paraId="0000002E" w14:textId="353FAAE1" w:rsidR="00F609E8" w:rsidRPr="004836F6" w:rsidRDefault="00374D2E" w:rsidP="001B3EC1">
      <w:pPr>
        <w:spacing w:line="240" w:lineRule="auto"/>
        <w:rPr>
          <w:rFonts w:ascii="Times New Roman" w:hAnsi="Times New Roman" w:cs="Times New Roman"/>
          <w:color w:val="3333FF"/>
          <w:lang w:val="es-EC"/>
        </w:rPr>
      </w:pPr>
      <w:r>
        <w:rPr>
          <w:rFonts w:ascii="Times New Roman" w:hAnsi="Times New Roman" w:cs="Times New Roman"/>
          <w:color w:val="3333FF"/>
          <w:lang w:val="es-EC"/>
        </w:rPr>
        <w:t xml:space="preserve">2.3 </w:t>
      </w:r>
      <w:r w:rsidR="003430BA" w:rsidRPr="004836F6">
        <w:rPr>
          <w:rFonts w:ascii="Times New Roman" w:hAnsi="Times New Roman" w:cs="Times New Roman"/>
          <w:color w:val="3333FF"/>
          <w:lang w:val="es-EC"/>
        </w:rPr>
        <w:t>Descripción del muestreo</w:t>
      </w:r>
    </w:p>
    <w:p w14:paraId="656E07B6" w14:textId="77777777" w:rsidR="001B3EC1" w:rsidRPr="004836F6" w:rsidRDefault="001B3EC1" w:rsidP="001B3EC1">
      <w:pPr>
        <w:spacing w:line="240" w:lineRule="auto"/>
        <w:rPr>
          <w:rFonts w:ascii="Times New Roman" w:hAnsi="Times New Roman" w:cs="Times New Roman"/>
          <w:lang w:val="es-EC"/>
        </w:rPr>
      </w:pPr>
    </w:p>
    <w:p w14:paraId="776B4473" w14:textId="1913304F" w:rsidR="00CE6C1A" w:rsidRDefault="00216ADB" w:rsidP="00262558">
      <w:pPr>
        <w:spacing w:line="240" w:lineRule="auto"/>
        <w:jc w:val="both"/>
        <w:rPr>
          <w:rFonts w:ascii="Times New Roman" w:hAnsi="Times New Roman" w:cs="Times New Roman"/>
          <w:lang w:val="es-EC"/>
        </w:rPr>
      </w:pPr>
      <w:r>
        <w:rPr>
          <w:rFonts w:ascii="Times New Roman" w:hAnsi="Times New Roman" w:cs="Times New Roman"/>
          <w:lang w:val="es-EC"/>
        </w:rPr>
        <w:t xml:space="preserve">Este estudio se llevó a cabo en </w:t>
      </w:r>
      <w:r w:rsidR="001B3EC1" w:rsidRPr="004836F6">
        <w:rPr>
          <w:rFonts w:ascii="Times New Roman" w:hAnsi="Times New Roman" w:cs="Times New Roman"/>
          <w:lang w:val="es-EC"/>
        </w:rPr>
        <w:t>11</w:t>
      </w:r>
      <w:r>
        <w:rPr>
          <w:rFonts w:ascii="Times New Roman" w:hAnsi="Times New Roman" w:cs="Times New Roman"/>
          <w:lang w:val="es-EC"/>
        </w:rPr>
        <w:t xml:space="preserve"> de 12</w:t>
      </w:r>
      <w:r w:rsidR="001B3EC1" w:rsidRPr="004836F6">
        <w:rPr>
          <w:rFonts w:ascii="Times New Roman" w:hAnsi="Times New Roman" w:cs="Times New Roman"/>
          <w:lang w:val="es-EC"/>
        </w:rPr>
        <w:t xml:space="preserve"> ríos </w:t>
      </w:r>
      <w:r>
        <w:rPr>
          <w:rFonts w:ascii="Times New Roman" w:hAnsi="Times New Roman" w:cs="Times New Roman"/>
          <w:lang w:val="es-EC"/>
        </w:rPr>
        <w:t>muestreados por Encalada (1997)</w:t>
      </w:r>
      <w:r w:rsidR="00CE6C1A">
        <w:rPr>
          <w:rFonts w:ascii="Times New Roman" w:hAnsi="Times New Roman" w:cs="Times New Roman"/>
          <w:lang w:val="es-EC"/>
        </w:rPr>
        <w:t xml:space="preserve">, el río </w:t>
      </w:r>
      <w:r w:rsidR="00CE6C1A" w:rsidRPr="004836F6">
        <w:rPr>
          <w:rFonts w:ascii="Times New Roman" w:hAnsi="Times New Roman" w:cs="Times New Roman"/>
          <w:lang w:val="es-EC"/>
        </w:rPr>
        <w:t xml:space="preserve">de salida de la Laguna </w:t>
      </w:r>
      <w:proofErr w:type="spellStart"/>
      <w:r w:rsidR="00CE6C1A" w:rsidRPr="004836F6">
        <w:rPr>
          <w:rFonts w:ascii="Times New Roman" w:hAnsi="Times New Roman" w:cs="Times New Roman"/>
          <w:lang w:val="es-EC"/>
        </w:rPr>
        <w:t>Yuragcocha</w:t>
      </w:r>
      <w:proofErr w:type="spellEnd"/>
      <w:r w:rsidR="00CF6177">
        <w:rPr>
          <w:rFonts w:ascii="Times New Roman" w:hAnsi="Times New Roman" w:cs="Times New Roman"/>
          <w:lang w:val="es-EC"/>
        </w:rPr>
        <w:t xml:space="preserve"> no fue muestreado, ya </w:t>
      </w:r>
      <w:r w:rsidR="00CE6C1A">
        <w:rPr>
          <w:rFonts w:ascii="Times New Roman" w:hAnsi="Times New Roman" w:cs="Times New Roman"/>
          <w:lang w:val="es-EC"/>
        </w:rPr>
        <w:t>que no fue posible acceder por razones climáticas</w:t>
      </w:r>
      <w:r>
        <w:rPr>
          <w:rFonts w:ascii="Times New Roman" w:hAnsi="Times New Roman" w:cs="Times New Roman"/>
          <w:lang w:val="es-EC"/>
        </w:rPr>
        <w:t xml:space="preserve">. </w:t>
      </w:r>
      <w:r w:rsidR="00762145">
        <w:rPr>
          <w:rFonts w:ascii="Times New Roman" w:hAnsi="Times New Roman" w:cs="Times New Roman"/>
          <w:lang w:val="es-EC"/>
        </w:rPr>
        <w:t>E</w:t>
      </w:r>
      <w:r w:rsidR="00A04677">
        <w:rPr>
          <w:rFonts w:ascii="Times New Roman" w:hAnsi="Times New Roman" w:cs="Times New Roman"/>
          <w:lang w:val="es-EC"/>
        </w:rPr>
        <w:t xml:space="preserve">l muestreo </w:t>
      </w:r>
      <w:r w:rsidR="00762145">
        <w:rPr>
          <w:rFonts w:ascii="Times New Roman" w:hAnsi="Times New Roman" w:cs="Times New Roman"/>
          <w:lang w:val="es-EC"/>
        </w:rPr>
        <w:t xml:space="preserve">se llevó a cabo </w:t>
      </w:r>
      <w:r w:rsidR="00262558">
        <w:rPr>
          <w:rFonts w:ascii="Times New Roman" w:hAnsi="Times New Roman" w:cs="Times New Roman"/>
          <w:lang w:val="es-EC"/>
        </w:rPr>
        <w:t>en</w:t>
      </w:r>
      <w:r>
        <w:rPr>
          <w:rFonts w:ascii="Times New Roman" w:hAnsi="Times New Roman" w:cs="Times New Roman"/>
          <w:lang w:val="es-EC"/>
        </w:rPr>
        <w:t xml:space="preserve"> </w:t>
      </w:r>
      <w:r w:rsidR="001B3EC1" w:rsidRPr="004836F6">
        <w:rPr>
          <w:rFonts w:ascii="Times New Roman" w:hAnsi="Times New Roman" w:cs="Times New Roman"/>
          <w:lang w:val="es-EC"/>
        </w:rPr>
        <w:t>los meses de septiembre y octubre de 20</w:t>
      </w:r>
      <w:r>
        <w:rPr>
          <w:rFonts w:ascii="Times New Roman" w:hAnsi="Times New Roman" w:cs="Times New Roman"/>
          <w:lang w:val="es-EC"/>
        </w:rPr>
        <w:t xml:space="preserve">21, mientras que los sitios de </w:t>
      </w:r>
      <w:r w:rsidR="001B3EC1" w:rsidRPr="004836F6">
        <w:rPr>
          <w:rFonts w:ascii="Times New Roman" w:hAnsi="Times New Roman" w:cs="Times New Roman"/>
          <w:lang w:val="es-EC"/>
        </w:rPr>
        <w:t xml:space="preserve">Encalada (1997) </w:t>
      </w:r>
      <w:r>
        <w:rPr>
          <w:rFonts w:ascii="Times New Roman" w:hAnsi="Times New Roman" w:cs="Times New Roman"/>
          <w:lang w:val="es-EC"/>
        </w:rPr>
        <w:t xml:space="preserve">fueron muestreados </w:t>
      </w:r>
      <w:r w:rsidR="00262558">
        <w:rPr>
          <w:rFonts w:ascii="Times New Roman" w:hAnsi="Times New Roman" w:cs="Times New Roman"/>
          <w:lang w:val="es-EC"/>
        </w:rPr>
        <w:t>de enero a</w:t>
      </w:r>
      <w:r w:rsidR="001B3EC1" w:rsidRPr="004836F6">
        <w:rPr>
          <w:rFonts w:ascii="Times New Roman" w:hAnsi="Times New Roman" w:cs="Times New Roman"/>
          <w:lang w:val="es-EC"/>
        </w:rPr>
        <w:t xml:space="preserve"> mayo de 1995</w:t>
      </w:r>
      <w:r w:rsidR="00262558">
        <w:rPr>
          <w:rFonts w:ascii="Times New Roman" w:hAnsi="Times New Roman" w:cs="Times New Roman"/>
          <w:lang w:val="es-EC"/>
        </w:rPr>
        <w:t xml:space="preserve">. </w:t>
      </w:r>
      <w:r w:rsidR="00762145">
        <w:rPr>
          <w:rFonts w:ascii="Times New Roman" w:hAnsi="Times New Roman" w:cs="Times New Roman"/>
          <w:lang w:val="es-EC"/>
        </w:rPr>
        <w:t>E</w:t>
      </w:r>
      <w:r w:rsidR="00041131">
        <w:rPr>
          <w:rFonts w:ascii="Times New Roman" w:hAnsi="Times New Roman" w:cs="Times New Roman"/>
          <w:lang w:val="es-EC"/>
        </w:rPr>
        <w:t xml:space="preserve">n el </w:t>
      </w:r>
      <w:r w:rsidR="00041131" w:rsidRPr="005F23C0">
        <w:rPr>
          <w:rFonts w:ascii="Times New Roman" w:hAnsi="Times New Roman" w:cs="Times New Roman"/>
          <w:lang w:val="es-EC"/>
        </w:rPr>
        <w:t>Parque Nacional Cayambe Coca</w:t>
      </w:r>
      <w:r w:rsidR="00762145">
        <w:rPr>
          <w:rFonts w:ascii="Times New Roman" w:hAnsi="Times New Roman" w:cs="Times New Roman"/>
          <w:lang w:val="es-EC"/>
        </w:rPr>
        <w:t xml:space="preserve"> (PNCC)</w:t>
      </w:r>
      <w:r w:rsidR="00041131" w:rsidRPr="005F23C0">
        <w:rPr>
          <w:rFonts w:ascii="Times New Roman" w:hAnsi="Times New Roman" w:cs="Times New Roman"/>
          <w:lang w:val="es-EC"/>
        </w:rPr>
        <w:t xml:space="preserve">, </w:t>
      </w:r>
      <w:r w:rsidR="00041131">
        <w:rPr>
          <w:rFonts w:ascii="Times New Roman" w:hAnsi="Times New Roman" w:cs="Times New Roman"/>
          <w:lang w:val="es-EC"/>
        </w:rPr>
        <w:t>no se registra</w:t>
      </w:r>
      <w:r w:rsidR="00041131" w:rsidRPr="005F23C0">
        <w:rPr>
          <w:rFonts w:ascii="Times New Roman" w:hAnsi="Times New Roman" w:cs="Times New Roman"/>
          <w:lang w:val="es-EC"/>
        </w:rPr>
        <w:t xml:space="preserve"> </w:t>
      </w:r>
      <w:r w:rsidR="00041131">
        <w:rPr>
          <w:rFonts w:ascii="Times New Roman" w:hAnsi="Times New Roman" w:cs="Times New Roman"/>
          <w:lang w:val="es-EC"/>
        </w:rPr>
        <w:t xml:space="preserve">una </w:t>
      </w:r>
      <w:r w:rsidR="00041131" w:rsidRPr="005F23C0">
        <w:rPr>
          <w:rFonts w:ascii="Times New Roman" w:hAnsi="Times New Roman" w:cs="Times New Roman"/>
          <w:lang w:val="es-EC"/>
        </w:rPr>
        <w:t xml:space="preserve">estacionalidad </w:t>
      </w:r>
      <w:r w:rsidR="00262558">
        <w:rPr>
          <w:rFonts w:ascii="Times New Roman" w:hAnsi="Times New Roman" w:cs="Times New Roman"/>
          <w:lang w:val="es-EC"/>
        </w:rPr>
        <w:t>diferenciada</w:t>
      </w:r>
      <w:r w:rsidR="00041131" w:rsidRPr="005F23C0">
        <w:rPr>
          <w:rFonts w:ascii="Times New Roman" w:hAnsi="Times New Roman" w:cs="Times New Roman"/>
          <w:lang w:val="es-EC"/>
        </w:rPr>
        <w:t xml:space="preserve">, </w:t>
      </w:r>
      <w:r w:rsidR="00262558">
        <w:rPr>
          <w:rFonts w:ascii="Times New Roman" w:hAnsi="Times New Roman" w:cs="Times New Roman"/>
          <w:lang w:val="es-EC"/>
        </w:rPr>
        <w:t xml:space="preserve">con </w:t>
      </w:r>
      <w:r w:rsidR="00041131" w:rsidRPr="005F23C0">
        <w:rPr>
          <w:rFonts w:ascii="Times New Roman" w:hAnsi="Times New Roman" w:cs="Times New Roman"/>
          <w:lang w:val="es-EC"/>
        </w:rPr>
        <w:t>lluvias inte</w:t>
      </w:r>
      <w:r w:rsidR="00262558">
        <w:rPr>
          <w:rFonts w:ascii="Times New Roman" w:hAnsi="Times New Roman" w:cs="Times New Roman"/>
          <w:lang w:val="es-EC"/>
        </w:rPr>
        <w:t>nsas y frecuentes todo el</w:t>
      </w:r>
      <w:r w:rsidR="00041131" w:rsidRPr="005F23C0">
        <w:rPr>
          <w:rFonts w:ascii="Times New Roman" w:hAnsi="Times New Roman" w:cs="Times New Roman"/>
          <w:lang w:val="es-EC"/>
        </w:rPr>
        <w:t xml:space="preserve"> año, y c</w:t>
      </w:r>
      <w:r w:rsidR="00262558">
        <w:rPr>
          <w:rFonts w:ascii="Times New Roman" w:hAnsi="Times New Roman" w:cs="Times New Roman"/>
          <w:lang w:val="es-EC"/>
        </w:rPr>
        <w:t>on períodos con</w:t>
      </w:r>
      <w:r w:rsidR="00041131" w:rsidRPr="005F23C0">
        <w:rPr>
          <w:rFonts w:ascii="Times New Roman" w:hAnsi="Times New Roman" w:cs="Times New Roman"/>
          <w:lang w:val="es-EC"/>
        </w:rPr>
        <w:t xml:space="preserve"> menos lluvias</w:t>
      </w:r>
      <w:r w:rsidR="00262558">
        <w:rPr>
          <w:rFonts w:ascii="Times New Roman" w:hAnsi="Times New Roman" w:cs="Times New Roman"/>
          <w:lang w:val="es-EC"/>
        </w:rPr>
        <w:t>,</w:t>
      </w:r>
      <w:r w:rsidR="00041131" w:rsidRPr="005F23C0">
        <w:rPr>
          <w:rFonts w:ascii="Times New Roman" w:hAnsi="Times New Roman" w:cs="Times New Roman"/>
          <w:lang w:val="es-EC"/>
        </w:rPr>
        <w:t xml:space="preserve"> </w:t>
      </w:r>
      <w:r w:rsidR="00262558">
        <w:rPr>
          <w:rFonts w:ascii="Times New Roman" w:hAnsi="Times New Roman" w:cs="Times New Roman"/>
          <w:lang w:val="es-EC"/>
        </w:rPr>
        <w:t>sin embargo</w:t>
      </w:r>
      <w:r w:rsidR="00762145">
        <w:rPr>
          <w:rFonts w:ascii="Times New Roman" w:hAnsi="Times New Roman" w:cs="Times New Roman"/>
          <w:lang w:val="es-EC"/>
        </w:rPr>
        <w:t>,</w:t>
      </w:r>
      <w:r w:rsidR="00262558">
        <w:rPr>
          <w:rFonts w:ascii="Times New Roman" w:hAnsi="Times New Roman" w:cs="Times New Roman"/>
          <w:lang w:val="es-EC"/>
        </w:rPr>
        <w:t xml:space="preserve"> </w:t>
      </w:r>
      <w:r w:rsidR="00041131" w:rsidRPr="005F23C0">
        <w:rPr>
          <w:rFonts w:ascii="Times New Roman" w:hAnsi="Times New Roman" w:cs="Times New Roman"/>
          <w:lang w:val="es-EC"/>
        </w:rPr>
        <w:t>no son regulares (MAE, 2020)</w:t>
      </w:r>
      <w:r w:rsidR="00041131">
        <w:rPr>
          <w:rFonts w:ascii="Times New Roman" w:hAnsi="Times New Roman" w:cs="Times New Roman"/>
          <w:lang w:val="es-EC"/>
        </w:rPr>
        <w:t xml:space="preserve">. </w:t>
      </w:r>
    </w:p>
    <w:p w14:paraId="2C5075FE" w14:textId="77777777" w:rsidR="00CE6C1A" w:rsidRDefault="00CE6C1A" w:rsidP="00262558">
      <w:pPr>
        <w:spacing w:line="240" w:lineRule="auto"/>
        <w:jc w:val="both"/>
        <w:rPr>
          <w:rFonts w:ascii="Times New Roman" w:hAnsi="Times New Roman" w:cs="Times New Roman"/>
          <w:lang w:val="es-EC"/>
        </w:rPr>
      </w:pPr>
    </w:p>
    <w:p w14:paraId="6687B367" w14:textId="04AC5AF3" w:rsidR="00CE6C1A" w:rsidRDefault="00262558" w:rsidP="00041131">
      <w:pPr>
        <w:spacing w:line="240" w:lineRule="auto"/>
        <w:jc w:val="both"/>
        <w:rPr>
          <w:rFonts w:ascii="Times New Roman" w:hAnsi="Times New Roman" w:cs="Times New Roman"/>
          <w:lang w:val="es-EC"/>
        </w:rPr>
      </w:pPr>
      <w:r>
        <w:rPr>
          <w:rFonts w:ascii="Times New Roman" w:hAnsi="Times New Roman" w:cs="Times New Roman"/>
          <w:lang w:val="es-EC"/>
        </w:rPr>
        <w:t>En el Parque Nacional Llang</w:t>
      </w:r>
      <w:r w:rsidR="00CE6C1A">
        <w:rPr>
          <w:rFonts w:ascii="Times New Roman" w:hAnsi="Times New Roman" w:cs="Times New Roman"/>
          <w:lang w:val="es-EC"/>
        </w:rPr>
        <w:t>anates</w:t>
      </w:r>
      <w:r w:rsidR="00762145">
        <w:rPr>
          <w:rFonts w:ascii="Times New Roman" w:hAnsi="Times New Roman" w:cs="Times New Roman"/>
          <w:lang w:val="es-EC"/>
        </w:rPr>
        <w:t xml:space="preserve"> (PNL)</w:t>
      </w:r>
      <w:r w:rsidR="00CE6C1A">
        <w:rPr>
          <w:rFonts w:ascii="Times New Roman" w:hAnsi="Times New Roman" w:cs="Times New Roman"/>
          <w:lang w:val="es-EC"/>
        </w:rPr>
        <w:t>, no se puede determinar la existencia de una estacionalidad, sin embargo</w:t>
      </w:r>
      <w:r w:rsidR="00762145">
        <w:rPr>
          <w:rFonts w:ascii="Times New Roman" w:hAnsi="Times New Roman" w:cs="Times New Roman"/>
          <w:lang w:val="es-EC"/>
        </w:rPr>
        <w:t>,</w:t>
      </w:r>
      <w:r w:rsidR="00CE6C1A">
        <w:rPr>
          <w:rFonts w:ascii="Times New Roman" w:hAnsi="Times New Roman" w:cs="Times New Roman"/>
          <w:lang w:val="es-EC"/>
        </w:rPr>
        <w:t xml:space="preserve"> se ha evidenciado que de octubre a marzo llueve menos, en la parte oriental del parque es la zona en la que llueve más que en el lado occidental</w:t>
      </w:r>
      <w:r w:rsidR="00762145">
        <w:rPr>
          <w:rFonts w:ascii="Times New Roman" w:hAnsi="Times New Roman" w:cs="Times New Roman"/>
          <w:lang w:val="es-EC"/>
        </w:rPr>
        <w:t>,</w:t>
      </w:r>
      <w:r w:rsidR="00CE6C1A">
        <w:rPr>
          <w:rFonts w:ascii="Times New Roman" w:hAnsi="Times New Roman" w:cs="Times New Roman"/>
          <w:lang w:val="es-EC"/>
        </w:rPr>
        <w:t xml:space="preserve"> que va hacia el callejón interandino (Vásquez et al., 2000). </w:t>
      </w:r>
      <w:r>
        <w:rPr>
          <w:rFonts w:ascii="Times New Roman" w:hAnsi="Times New Roman" w:cs="Times New Roman"/>
          <w:lang w:val="es-EC"/>
        </w:rPr>
        <w:t xml:space="preserve">Lo descrito se corroboró con el </w:t>
      </w:r>
      <w:r w:rsidR="00CF6177">
        <w:rPr>
          <w:rFonts w:ascii="Times New Roman" w:hAnsi="Times New Roman" w:cs="Times New Roman"/>
          <w:lang w:val="es-EC"/>
        </w:rPr>
        <w:t xml:space="preserve">análisis del </w:t>
      </w:r>
      <w:r>
        <w:rPr>
          <w:rFonts w:ascii="Times New Roman" w:hAnsi="Times New Roman" w:cs="Times New Roman"/>
          <w:lang w:val="es-EC"/>
        </w:rPr>
        <w:t>comportamiento de la precipitación anual, de las estaciones cercanas al PNCC y PNL, información proporcionada por el Instituto Nacional de Meteorol</w:t>
      </w:r>
      <w:r w:rsidR="00CE6C1A">
        <w:rPr>
          <w:rFonts w:ascii="Times New Roman" w:hAnsi="Times New Roman" w:cs="Times New Roman"/>
          <w:lang w:val="es-EC"/>
        </w:rPr>
        <w:t xml:space="preserve">ogía e Hidrología (INAMHI), el periodo de tiempo </w:t>
      </w:r>
      <w:r w:rsidR="00CF6177">
        <w:rPr>
          <w:rFonts w:ascii="Times New Roman" w:hAnsi="Times New Roman" w:cs="Times New Roman"/>
          <w:lang w:val="es-EC"/>
        </w:rPr>
        <w:t>evaluado</w:t>
      </w:r>
      <w:r w:rsidR="00CE6C1A">
        <w:rPr>
          <w:rFonts w:ascii="Times New Roman" w:hAnsi="Times New Roman" w:cs="Times New Roman"/>
          <w:lang w:val="es-EC"/>
        </w:rPr>
        <w:t xml:space="preserve"> fue dese 1990 hasta 2019. </w:t>
      </w:r>
    </w:p>
    <w:p w14:paraId="65B1B0F4" w14:textId="77777777" w:rsidR="00CE6C1A" w:rsidRDefault="00CE6C1A" w:rsidP="00041131">
      <w:pPr>
        <w:spacing w:line="240" w:lineRule="auto"/>
        <w:jc w:val="both"/>
        <w:rPr>
          <w:rFonts w:ascii="Times New Roman" w:hAnsi="Times New Roman" w:cs="Times New Roman"/>
          <w:lang w:val="es-EC"/>
        </w:rPr>
      </w:pPr>
    </w:p>
    <w:p w14:paraId="0839A638" w14:textId="5F764CE8" w:rsidR="00041131" w:rsidRDefault="00CE6C1A" w:rsidP="00041131">
      <w:pPr>
        <w:spacing w:line="240" w:lineRule="auto"/>
        <w:jc w:val="both"/>
        <w:rPr>
          <w:rFonts w:ascii="Times New Roman" w:hAnsi="Times New Roman" w:cs="Times New Roman"/>
          <w:lang w:val="es-EC"/>
        </w:rPr>
      </w:pPr>
      <w:r>
        <w:rPr>
          <w:rFonts w:ascii="Times New Roman" w:hAnsi="Times New Roman" w:cs="Times New Roman"/>
          <w:lang w:val="es-EC"/>
        </w:rPr>
        <w:t>Es importante puntualizar que</w:t>
      </w:r>
      <w:r w:rsidR="00762145">
        <w:rPr>
          <w:rFonts w:ascii="Times New Roman" w:hAnsi="Times New Roman" w:cs="Times New Roman"/>
          <w:lang w:val="es-EC"/>
        </w:rPr>
        <w:t>,</w:t>
      </w:r>
      <w:r>
        <w:rPr>
          <w:rFonts w:ascii="Times New Roman" w:hAnsi="Times New Roman" w:cs="Times New Roman"/>
          <w:lang w:val="es-EC"/>
        </w:rPr>
        <w:t xml:space="preserve"> si bien las épocas de muestreo no fueron las mismas</w:t>
      </w:r>
      <w:r w:rsidR="00262558">
        <w:rPr>
          <w:rFonts w:ascii="Times New Roman" w:hAnsi="Times New Roman" w:cs="Times New Roman"/>
          <w:lang w:val="es-EC"/>
        </w:rPr>
        <w:t xml:space="preserve">, </w:t>
      </w:r>
      <w:r>
        <w:rPr>
          <w:rFonts w:ascii="Times New Roman" w:hAnsi="Times New Roman" w:cs="Times New Roman"/>
          <w:lang w:val="es-EC"/>
        </w:rPr>
        <w:t xml:space="preserve">no se ha determinado una diferencia </w:t>
      </w:r>
      <w:r w:rsidR="00CF6177">
        <w:rPr>
          <w:rFonts w:ascii="Times New Roman" w:hAnsi="Times New Roman" w:cs="Times New Roman"/>
          <w:lang w:val="es-EC"/>
        </w:rPr>
        <w:t>marcada o significativa de época seca y lluviosa</w:t>
      </w:r>
      <w:r w:rsidR="00762145">
        <w:rPr>
          <w:rFonts w:ascii="Times New Roman" w:hAnsi="Times New Roman" w:cs="Times New Roman"/>
          <w:lang w:val="es-EC"/>
        </w:rPr>
        <w:t xml:space="preserve">, </w:t>
      </w:r>
      <w:r>
        <w:rPr>
          <w:rFonts w:ascii="Times New Roman" w:hAnsi="Times New Roman" w:cs="Times New Roman"/>
          <w:lang w:val="es-EC"/>
        </w:rPr>
        <w:t>en los Parques Nacionales en los que se llevó a cabo el presente estudio.</w:t>
      </w:r>
    </w:p>
    <w:p w14:paraId="69C11E8C" w14:textId="77777777" w:rsidR="00CE6C1A" w:rsidRDefault="00CE6C1A" w:rsidP="00041131">
      <w:pPr>
        <w:spacing w:line="240" w:lineRule="auto"/>
        <w:jc w:val="both"/>
        <w:rPr>
          <w:rFonts w:ascii="Times New Roman" w:hAnsi="Times New Roman" w:cs="Times New Roman"/>
          <w:lang w:val="es-EC"/>
        </w:rPr>
      </w:pPr>
    </w:p>
    <w:p w14:paraId="07DB88ED" w14:textId="121B5679" w:rsidR="001B3EC1" w:rsidRDefault="001B3EC1" w:rsidP="001B3EC1">
      <w:pPr>
        <w:spacing w:line="240" w:lineRule="auto"/>
        <w:jc w:val="both"/>
        <w:rPr>
          <w:rFonts w:ascii="Times New Roman" w:hAnsi="Times New Roman" w:cs="Times New Roman"/>
          <w:lang w:val="es-EC"/>
        </w:rPr>
      </w:pPr>
      <w:r w:rsidRPr="004836F6">
        <w:rPr>
          <w:rFonts w:ascii="Times New Roman" w:hAnsi="Times New Roman" w:cs="Times New Roman"/>
          <w:lang w:val="es-EC"/>
        </w:rPr>
        <w:t>La colección de macroinvertebrados se efectuó con una red de patada (</w:t>
      </w:r>
      <w:proofErr w:type="spellStart"/>
      <w:r w:rsidRPr="004836F6">
        <w:rPr>
          <w:rFonts w:ascii="Times New Roman" w:hAnsi="Times New Roman" w:cs="Times New Roman"/>
          <w:lang w:val="es-EC"/>
        </w:rPr>
        <w:t>Kirkegaard</w:t>
      </w:r>
      <w:proofErr w:type="spellEnd"/>
      <w:r w:rsidRPr="004836F6">
        <w:rPr>
          <w:rFonts w:ascii="Times New Roman" w:hAnsi="Times New Roman" w:cs="Times New Roman"/>
          <w:lang w:val="es-EC"/>
        </w:rPr>
        <w:t xml:space="preserve"> et al., 1992)</w:t>
      </w:r>
      <w:ins w:id="4" w:author="Ibon Tobes" w:date="2022-11-25T22:33:00Z">
        <w:r w:rsidRPr="004836F6">
          <w:rPr>
            <w:rFonts w:ascii="Times New Roman" w:hAnsi="Times New Roman" w:cs="Times New Roman"/>
            <w:lang w:val="es-EC"/>
          </w:rPr>
          <w:t>.</w:t>
        </w:r>
      </w:ins>
      <w:r w:rsidRPr="004836F6">
        <w:rPr>
          <w:rFonts w:ascii="Times New Roman" w:hAnsi="Times New Roman" w:cs="Times New Roman"/>
          <w:lang w:val="es-EC"/>
        </w:rPr>
        <w:t xml:space="preserve"> Se establecieron tres transectos en cada río</w:t>
      </w:r>
      <w:ins w:id="5" w:author="Ibon Tobes" w:date="2022-11-25T22:33:00Z">
        <w:r w:rsidRPr="004836F6">
          <w:rPr>
            <w:rFonts w:ascii="Times New Roman" w:hAnsi="Times New Roman" w:cs="Times New Roman"/>
            <w:lang w:val="es-EC"/>
          </w:rPr>
          <w:t>,</w:t>
        </w:r>
      </w:ins>
      <w:r w:rsidRPr="004836F6">
        <w:rPr>
          <w:rFonts w:ascii="Times New Roman" w:hAnsi="Times New Roman" w:cs="Times New Roman"/>
          <w:lang w:val="es-EC"/>
        </w:rPr>
        <w:t xml:space="preserve"> </w:t>
      </w:r>
      <w:ins w:id="6" w:author="Ibon Tobes" w:date="2022-11-25T22:33:00Z">
        <w:r w:rsidRPr="004836F6">
          <w:rPr>
            <w:rFonts w:ascii="Times New Roman" w:hAnsi="Times New Roman" w:cs="Times New Roman"/>
            <w:lang w:val="es-EC"/>
          </w:rPr>
          <w:t>e</w:t>
        </w:r>
      </w:ins>
      <w:r w:rsidRPr="004836F6">
        <w:rPr>
          <w:rFonts w:ascii="Times New Roman" w:hAnsi="Times New Roman" w:cs="Times New Roman"/>
          <w:lang w:val="es-EC"/>
        </w:rPr>
        <w:t xml:space="preserve">n los que se efectuaron dos patadas en el fondo en cuatro posiciones diferentes (en la orilla, al 25%, al 50% y al 75% del ancho del río), las que se homogenizaron en una sola muestra, que se colocó en un contenedor hermético con alcohol al 70%. La identificación de macroinvertebrados acuáticos, se las efectuará mediante claves taxonómicas especializadas, Domínguez et al. (2019) y Roldán (2003). </w:t>
      </w:r>
    </w:p>
    <w:p w14:paraId="7CED7ED4" w14:textId="77777777" w:rsidR="00DB068B" w:rsidRDefault="00DB068B" w:rsidP="001B3EC1">
      <w:pPr>
        <w:spacing w:line="240" w:lineRule="auto"/>
        <w:jc w:val="both"/>
        <w:rPr>
          <w:rFonts w:ascii="Times New Roman" w:hAnsi="Times New Roman" w:cs="Times New Roman"/>
          <w:lang w:val="es-EC"/>
        </w:rPr>
      </w:pPr>
    </w:p>
    <w:p w14:paraId="01B8706D" w14:textId="4B61A7A7" w:rsidR="00374D2E" w:rsidRDefault="00374D2E" w:rsidP="001B3EC1">
      <w:pPr>
        <w:spacing w:line="240" w:lineRule="auto"/>
        <w:jc w:val="both"/>
        <w:rPr>
          <w:rFonts w:ascii="Times New Roman" w:hAnsi="Times New Roman" w:cs="Times New Roman"/>
          <w:lang w:val="es-EC"/>
        </w:rPr>
      </w:pPr>
    </w:p>
    <w:p w14:paraId="1BBDC9A3" w14:textId="3DB9CB0D" w:rsidR="00374D2E" w:rsidRPr="00374D2E" w:rsidRDefault="00374D2E" w:rsidP="001B3EC1">
      <w:pPr>
        <w:spacing w:line="240" w:lineRule="auto"/>
        <w:jc w:val="both"/>
        <w:rPr>
          <w:rFonts w:ascii="Times New Roman" w:hAnsi="Times New Roman" w:cs="Times New Roman"/>
          <w:color w:val="3366FF"/>
          <w:lang w:val="es-EC"/>
        </w:rPr>
      </w:pPr>
      <w:r>
        <w:rPr>
          <w:rFonts w:ascii="Times New Roman" w:hAnsi="Times New Roman" w:cs="Times New Roman"/>
          <w:color w:val="3366FF"/>
          <w:lang w:val="es-EC"/>
        </w:rPr>
        <w:t xml:space="preserve">2.4 </w:t>
      </w:r>
      <w:r w:rsidRPr="00374D2E">
        <w:rPr>
          <w:rFonts w:ascii="Times New Roman" w:hAnsi="Times New Roman" w:cs="Times New Roman"/>
          <w:color w:val="3366FF"/>
          <w:lang w:val="es-EC"/>
        </w:rPr>
        <w:t>Extracción de los datos históricos de la campaña de 1995</w:t>
      </w:r>
    </w:p>
    <w:p w14:paraId="492ABE83" w14:textId="77777777" w:rsidR="001B3EC1" w:rsidRPr="00374D2E" w:rsidRDefault="001B3EC1" w:rsidP="001B3EC1">
      <w:pPr>
        <w:spacing w:line="240" w:lineRule="auto"/>
        <w:rPr>
          <w:rFonts w:ascii="Times New Roman" w:hAnsi="Times New Roman" w:cs="Times New Roman"/>
          <w:lang w:val="es-EC"/>
        </w:rPr>
      </w:pPr>
    </w:p>
    <w:p w14:paraId="18E255B5" w14:textId="597204C3" w:rsidR="0072659A" w:rsidRDefault="00036E61" w:rsidP="00C57B4C">
      <w:pPr>
        <w:spacing w:line="240" w:lineRule="auto"/>
        <w:jc w:val="both"/>
        <w:rPr>
          <w:rFonts w:ascii="Times New Roman" w:hAnsi="Times New Roman" w:cs="Times New Roman"/>
          <w:lang w:val="es-EC"/>
        </w:rPr>
      </w:pPr>
      <w:r>
        <w:rPr>
          <w:rFonts w:ascii="Times New Roman" w:hAnsi="Times New Roman" w:cs="Times New Roman"/>
          <w:lang w:val="es-EC"/>
        </w:rPr>
        <w:t>La información histórica de la presente investigación</w:t>
      </w:r>
      <w:r w:rsidR="0072659A">
        <w:rPr>
          <w:rFonts w:ascii="Times New Roman" w:hAnsi="Times New Roman" w:cs="Times New Roman"/>
          <w:lang w:val="es-EC"/>
        </w:rPr>
        <w:t xml:space="preserve">, corresponde al estudio de </w:t>
      </w:r>
      <w:r w:rsidR="00C804D7">
        <w:rPr>
          <w:rFonts w:ascii="Times New Roman" w:hAnsi="Times New Roman" w:cs="Times New Roman"/>
          <w:lang w:val="es-EC"/>
        </w:rPr>
        <w:t>Encalada (1997),</w:t>
      </w:r>
      <w:r w:rsidR="00374D2E" w:rsidRPr="00374D2E">
        <w:rPr>
          <w:rFonts w:ascii="Times New Roman" w:hAnsi="Times New Roman" w:cs="Times New Roman"/>
          <w:lang w:val="es-EC"/>
        </w:rPr>
        <w:t xml:space="preserve"> que no han sido publicados hasta el momento.</w:t>
      </w:r>
      <w:r w:rsidR="00933F80">
        <w:rPr>
          <w:rFonts w:ascii="Times New Roman" w:hAnsi="Times New Roman" w:cs="Times New Roman"/>
          <w:lang w:val="es-EC"/>
        </w:rPr>
        <w:t xml:space="preserve"> </w:t>
      </w:r>
      <w:r w:rsidR="00CF6177">
        <w:rPr>
          <w:rFonts w:ascii="Times New Roman" w:hAnsi="Times New Roman" w:cs="Times New Roman"/>
          <w:lang w:val="es-EC"/>
        </w:rPr>
        <w:t xml:space="preserve">Encalada (1997) diferenció los ríos en dos grupos, el uno correspondía a los ríos que nacen en la salida de las Lagunas (seis), el segundo grupo fueron los ríos </w:t>
      </w:r>
      <w:r w:rsidR="00260B30">
        <w:rPr>
          <w:rFonts w:ascii="Times New Roman" w:hAnsi="Times New Roman" w:cs="Times New Roman"/>
          <w:lang w:val="es-EC"/>
        </w:rPr>
        <w:t>que se forman de los drenajes en el páramo (seis).</w:t>
      </w:r>
      <w:r w:rsidR="00F60484">
        <w:rPr>
          <w:rFonts w:ascii="Times New Roman" w:hAnsi="Times New Roman" w:cs="Times New Roman"/>
          <w:lang w:val="es-EC"/>
        </w:rPr>
        <w:t xml:space="preserve"> Los ríos se encuentran en un rango altitudinal que va desde los 3432 msnm a los 4012 msnm. </w:t>
      </w:r>
    </w:p>
    <w:p w14:paraId="6E411985" w14:textId="77777777" w:rsidR="0072659A" w:rsidRDefault="0072659A" w:rsidP="00C57B4C">
      <w:pPr>
        <w:spacing w:line="240" w:lineRule="auto"/>
        <w:jc w:val="both"/>
        <w:rPr>
          <w:rFonts w:ascii="Times New Roman" w:hAnsi="Times New Roman" w:cs="Times New Roman"/>
          <w:lang w:val="es-EC"/>
        </w:rPr>
      </w:pPr>
    </w:p>
    <w:p w14:paraId="22FD4876" w14:textId="158BA866" w:rsidR="00CE6C1A" w:rsidRDefault="0072659A" w:rsidP="00C57B4C">
      <w:pPr>
        <w:spacing w:line="240" w:lineRule="auto"/>
        <w:jc w:val="both"/>
        <w:rPr>
          <w:rFonts w:ascii="Times New Roman" w:hAnsi="Times New Roman" w:cs="Times New Roman"/>
          <w:lang w:val="es-EC"/>
        </w:rPr>
      </w:pPr>
      <w:r>
        <w:rPr>
          <w:rFonts w:ascii="Times New Roman" w:hAnsi="Times New Roman" w:cs="Times New Roman"/>
          <w:lang w:val="es-EC"/>
        </w:rPr>
        <w:t>En este sentido la investigación de Encalada (1997), se desarrolló en ríos de diferente naturaleza de origen. L</w:t>
      </w:r>
      <w:r w:rsidR="00C57B4C">
        <w:rPr>
          <w:rFonts w:ascii="Times New Roman" w:hAnsi="Times New Roman" w:cs="Times New Roman"/>
          <w:lang w:val="es-EC"/>
        </w:rPr>
        <w:t xml:space="preserve">os datos </w:t>
      </w:r>
      <w:r>
        <w:rPr>
          <w:rFonts w:ascii="Times New Roman" w:hAnsi="Times New Roman" w:cs="Times New Roman"/>
          <w:lang w:val="es-EC"/>
        </w:rPr>
        <w:t xml:space="preserve">que fueron levantados, corresponden a </w:t>
      </w:r>
      <w:r w:rsidR="00C57B4C">
        <w:rPr>
          <w:rFonts w:ascii="Times New Roman" w:hAnsi="Times New Roman" w:cs="Times New Roman"/>
          <w:lang w:val="es-EC"/>
        </w:rPr>
        <w:t>ubicación geográfica</w:t>
      </w:r>
      <w:r>
        <w:rPr>
          <w:rFonts w:ascii="Times New Roman" w:hAnsi="Times New Roman" w:cs="Times New Roman"/>
          <w:lang w:val="es-EC"/>
        </w:rPr>
        <w:t>: a</w:t>
      </w:r>
      <w:r w:rsidR="00C57B4C">
        <w:rPr>
          <w:rFonts w:ascii="Times New Roman" w:hAnsi="Times New Roman" w:cs="Times New Roman"/>
          <w:lang w:val="es-EC"/>
        </w:rPr>
        <w:t>ltitud y las coordenadas de ubicación.</w:t>
      </w:r>
      <w:r>
        <w:rPr>
          <w:rFonts w:ascii="Times New Roman" w:hAnsi="Times New Roman" w:cs="Times New Roman"/>
          <w:lang w:val="es-EC"/>
        </w:rPr>
        <w:t xml:space="preserve"> Las variables físicas</w:t>
      </w:r>
      <w:r w:rsidR="00C57B4C">
        <w:rPr>
          <w:rFonts w:ascii="Times New Roman" w:hAnsi="Times New Roman" w:cs="Times New Roman"/>
          <w:lang w:val="es-EC"/>
        </w:rPr>
        <w:t xml:space="preserve"> fueron: temperatura, ancho fluvial, profundidad, velocidad de descarga, oxígeno, saturación de oxígeno, y C.A oxígeno. En cuanto a las variables químicas</w:t>
      </w:r>
      <w:r>
        <w:rPr>
          <w:rFonts w:ascii="Times New Roman" w:hAnsi="Times New Roman" w:cs="Times New Roman"/>
          <w:lang w:val="es-EC"/>
        </w:rPr>
        <w:t xml:space="preserve">: </w:t>
      </w:r>
      <w:r w:rsidR="00C57B4C">
        <w:rPr>
          <w:rFonts w:ascii="Times New Roman" w:hAnsi="Times New Roman" w:cs="Times New Roman"/>
          <w:lang w:val="es-EC"/>
        </w:rPr>
        <w:t>pH, alcalinidad, conductividad eléctrica, nitratos, fosfatos</w:t>
      </w:r>
      <w:r>
        <w:rPr>
          <w:rFonts w:ascii="Times New Roman" w:hAnsi="Times New Roman" w:cs="Times New Roman"/>
          <w:lang w:val="es-EC"/>
        </w:rPr>
        <w:t xml:space="preserve">, partículas orgánicas y </w:t>
      </w:r>
      <w:r w:rsidR="00C57B4C">
        <w:rPr>
          <w:rFonts w:ascii="Times New Roman" w:hAnsi="Times New Roman" w:cs="Times New Roman"/>
          <w:lang w:val="es-EC"/>
        </w:rPr>
        <w:t>concentración de clorofila alfa.</w:t>
      </w:r>
      <w:r>
        <w:rPr>
          <w:rFonts w:ascii="Times New Roman" w:hAnsi="Times New Roman" w:cs="Times New Roman"/>
          <w:lang w:val="es-EC"/>
        </w:rPr>
        <w:t xml:space="preserve"> El Índice de verdor y el </w:t>
      </w:r>
      <w:r w:rsidR="00C57B4C">
        <w:rPr>
          <w:rFonts w:ascii="Times New Roman" w:hAnsi="Times New Roman" w:cs="Times New Roman"/>
          <w:lang w:val="es-EC"/>
        </w:rPr>
        <w:t>Índice de sustrato</w:t>
      </w:r>
      <w:r>
        <w:rPr>
          <w:rFonts w:ascii="Times New Roman" w:hAnsi="Times New Roman" w:cs="Times New Roman"/>
          <w:lang w:val="es-EC"/>
        </w:rPr>
        <w:t xml:space="preserve"> </w:t>
      </w:r>
      <w:r w:rsidR="00F60484">
        <w:rPr>
          <w:rFonts w:ascii="Times New Roman" w:hAnsi="Times New Roman" w:cs="Times New Roman"/>
          <w:lang w:val="es-EC"/>
        </w:rPr>
        <w:t xml:space="preserve">que se calcularon </w:t>
      </w:r>
      <w:r>
        <w:rPr>
          <w:rFonts w:ascii="Times New Roman" w:hAnsi="Times New Roman" w:cs="Times New Roman"/>
          <w:lang w:val="es-EC"/>
        </w:rPr>
        <w:t>no fueron considerados en la presente investigación.</w:t>
      </w:r>
      <w:r w:rsidR="00F60484">
        <w:rPr>
          <w:rFonts w:ascii="Times New Roman" w:hAnsi="Times New Roman" w:cs="Times New Roman"/>
          <w:lang w:val="es-EC"/>
        </w:rPr>
        <w:t xml:space="preserve"> Los resultados de las variables descritas se encuentran en el Apéndice B.</w:t>
      </w:r>
    </w:p>
    <w:p w14:paraId="69D1937B" w14:textId="77777777" w:rsidR="00CE6C1A" w:rsidRPr="00374D2E" w:rsidRDefault="00CE6C1A" w:rsidP="00C57B4C">
      <w:pPr>
        <w:spacing w:line="240" w:lineRule="auto"/>
        <w:jc w:val="both"/>
        <w:rPr>
          <w:rFonts w:ascii="Times New Roman" w:hAnsi="Times New Roman" w:cs="Times New Roman"/>
          <w:lang w:val="es-EC"/>
        </w:rPr>
      </w:pPr>
    </w:p>
    <w:p w14:paraId="7DA41E63" w14:textId="22EA6E3B" w:rsidR="00374D2E" w:rsidRDefault="00374D2E" w:rsidP="001B3EC1">
      <w:pPr>
        <w:spacing w:line="240" w:lineRule="auto"/>
        <w:rPr>
          <w:rFonts w:ascii="Times New Roman" w:hAnsi="Times New Roman" w:cs="Times New Roman"/>
          <w:color w:val="3366FF"/>
          <w:lang w:val="es-EC"/>
        </w:rPr>
      </w:pPr>
      <w:r>
        <w:rPr>
          <w:rFonts w:ascii="Times New Roman" w:hAnsi="Times New Roman" w:cs="Times New Roman"/>
          <w:color w:val="3366FF"/>
          <w:lang w:val="es-EC"/>
        </w:rPr>
        <w:t xml:space="preserve">2.5 </w:t>
      </w:r>
      <w:r w:rsidRPr="00374D2E">
        <w:rPr>
          <w:rFonts w:ascii="Times New Roman" w:hAnsi="Times New Roman" w:cs="Times New Roman"/>
          <w:color w:val="3366FF"/>
          <w:lang w:val="es-EC"/>
        </w:rPr>
        <w:t>Construcción de los bioindicadores basados en la comunidad de macroinvertebrados</w:t>
      </w:r>
    </w:p>
    <w:p w14:paraId="1DADA2A7" w14:textId="77777777" w:rsidR="00DB068B" w:rsidRDefault="00DB068B" w:rsidP="001B3EC1">
      <w:pPr>
        <w:spacing w:line="240" w:lineRule="auto"/>
        <w:rPr>
          <w:rFonts w:ascii="Times New Roman" w:hAnsi="Times New Roman" w:cs="Times New Roman"/>
          <w:color w:val="3366FF"/>
          <w:lang w:val="es-EC"/>
        </w:rPr>
      </w:pPr>
    </w:p>
    <w:p w14:paraId="6D84C86A" w14:textId="77777777" w:rsidR="00DB068B" w:rsidRPr="00191FCE" w:rsidRDefault="00DB068B" w:rsidP="00DB068B">
      <w:pPr>
        <w:spacing w:line="240" w:lineRule="auto"/>
        <w:jc w:val="both"/>
        <w:rPr>
          <w:rFonts w:ascii="Times New Roman" w:hAnsi="Times New Roman" w:cs="Times New Roman"/>
          <w:b/>
          <w:i/>
          <w:lang w:val="es-EC"/>
        </w:rPr>
      </w:pPr>
      <w:r w:rsidRPr="00191FCE">
        <w:rPr>
          <w:rFonts w:ascii="Times New Roman" w:hAnsi="Times New Roman" w:cs="Times New Roman"/>
          <w:b/>
          <w:i/>
          <w:lang w:val="es-EC"/>
        </w:rPr>
        <w:t>Índice ABI</w:t>
      </w:r>
    </w:p>
    <w:p w14:paraId="36208F02" w14:textId="77777777" w:rsidR="00305807" w:rsidRDefault="00305807" w:rsidP="00DB068B">
      <w:pPr>
        <w:spacing w:line="240" w:lineRule="auto"/>
        <w:jc w:val="both"/>
        <w:rPr>
          <w:rFonts w:ascii="Times New Roman" w:hAnsi="Times New Roman" w:cs="Times New Roman"/>
          <w:lang w:val="es-EC"/>
        </w:rPr>
      </w:pPr>
    </w:p>
    <w:p w14:paraId="7758B11B" w14:textId="0C7336B9" w:rsidR="003F7F85" w:rsidRDefault="00201A07" w:rsidP="003F7F85">
      <w:pPr>
        <w:spacing w:line="240" w:lineRule="auto"/>
        <w:jc w:val="both"/>
        <w:rPr>
          <w:rFonts w:ascii="Times New Roman" w:hAnsi="Times New Roman" w:cs="Times New Roman"/>
          <w:lang w:val="es-EC"/>
        </w:rPr>
      </w:pPr>
      <w:r w:rsidRPr="003F7F85">
        <w:rPr>
          <w:rFonts w:ascii="Times New Roman" w:hAnsi="Times New Roman" w:cs="Times New Roman"/>
          <w:lang w:val="es-EC"/>
        </w:rPr>
        <w:t>El ABI (</w:t>
      </w:r>
      <w:proofErr w:type="spellStart"/>
      <w:r w:rsidRPr="003F7F85">
        <w:rPr>
          <w:rFonts w:ascii="Times New Roman" w:hAnsi="Times New Roman" w:cs="Times New Roman"/>
          <w:lang w:val="es-EC"/>
        </w:rPr>
        <w:t>An</w:t>
      </w:r>
      <w:r w:rsidR="003F7F85" w:rsidRPr="003F7F85">
        <w:rPr>
          <w:rFonts w:ascii="Times New Roman" w:hAnsi="Times New Roman" w:cs="Times New Roman"/>
          <w:lang w:val="es-EC"/>
        </w:rPr>
        <w:t>dean</w:t>
      </w:r>
      <w:proofErr w:type="spellEnd"/>
      <w:r w:rsidR="003F7F85" w:rsidRPr="003F7F85">
        <w:rPr>
          <w:rFonts w:ascii="Times New Roman" w:hAnsi="Times New Roman" w:cs="Times New Roman"/>
          <w:lang w:val="es-EC"/>
        </w:rPr>
        <w:t xml:space="preserve"> </w:t>
      </w:r>
      <w:proofErr w:type="spellStart"/>
      <w:r w:rsidR="003F7F85" w:rsidRPr="003F7F85">
        <w:rPr>
          <w:rFonts w:ascii="Times New Roman" w:hAnsi="Times New Roman" w:cs="Times New Roman"/>
          <w:lang w:val="es-EC"/>
        </w:rPr>
        <w:t>Biotic</w:t>
      </w:r>
      <w:proofErr w:type="spellEnd"/>
      <w:r w:rsidR="003F7F85" w:rsidRPr="003F7F85">
        <w:rPr>
          <w:rFonts w:ascii="Times New Roman" w:hAnsi="Times New Roman" w:cs="Times New Roman"/>
          <w:lang w:val="es-EC"/>
        </w:rPr>
        <w:t xml:space="preserve"> </w:t>
      </w:r>
      <w:proofErr w:type="spellStart"/>
      <w:r w:rsidR="003F7F85" w:rsidRPr="003F7F85">
        <w:rPr>
          <w:rFonts w:ascii="Times New Roman" w:hAnsi="Times New Roman" w:cs="Times New Roman"/>
          <w:lang w:val="es-EC"/>
        </w:rPr>
        <w:t>Index</w:t>
      </w:r>
      <w:proofErr w:type="spellEnd"/>
      <w:r w:rsidR="003F7F85" w:rsidRPr="003F7F85">
        <w:rPr>
          <w:rFonts w:ascii="Times New Roman" w:hAnsi="Times New Roman" w:cs="Times New Roman"/>
          <w:lang w:val="es-EC"/>
        </w:rPr>
        <w:t>) se basa en el Í</w:t>
      </w:r>
      <w:r w:rsidRPr="003F7F85">
        <w:rPr>
          <w:rFonts w:ascii="Times New Roman" w:hAnsi="Times New Roman" w:cs="Times New Roman"/>
          <w:lang w:val="es-EC"/>
        </w:rPr>
        <w:t xml:space="preserve">ndice </w:t>
      </w:r>
      <w:r w:rsidR="003F7F85" w:rsidRPr="003F7F85">
        <w:rPr>
          <w:rFonts w:ascii="Times New Roman" w:hAnsi="Times New Roman" w:cs="Times New Roman"/>
          <w:lang w:val="es-EC"/>
        </w:rPr>
        <w:t xml:space="preserve">BMWP </w:t>
      </w:r>
      <w:r w:rsidR="003F7F85">
        <w:rPr>
          <w:rFonts w:ascii="Times New Roman" w:hAnsi="Times New Roman" w:cs="Times New Roman"/>
          <w:lang w:val="es-EC"/>
        </w:rPr>
        <w:t>(</w:t>
      </w:r>
      <w:proofErr w:type="spellStart"/>
      <w:r w:rsidR="00916663" w:rsidRPr="003F7F85">
        <w:rPr>
          <w:rFonts w:ascii="Times New Roman" w:hAnsi="Times New Roman" w:cs="Times New Roman"/>
          <w:lang w:val="es-EC"/>
        </w:rPr>
        <w:t>Biological</w:t>
      </w:r>
      <w:proofErr w:type="spellEnd"/>
      <w:r w:rsidR="00916663" w:rsidRPr="003F7F85">
        <w:rPr>
          <w:rFonts w:ascii="Times New Roman" w:hAnsi="Times New Roman" w:cs="Times New Roman"/>
          <w:lang w:val="es-EC"/>
        </w:rPr>
        <w:t xml:space="preserve"> </w:t>
      </w:r>
      <w:proofErr w:type="spellStart"/>
      <w:r w:rsidR="00916663" w:rsidRPr="003F7F85">
        <w:rPr>
          <w:rFonts w:ascii="Times New Roman" w:hAnsi="Times New Roman" w:cs="Times New Roman"/>
          <w:lang w:val="es-EC"/>
        </w:rPr>
        <w:t>Monitoring</w:t>
      </w:r>
      <w:proofErr w:type="spellEnd"/>
      <w:r w:rsidR="00916663" w:rsidRPr="003F7F85">
        <w:rPr>
          <w:rFonts w:ascii="Times New Roman" w:hAnsi="Times New Roman" w:cs="Times New Roman"/>
          <w:lang w:val="es-EC"/>
        </w:rPr>
        <w:t xml:space="preserve"> </w:t>
      </w:r>
      <w:proofErr w:type="spellStart"/>
      <w:r w:rsidR="00916663" w:rsidRPr="003F7F85">
        <w:rPr>
          <w:rFonts w:ascii="Times New Roman" w:hAnsi="Times New Roman" w:cs="Times New Roman"/>
          <w:lang w:val="es-EC"/>
        </w:rPr>
        <w:t>Working</w:t>
      </w:r>
      <w:proofErr w:type="spellEnd"/>
      <w:r w:rsidR="00916663" w:rsidRPr="003F7F85">
        <w:rPr>
          <w:rFonts w:ascii="Times New Roman" w:hAnsi="Times New Roman" w:cs="Times New Roman"/>
          <w:lang w:val="es-EC"/>
        </w:rPr>
        <w:t xml:space="preserve"> </w:t>
      </w:r>
      <w:proofErr w:type="spellStart"/>
      <w:r w:rsidR="00916663" w:rsidRPr="003F7F85">
        <w:rPr>
          <w:rFonts w:ascii="Times New Roman" w:hAnsi="Times New Roman" w:cs="Times New Roman"/>
          <w:lang w:val="es-EC"/>
        </w:rPr>
        <w:t>Party</w:t>
      </w:r>
      <w:proofErr w:type="spellEnd"/>
      <w:r w:rsidR="00916663" w:rsidRPr="003F7F85">
        <w:rPr>
          <w:rFonts w:ascii="Times New Roman" w:hAnsi="Times New Roman" w:cs="Times New Roman"/>
          <w:lang w:val="es-EC"/>
        </w:rPr>
        <w:t>)</w:t>
      </w:r>
      <w:r w:rsidR="00CC1E17">
        <w:rPr>
          <w:rFonts w:ascii="Times New Roman" w:hAnsi="Times New Roman" w:cs="Times New Roman"/>
          <w:lang w:val="es-EC"/>
        </w:rPr>
        <w:t>. El BMWP nace en la Península Ibérica y ha sido adaptado en varios países, uno de ellos Colombia, en el que se otorga una puntuación a las familias de macroinvertebrados acuáticos, según presencia o ausencia, y conforme su sensibilidad o tolerancia a la contaminación</w:t>
      </w:r>
      <w:r w:rsidR="00463DCD">
        <w:rPr>
          <w:rFonts w:ascii="Times New Roman" w:hAnsi="Times New Roman" w:cs="Times New Roman"/>
          <w:lang w:val="es-EC"/>
        </w:rPr>
        <w:t xml:space="preserve"> (Ríos-</w:t>
      </w:r>
      <w:proofErr w:type="spellStart"/>
      <w:r w:rsidR="00463DCD">
        <w:rPr>
          <w:rFonts w:ascii="Times New Roman" w:hAnsi="Times New Roman" w:cs="Times New Roman"/>
          <w:lang w:val="es-EC"/>
        </w:rPr>
        <w:t>Touma</w:t>
      </w:r>
      <w:proofErr w:type="spellEnd"/>
      <w:r w:rsidR="00463DCD">
        <w:rPr>
          <w:rFonts w:ascii="Times New Roman" w:hAnsi="Times New Roman" w:cs="Times New Roman"/>
          <w:lang w:val="es-EC"/>
        </w:rPr>
        <w:t xml:space="preserve"> et al., 2014)</w:t>
      </w:r>
      <w:r w:rsidR="003F7F85">
        <w:rPr>
          <w:rFonts w:ascii="Times New Roman" w:hAnsi="Times New Roman" w:cs="Times New Roman"/>
          <w:lang w:val="es-EC"/>
        </w:rPr>
        <w:t>.</w:t>
      </w:r>
      <w:r w:rsidR="003F7F85" w:rsidRPr="003F7F85">
        <w:rPr>
          <w:rFonts w:ascii="Times New Roman" w:hAnsi="Times New Roman" w:cs="Times New Roman"/>
          <w:lang w:val="es-EC"/>
        </w:rPr>
        <w:t xml:space="preserve"> </w:t>
      </w:r>
      <w:r w:rsidR="003F7F85">
        <w:rPr>
          <w:rFonts w:ascii="Times New Roman" w:hAnsi="Times New Roman" w:cs="Times New Roman"/>
          <w:lang w:val="es-EC"/>
        </w:rPr>
        <w:t>E</w:t>
      </w:r>
      <w:r w:rsidR="00CC1E17">
        <w:rPr>
          <w:rFonts w:ascii="Times New Roman" w:hAnsi="Times New Roman" w:cs="Times New Roman"/>
          <w:lang w:val="es-EC"/>
        </w:rPr>
        <w:t>l ABI se aplica</w:t>
      </w:r>
      <w:r w:rsidR="003F7F85">
        <w:rPr>
          <w:rFonts w:ascii="Times New Roman" w:hAnsi="Times New Roman" w:cs="Times New Roman"/>
          <w:lang w:val="es-EC"/>
        </w:rPr>
        <w:t xml:space="preserve"> para medir</w:t>
      </w:r>
      <w:r w:rsidRPr="003F7F85">
        <w:rPr>
          <w:rFonts w:ascii="Times New Roman" w:hAnsi="Times New Roman" w:cs="Times New Roman"/>
          <w:lang w:val="es-EC"/>
        </w:rPr>
        <w:t xml:space="preserve"> </w:t>
      </w:r>
      <w:r w:rsidR="003F7F85" w:rsidRPr="003F7F85">
        <w:rPr>
          <w:rFonts w:ascii="Times New Roman" w:hAnsi="Times New Roman" w:cs="Times New Roman"/>
          <w:lang w:val="es-EC"/>
        </w:rPr>
        <w:t xml:space="preserve">la calidad del agua </w:t>
      </w:r>
      <w:r w:rsidR="00796A3E">
        <w:rPr>
          <w:rFonts w:ascii="Times New Roman" w:hAnsi="Times New Roman" w:cs="Times New Roman"/>
          <w:lang w:val="es-EC"/>
        </w:rPr>
        <w:t xml:space="preserve">en sistemas hídricos </w:t>
      </w:r>
      <w:r w:rsidR="003F7F85" w:rsidRPr="003F7F85">
        <w:rPr>
          <w:rFonts w:ascii="Times New Roman" w:hAnsi="Times New Roman" w:cs="Times New Roman"/>
          <w:lang w:val="es-EC"/>
        </w:rPr>
        <w:t xml:space="preserve">andinos, es decir, sobre los 2000 m.s.n.m. </w:t>
      </w:r>
      <w:r w:rsidRPr="003F7F85">
        <w:rPr>
          <w:rFonts w:ascii="Times New Roman" w:hAnsi="Times New Roman" w:cs="Times New Roman"/>
          <w:lang w:val="es-EC"/>
        </w:rPr>
        <w:t>En la</w:t>
      </w:r>
      <w:r w:rsidR="003F7F85" w:rsidRPr="003F7F85">
        <w:rPr>
          <w:rFonts w:ascii="Times New Roman" w:hAnsi="Times New Roman" w:cs="Times New Roman"/>
          <w:lang w:val="es-EC"/>
        </w:rPr>
        <w:t xml:space="preserve"> región Andina</w:t>
      </w:r>
      <w:r w:rsidRPr="003F7F85">
        <w:rPr>
          <w:rFonts w:ascii="Times New Roman" w:hAnsi="Times New Roman" w:cs="Times New Roman"/>
          <w:lang w:val="es-EC"/>
        </w:rPr>
        <w:t xml:space="preserve"> </w:t>
      </w:r>
      <w:r w:rsidR="003F7F85" w:rsidRPr="003F7F85">
        <w:rPr>
          <w:rFonts w:ascii="Times New Roman" w:hAnsi="Times New Roman" w:cs="Times New Roman"/>
          <w:lang w:val="es-EC"/>
        </w:rPr>
        <w:t xml:space="preserve">la altitud tiene implicaciones sobre la presencia </w:t>
      </w:r>
      <w:r w:rsidR="00796A3E">
        <w:rPr>
          <w:rFonts w:ascii="Times New Roman" w:hAnsi="Times New Roman" w:cs="Times New Roman"/>
          <w:lang w:val="es-EC"/>
        </w:rPr>
        <w:t xml:space="preserve">o ausencia </w:t>
      </w:r>
      <w:r w:rsidR="003F7F85" w:rsidRPr="003F7F85">
        <w:rPr>
          <w:rFonts w:ascii="Times New Roman" w:hAnsi="Times New Roman" w:cs="Times New Roman"/>
          <w:lang w:val="es-EC"/>
        </w:rPr>
        <w:t xml:space="preserve">de familias </w:t>
      </w:r>
      <w:r w:rsidR="00CC1E17">
        <w:rPr>
          <w:rFonts w:ascii="Times New Roman" w:hAnsi="Times New Roman" w:cs="Times New Roman"/>
          <w:lang w:val="es-EC"/>
        </w:rPr>
        <w:t xml:space="preserve">de macroinvertebrados </w:t>
      </w:r>
      <w:r w:rsidR="003F7F85" w:rsidRPr="003F7F85">
        <w:rPr>
          <w:rFonts w:ascii="Times New Roman" w:hAnsi="Times New Roman" w:cs="Times New Roman"/>
          <w:lang w:val="es-EC"/>
        </w:rPr>
        <w:t>y la resistencia a la contaminación</w:t>
      </w:r>
      <w:r w:rsidR="00CC1E17">
        <w:rPr>
          <w:rFonts w:ascii="Times New Roman" w:hAnsi="Times New Roman" w:cs="Times New Roman"/>
          <w:lang w:val="es-EC"/>
        </w:rPr>
        <w:t xml:space="preserve"> a la que se encuentran expuestos los cuerpos hídricos</w:t>
      </w:r>
      <w:r w:rsidR="003F7F85" w:rsidRPr="003F7F85">
        <w:rPr>
          <w:rFonts w:ascii="Times New Roman" w:hAnsi="Times New Roman" w:cs="Times New Roman"/>
          <w:lang w:val="es-EC"/>
        </w:rPr>
        <w:t xml:space="preserve"> </w:t>
      </w:r>
      <w:r w:rsidRPr="003F7F85">
        <w:rPr>
          <w:rFonts w:ascii="Times New Roman" w:hAnsi="Times New Roman" w:cs="Times New Roman"/>
          <w:lang w:val="es-EC"/>
        </w:rPr>
        <w:t>(Jacobsen</w:t>
      </w:r>
      <w:r w:rsidR="00463DCD">
        <w:rPr>
          <w:rFonts w:ascii="Times New Roman" w:hAnsi="Times New Roman" w:cs="Times New Roman"/>
          <w:lang w:val="es-EC"/>
        </w:rPr>
        <w:t xml:space="preserve"> y Encalada</w:t>
      </w:r>
      <w:r w:rsidRPr="003F7F85">
        <w:rPr>
          <w:rFonts w:ascii="Times New Roman" w:hAnsi="Times New Roman" w:cs="Times New Roman"/>
          <w:lang w:val="es-EC"/>
        </w:rPr>
        <w:t>, 1998).</w:t>
      </w:r>
      <w:r w:rsidR="00796A3E">
        <w:rPr>
          <w:rFonts w:ascii="Times New Roman" w:hAnsi="Times New Roman" w:cs="Times New Roman"/>
          <w:lang w:val="es-EC"/>
        </w:rPr>
        <w:t xml:space="preserve"> El ABI</w:t>
      </w:r>
      <w:r w:rsidR="00CC1E17">
        <w:rPr>
          <w:rFonts w:ascii="Times New Roman" w:hAnsi="Times New Roman" w:cs="Times New Roman"/>
          <w:lang w:val="es-EC"/>
        </w:rPr>
        <w:t xml:space="preserve"> l</w:t>
      </w:r>
      <w:r w:rsidR="00796A3E" w:rsidRPr="003F7F85">
        <w:rPr>
          <w:rFonts w:ascii="Times New Roman" w:hAnsi="Times New Roman" w:cs="Times New Roman"/>
          <w:lang w:val="es-EC"/>
        </w:rPr>
        <w:t>e otorga una puntación a cada una de las familias</w:t>
      </w:r>
      <w:r w:rsidR="00796A3E">
        <w:rPr>
          <w:rFonts w:ascii="Times New Roman" w:hAnsi="Times New Roman" w:cs="Times New Roman"/>
          <w:lang w:val="es-EC"/>
        </w:rPr>
        <w:t xml:space="preserve">. </w:t>
      </w:r>
      <w:r w:rsidR="00CC1E17">
        <w:rPr>
          <w:rFonts w:ascii="Times New Roman" w:hAnsi="Times New Roman" w:cs="Times New Roman"/>
          <w:lang w:val="es-EC"/>
        </w:rPr>
        <w:t xml:space="preserve">De la identificación de </w:t>
      </w:r>
      <w:r w:rsidR="003F7F85">
        <w:rPr>
          <w:rFonts w:ascii="Times New Roman" w:hAnsi="Times New Roman" w:cs="Times New Roman"/>
          <w:lang w:val="es-EC"/>
        </w:rPr>
        <w:t>macroinvertebrados</w:t>
      </w:r>
      <w:r w:rsidR="003F7F85" w:rsidRPr="003F7F85">
        <w:rPr>
          <w:rFonts w:ascii="Times New Roman" w:hAnsi="Times New Roman" w:cs="Times New Roman"/>
          <w:lang w:val="es-EC"/>
        </w:rPr>
        <w:t xml:space="preserve"> a nivel de familia</w:t>
      </w:r>
      <w:r w:rsidR="00796A3E">
        <w:rPr>
          <w:rFonts w:ascii="Times New Roman" w:hAnsi="Times New Roman" w:cs="Times New Roman"/>
          <w:lang w:val="es-EC"/>
        </w:rPr>
        <w:t xml:space="preserve">, se suma los valores obtenidos de cada familia y con ello se </w:t>
      </w:r>
      <w:r w:rsidR="003F7F85" w:rsidRPr="003F7F85">
        <w:rPr>
          <w:rFonts w:ascii="Times New Roman" w:hAnsi="Times New Roman" w:cs="Times New Roman"/>
          <w:lang w:val="es-EC"/>
        </w:rPr>
        <w:t>deter</w:t>
      </w:r>
      <w:r w:rsidR="00796A3E">
        <w:rPr>
          <w:rFonts w:ascii="Times New Roman" w:hAnsi="Times New Roman" w:cs="Times New Roman"/>
          <w:lang w:val="es-EC"/>
        </w:rPr>
        <w:t xml:space="preserve">mina el estado de conservación </w:t>
      </w:r>
      <w:r w:rsidR="003F7F85" w:rsidRPr="003F7F85">
        <w:rPr>
          <w:rFonts w:ascii="Times New Roman" w:hAnsi="Times New Roman" w:cs="Times New Roman"/>
          <w:lang w:val="es-EC"/>
        </w:rPr>
        <w:t>(Acosta et al., 2009).</w:t>
      </w:r>
    </w:p>
    <w:p w14:paraId="5B642D08" w14:textId="77777777" w:rsidR="00796A3E" w:rsidRPr="00796A3E" w:rsidRDefault="00796A3E" w:rsidP="00201A07">
      <w:pPr>
        <w:spacing w:line="240" w:lineRule="auto"/>
        <w:jc w:val="both"/>
        <w:rPr>
          <w:rFonts w:ascii="Times New Roman" w:hAnsi="Times New Roman" w:cs="Times New Roman"/>
          <w:lang w:val="es-EC"/>
        </w:rPr>
      </w:pPr>
    </w:p>
    <w:p w14:paraId="02675CD2" w14:textId="77777777" w:rsidR="00CC1E17" w:rsidRDefault="00CC1E17" w:rsidP="00201A07">
      <w:pPr>
        <w:spacing w:line="240" w:lineRule="auto"/>
        <w:jc w:val="both"/>
        <w:rPr>
          <w:rFonts w:ascii="Times New Roman" w:hAnsi="Times New Roman" w:cs="Times New Roman"/>
          <w:b/>
          <w:lang w:val="es-EC"/>
        </w:rPr>
      </w:pPr>
    </w:p>
    <w:p w14:paraId="526095E4" w14:textId="77777777" w:rsidR="00CC1E17" w:rsidRDefault="00CC1E17" w:rsidP="00201A07">
      <w:pPr>
        <w:spacing w:line="240" w:lineRule="auto"/>
        <w:jc w:val="both"/>
        <w:rPr>
          <w:rFonts w:ascii="Times New Roman" w:hAnsi="Times New Roman" w:cs="Times New Roman"/>
          <w:b/>
          <w:lang w:val="es-EC"/>
        </w:rPr>
      </w:pPr>
    </w:p>
    <w:p w14:paraId="5E632F1C" w14:textId="77777777" w:rsidR="00CC1E17" w:rsidRDefault="00CC1E17" w:rsidP="00201A07">
      <w:pPr>
        <w:spacing w:line="240" w:lineRule="auto"/>
        <w:jc w:val="both"/>
        <w:rPr>
          <w:rFonts w:ascii="Times New Roman" w:hAnsi="Times New Roman" w:cs="Times New Roman"/>
          <w:b/>
          <w:lang w:val="es-EC"/>
        </w:rPr>
      </w:pPr>
    </w:p>
    <w:p w14:paraId="1E132981" w14:textId="77777777" w:rsidR="00CC1E17" w:rsidRDefault="00CC1E17" w:rsidP="00201A07">
      <w:pPr>
        <w:spacing w:line="240" w:lineRule="auto"/>
        <w:jc w:val="both"/>
        <w:rPr>
          <w:rFonts w:ascii="Times New Roman" w:hAnsi="Times New Roman" w:cs="Times New Roman"/>
          <w:b/>
          <w:lang w:val="es-EC"/>
        </w:rPr>
      </w:pPr>
    </w:p>
    <w:p w14:paraId="5EF04EC8" w14:textId="284839AE" w:rsidR="00201A07" w:rsidRDefault="00796A3E" w:rsidP="00201A07">
      <w:pPr>
        <w:spacing w:line="240" w:lineRule="auto"/>
        <w:jc w:val="both"/>
        <w:rPr>
          <w:rFonts w:ascii="Times New Roman" w:hAnsi="Times New Roman" w:cs="Times New Roman"/>
          <w:highlight w:val="yellow"/>
          <w:lang w:val="es-EC"/>
        </w:rPr>
      </w:pPr>
      <w:r w:rsidRPr="00796A3E">
        <w:rPr>
          <w:rFonts w:ascii="Times New Roman" w:hAnsi="Times New Roman" w:cs="Times New Roman"/>
          <w:b/>
          <w:lang w:val="es-EC"/>
        </w:rPr>
        <w:lastRenderedPageBreak/>
        <w:t>Tabla 2.</w:t>
      </w:r>
      <w:r w:rsidRPr="00796A3E">
        <w:rPr>
          <w:rFonts w:ascii="Times New Roman" w:hAnsi="Times New Roman" w:cs="Times New Roman"/>
          <w:lang w:val="es-EC"/>
        </w:rPr>
        <w:t xml:space="preserve"> Calificación de las familias de macroinvertebrados acuáticos – índice ABI</w:t>
      </w:r>
      <w:r w:rsidR="00201A07" w:rsidRPr="00201A07">
        <w:rPr>
          <w:rFonts w:ascii="Times New Roman" w:hAnsi="Times New Roman" w:cs="Times New Roman"/>
          <w:highlight w:val="yellow"/>
          <w:lang w:val="es-EC"/>
        </w:rPr>
        <w:t xml:space="preserve"> </w:t>
      </w:r>
    </w:p>
    <w:p w14:paraId="58A1A6E1" w14:textId="77777777" w:rsidR="00916663" w:rsidRDefault="00916663" w:rsidP="00DB068B">
      <w:pPr>
        <w:spacing w:line="240" w:lineRule="auto"/>
        <w:jc w:val="both"/>
        <w:rPr>
          <w:rFonts w:ascii="Times New Roman" w:hAnsi="Times New Roman" w:cs="Times New Roman"/>
          <w:lang w:val="es-EC"/>
        </w:rPr>
      </w:pPr>
    </w:p>
    <w:tbl>
      <w:tblPr>
        <w:tblW w:w="8660" w:type="dxa"/>
        <w:jc w:val="center"/>
        <w:tblLook w:val="04A0" w:firstRow="1" w:lastRow="0" w:firstColumn="1" w:lastColumn="0" w:noHBand="0" w:noVBand="1"/>
      </w:tblPr>
      <w:tblGrid>
        <w:gridCol w:w="1480"/>
        <w:gridCol w:w="1520"/>
        <w:gridCol w:w="1240"/>
        <w:gridCol w:w="1240"/>
        <w:gridCol w:w="1940"/>
        <w:gridCol w:w="1240"/>
      </w:tblGrid>
      <w:tr w:rsidR="00916663" w:rsidRPr="00796A3E" w14:paraId="1D4BC888" w14:textId="77777777" w:rsidTr="00916663">
        <w:trPr>
          <w:trHeight w:val="240"/>
          <w:tblHeader/>
          <w:jc w:val="center"/>
        </w:trPr>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1BBDB9" w14:textId="77777777" w:rsidR="00916663" w:rsidRPr="00796A3E" w:rsidRDefault="00916663" w:rsidP="00916663">
            <w:pPr>
              <w:spacing w:line="240" w:lineRule="auto"/>
              <w:rPr>
                <w:rFonts w:ascii="Times New Roman" w:eastAsia="Times New Roman" w:hAnsi="Times New Roman" w:cs="Times New Roman"/>
                <w:b/>
                <w:bCs/>
                <w:color w:val="000000"/>
                <w:sz w:val="18"/>
                <w:szCs w:val="18"/>
                <w:lang w:val="es-EC"/>
              </w:rPr>
            </w:pPr>
            <w:r w:rsidRPr="00796A3E">
              <w:rPr>
                <w:rFonts w:ascii="Times New Roman" w:eastAsia="Times New Roman" w:hAnsi="Times New Roman" w:cs="Times New Roman"/>
                <w:b/>
                <w:bCs/>
                <w:color w:val="000000"/>
                <w:sz w:val="18"/>
                <w:szCs w:val="18"/>
                <w:lang w:val="es-EC"/>
              </w:rPr>
              <w:t>ORDEN</w:t>
            </w:r>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14:paraId="584A2617" w14:textId="77777777" w:rsidR="00916663" w:rsidRPr="00796A3E" w:rsidRDefault="00916663" w:rsidP="00916663">
            <w:pPr>
              <w:spacing w:line="240" w:lineRule="auto"/>
              <w:rPr>
                <w:rFonts w:ascii="Times New Roman" w:eastAsia="Times New Roman" w:hAnsi="Times New Roman" w:cs="Times New Roman"/>
                <w:b/>
                <w:bCs/>
                <w:color w:val="000000"/>
                <w:sz w:val="18"/>
                <w:szCs w:val="18"/>
                <w:lang w:val="es-EC"/>
              </w:rPr>
            </w:pPr>
            <w:r w:rsidRPr="00796A3E">
              <w:rPr>
                <w:rFonts w:ascii="Times New Roman" w:eastAsia="Times New Roman" w:hAnsi="Times New Roman" w:cs="Times New Roman"/>
                <w:b/>
                <w:bCs/>
                <w:color w:val="000000"/>
                <w:sz w:val="18"/>
                <w:szCs w:val="18"/>
                <w:lang w:val="es-EC"/>
              </w:rPr>
              <w:t xml:space="preserve">FAMILIA </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2FA42FED" w14:textId="77777777" w:rsidR="00916663" w:rsidRPr="00796A3E" w:rsidRDefault="00916663" w:rsidP="00916663">
            <w:pPr>
              <w:spacing w:line="240" w:lineRule="auto"/>
              <w:rPr>
                <w:rFonts w:ascii="Times New Roman" w:eastAsia="Times New Roman" w:hAnsi="Times New Roman" w:cs="Times New Roman"/>
                <w:b/>
                <w:bCs/>
                <w:color w:val="000000"/>
                <w:sz w:val="18"/>
                <w:szCs w:val="18"/>
                <w:lang w:val="es-EC"/>
              </w:rPr>
            </w:pPr>
            <w:r w:rsidRPr="00796A3E">
              <w:rPr>
                <w:rFonts w:ascii="Times New Roman" w:eastAsia="Times New Roman" w:hAnsi="Times New Roman" w:cs="Times New Roman"/>
                <w:b/>
                <w:bCs/>
                <w:color w:val="000000"/>
                <w:sz w:val="18"/>
                <w:szCs w:val="18"/>
                <w:lang w:val="es-EC"/>
              </w:rPr>
              <w:t>ABI</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48CF5C55" w14:textId="77777777" w:rsidR="00916663" w:rsidRPr="00796A3E" w:rsidRDefault="00916663" w:rsidP="00916663">
            <w:pPr>
              <w:spacing w:line="240" w:lineRule="auto"/>
              <w:rPr>
                <w:rFonts w:ascii="Times New Roman" w:eastAsia="Times New Roman" w:hAnsi="Times New Roman" w:cs="Times New Roman"/>
                <w:b/>
                <w:bCs/>
                <w:color w:val="000000"/>
                <w:sz w:val="18"/>
                <w:szCs w:val="18"/>
                <w:lang w:val="es-EC"/>
              </w:rPr>
            </w:pPr>
            <w:r w:rsidRPr="00796A3E">
              <w:rPr>
                <w:rFonts w:ascii="Times New Roman" w:eastAsia="Times New Roman" w:hAnsi="Times New Roman" w:cs="Times New Roman"/>
                <w:b/>
                <w:bCs/>
                <w:color w:val="000000"/>
                <w:sz w:val="18"/>
                <w:szCs w:val="18"/>
                <w:lang w:val="es-EC"/>
              </w:rPr>
              <w:t>ORDEN</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5615FC6C" w14:textId="77777777" w:rsidR="00916663" w:rsidRPr="00796A3E" w:rsidRDefault="00916663" w:rsidP="00916663">
            <w:pPr>
              <w:spacing w:line="240" w:lineRule="auto"/>
              <w:rPr>
                <w:rFonts w:ascii="Times New Roman" w:eastAsia="Times New Roman" w:hAnsi="Times New Roman" w:cs="Times New Roman"/>
                <w:b/>
                <w:bCs/>
                <w:color w:val="000000"/>
                <w:sz w:val="18"/>
                <w:szCs w:val="18"/>
                <w:lang w:val="es-EC"/>
              </w:rPr>
            </w:pPr>
            <w:r w:rsidRPr="00796A3E">
              <w:rPr>
                <w:rFonts w:ascii="Times New Roman" w:eastAsia="Times New Roman" w:hAnsi="Times New Roman" w:cs="Times New Roman"/>
                <w:b/>
                <w:bCs/>
                <w:color w:val="000000"/>
                <w:sz w:val="18"/>
                <w:szCs w:val="18"/>
                <w:lang w:val="es-EC"/>
              </w:rPr>
              <w:t xml:space="preserve">FAMILIA </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2481A962" w14:textId="77777777" w:rsidR="00916663" w:rsidRPr="00796A3E" w:rsidRDefault="00916663" w:rsidP="00916663">
            <w:pPr>
              <w:spacing w:line="240" w:lineRule="auto"/>
              <w:rPr>
                <w:rFonts w:ascii="Times New Roman" w:eastAsia="Times New Roman" w:hAnsi="Times New Roman" w:cs="Times New Roman"/>
                <w:b/>
                <w:bCs/>
                <w:color w:val="000000"/>
                <w:sz w:val="18"/>
                <w:szCs w:val="18"/>
                <w:lang w:val="es-EC"/>
              </w:rPr>
            </w:pPr>
            <w:r w:rsidRPr="00796A3E">
              <w:rPr>
                <w:rFonts w:ascii="Times New Roman" w:eastAsia="Times New Roman" w:hAnsi="Times New Roman" w:cs="Times New Roman"/>
                <w:b/>
                <w:bCs/>
                <w:color w:val="000000"/>
                <w:sz w:val="18"/>
                <w:szCs w:val="18"/>
                <w:lang w:val="es-EC"/>
              </w:rPr>
              <w:t>ABI</w:t>
            </w:r>
          </w:p>
        </w:tc>
      </w:tr>
      <w:tr w:rsidR="00916663" w:rsidRPr="00796A3E" w14:paraId="2AE4A7F5" w14:textId="77777777" w:rsidTr="00916663">
        <w:trPr>
          <w:trHeight w:val="240"/>
          <w:jc w:val="center"/>
        </w:trPr>
        <w:tc>
          <w:tcPr>
            <w:tcW w:w="1480" w:type="dxa"/>
            <w:tcBorders>
              <w:top w:val="nil"/>
              <w:left w:val="single" w:sz="4" w:space="0" w:color="auto"/>
              <w:bottom w:val="single" w:sz="4" w:space="0" w:color="auto"/>
              <w:right w:val="single" w:sz="4" w:space="0" w:color="auto"/>
            </w:tcBorders>
            <w:shd w:val="clear" w:color="auto" w:fill="auto"/>
            <w:noWrap/>
            <w:hideMark/>
          </w:tcPr>
          <w:p w14:paraId="7F58B828" w14:textId="77777777" w:rsidR="00916663" w:rsidRPr="00796A3E" w:rsidRDefault="00916663" w:rsidP="00916663">
            <w:pPr>
              <w:spacing w:line="240" w:lineRule="auto"/>
              <w:rPr>
                <w:rFonts w:ascii="Times New Roman" w:eastAsia="Times New Roman" w:hAnsi="Times New Roman" w:cs="Times New Roman"/>
                <w:color w:val="000000"/>
                <w:sz w:val="18"/>
                <w:szCs w:val="18"/>
                <w:lang w:val="es-EC"/>
              </w:rPr>
            </w:pPr>
            <w:proofErr w:type="spellStart"/>
            <w:r w:rsidRPr="00796A3E">
              <w:rPr>
                <w:rFonts w:ascii="Times New Roman" w:eastAsia="Times New Roman" w:hAnsi="Times New Roman" w:cs="Times New Roman"/>
                <w:color w:val="000000"/>
                <w:sz w:val="18"/>
                <w:szCs w:val="18"/>
                <w:lang w:val="es-EC"/>
              </w:rPr>
              <w:t>Turbellaria</w:t>
            </w:r>
            <w:proofErr w:type="spellEnd"/>
          </w:p>
        </w:tc>
        <w:tc>
          <w:tcPr>
            <w:tcW w:w="1520" w:type="dxa"/>
            <w:tcBorders>
              <w:top w:val="nil"/>
              <w:left w:val="nil"/>
              <w:bottom w:val="single" w:sz="4" w:space="0" w:color="auto"/>
              <w:right w:val="single" w:sz="4" w:space="0" w:color="auto"/>
            </w:tcBorders>
            <w:shd w:val="clear" w:color="auto" w:fill="auto"/>
            <w:noWrap/>
            <w:hideMark/>
          </w:tcPr>
          <w:p w14:paraId="099DE3ED" w14:textId="77777777" w:rsidR="00916663" w:rsidRPr="00796A3E" w:rsidRDefault="00916663" w:rsidP="00916663">
            <w:pPr>
              <w:spacing w:line="240" w:lineRule="auto"/>
              <w:rPr>
                <w:rFonts w:ascii="Times New Roman" w:eastAsia="Times New Roman" w:hAnsi="Times New Roman" w:cs="Times New Roman"/>
                <w:color w:val="000000"/>
                <w:sz w:val="18"/>
                <w:szCs w:val="18"/>
                <w:lang w:val="es-EC"/>
              </w:rPr>
            </w:pPr>
            <w:r w:rsidRPr="00796A3E">
              <w:rPr>
                <w:rFonts w:ascii="Times New Roman" w:eastAsia="Times New Roman" w:hAnsi="Times New Roman" w:cs="Times New Roman"/>
                <w:color w:val="000000"/>
                <w:sz w:val="18"/>
                <w:szCs w:val="18"/>
                <w:lang w:val="es-EC"/>
              </w:rPr>
              <w:t> </w:t>
            </w:r>
          </w:p>
        </w:tc>
        <w:tc>
          <w:tcPr>
            <w:tcW w:w="1240" w:type="dxa"/>
            <w:tcBorders>
              <w:top w:val="nil"/>
              <w:left w:val="nil"/>
              <w:bottom w:val="single" w:sz="4" w:space="0" w:color="auto"/>
              <w:right w:val="single" w:sz="4" w:space="0" w:color="auto"/>
            </w:tcBorders>
            <w:shd w:val="clear" w:color="auto" w:fill="auto"/>
            <w:noWrap/>
            <w:hideMark/>
          </w:tcPr>
          <w:p w14:paraId="093DA549" w14:textId="77777777" w:rsidR="00916663" w:rsidRPr="00796A3E" w:rsidRDefault="00916663" w:rsidP="00916663">
            <w:pPr>
              <w:spacing w:line="240" w:lineRule="auto"/>
              <w:rPr>
                <w:rFonts w:ascii="Times New Roman" w:eastAsia="Times New Roman" w:hAnsi="Times New Roman" w:cs="Times New Roman"/>
                <w:color w:val="000000"/>
                <w:sz w:val="18"/>
                <w:szCs w:val="18"/>
                <w:lang w:val="es-EC"/>
              </w:rPr>
            </w:pPr>
            <w:r w:rsidRPr="00796A3E">
              <w:rPr>
                <w:rFonts w:ascii="Times New Roman" w:eastAsia="Times New Roman" w:hAnsi="Times New Roman" w:cs="Times New Roman"/>
                <w:color w:val="000000"/>
                <w:sz w:val="18"/>
                <w:szCs w:val="18"/>
                <w:lang w:val="es-EC"/>
              </w:rPr>
              <w:t>5</w:t>
            </w:r>
          </w:p>
        </w:tc>
        <w:tc>
          <w:tcPr>
            <w:tcW w:w="1240" w:type="dxa"/>
            <w:vMerge w:val="restart"/>
            <w:tcBorders>
              <w:top w:val="nil"/>
              <w:left w:val="single" w:sz="4" w:space="0" w:color="auto"/>
              <w:bottom w:val="single" w:sz="4" w:space="0" w:color="auto"/>
              <w:right w:val="single" w:sz="4" w:space="0" w:color="auto"/>
            </w:tcBorders>
            <w:shd w:val="clear" w:color="auto" w:fill="auto"/>
            <w:noWrap/>
            <w:hideMark/>
          </w:tcPr>
          <w:p w14:paraId="1CFA9F1D" w14:textId="77777777" w:rsidR="00916663" w:rsidRPr="00796A3E" w:rsidRDefault="00916663" w:rsidP="00916663">
            <w:pPr>
              <w:spacing w:line="240" w:lineRule="auto"/>
              <w:rPr>
                <w:rFonts w:ascii="Times New Roman" w:eastAsia="Times New Roman" w:hAnsi="Times New Roman" w:cs="Times New Roman"/>
                <w:color w:val="000000"/>
                <w:sz w:val="18"/>
                <w:szCs w:val="18"/>
                <w:lang w:val="es-EC"/>
              </w:rPr>
            </w:pPr>
            <w:proofErr w:type="spellStart"/>
            <w:r w:rsidRPr="00796A3E">
              <w:rPr>
                <w:rFonts w:ascii="Times New Roman" w:eastAsia="Times New Roman" w:hAnsi="Times New Roman" w:cs="Times New Roman"/>
                <w:color w:val="000000"/>
                <w:sz w:val="18"/>
                <w:szCs w:val="18"/>
                <w:lang w:val="es-EC"/>
              </w:rPr>
              <w:t>Trichoptera</w:t>
            </w:r>
            <w:proofErr w:type="spellEnd"/>
          </w:p>
        </w:tc>
        <w:tc>
          <w:tcPr>
            <w:tcW w:w="1940" w:type="dxa"/>
            <w:tcBorders>
              <w:top w:val="nil"/>
              <w:left w:val="nil"/>
              <w:bottom w:val="single" w:sz="4" w:space="0" w:color="auto"/>
              <w:right w:val="single" w:sz="4" w:space="0" w:color="auto"/>
            </w:tcBorders>
            <w:shd w:val="clear" w:color="auto" w:fill="auto"/>
            <w:noWrap/>
            <w:hideMark/>
          </w:tcPr>
          <w:p w14:paraId="55B6DAD9" w14:textId="77777777" w:rsidR="00916663" w:rsidRPr="00796A3E" w:rsidRDefault="00916663" w:rsidP="00916663">
            <w:pPr>
              <w:spacing w:line="240" w:lineRule="auto"/>
              <w:rPr>
                <w:rFonts w:ascii="Times New Roman" w:eastAsia="Times New Roman" w:hAnsi="Times New Roman" w:cs="Times New Roman"/>
                <w:color w:val="000000"/>
                <w:sz w:val="18"/>
                <w:szCs w:val="18"/>
                <w:lang w:val="es-EC"/>
              </w:rPr>
            </w:pPr>
            <w:proofErr w:type="spellStart"/>
            <w:r w:rsidRPr="00796A3E">
              <w:rPr>
                <w:rFonts w:ascii="Times New Roman" w:eastAsia="Times New Roman" w:hAnsi="Times New Roman" w:cs="Times New Roman"/>
                <w:color w:val="000000"/>
                <w:sz w:val="18"/>
                <w:szCs w:val="18"/>
                <w:lang w:val="es-EC"/>
              </w:rPr>
              <w:t>Helicopsychidae</w:t>
            </w:r>
            <w:proofErr w:type="spellEnd"/>
          </w:p>
        </w:tc>
        <w:tc>
          <w:tcPr>
            <w:tcW w:w="1240" w:type="dxa"/>
            <w:tcBorders>
              <w:top w:val="nil"/>
              <w:left w:val="nil"/>
              <w:bottom w:val="single" w:sz="4" w:space="0" w:color="auto"/>
              <w:right w:val="single" w:sz="4" w:space="0" w:color="auto"/>
            </w:tcBorders>
            <w:shd w:val="clear" w:color="auto" w:fill="auto"/>
            <w:noWrap/>
            <w:hideMark/>
          </w:tcPr>
          <w:p w14:paraId="62F6A354" w14:textId="77777777" w:rsidR="00916663" w:rsidRPr="00796A3E" w:rsidRDefault="00916663" w:rsidP="00916663">
            <w:pPr>
              <w:spacing w:line="240" w:lineRule="auto"/>
              <w:rPr>
                <w:rFonts w:ascii="Times New Roman" w:eastAsia="Times New Roman" w:hAnsi="Times New Roman" w:cs="Times New Roman"/>
                <w:color w:val="000000"/>
                <w:sz w:val="18"/>
                <w:szCs w:val="18"/>
                <w:lang w:val="es-EC"/>
              </w:rPr>
            </w:pPr>
            <w:r w:rsidRPr="00796A3E">
              <w:rPr>
                <w:rFonts w:ascii="Times New Roman" w:eastAsia="Times New Roman" w:hAnsi="Times New Roman" w:cs="Times New Roman"/>
                <w:color w:val="000000"/>
                <w:sz w:val="18"/>
                <w:szCs w:val="18"/>
                <w:lang w:val="es-EC"/>
              </w:rPr>
              <w:t>10</w:t>
            </w:r>
          </w:p>
        </w:tc>
      </w:tr>
      <w:tr w:rsidR="00916663" w:rsidRPr="00916663" w14:paraId="075A2400" w14:textId="77777777" w:rsidTr="00916663">
        <w:trPr>
          <w:trHeight w:val="240"/>
          <w:jc w:val="center"/>
        </w:trPr>
        <w:tc>
          <w:tcPr>
            <w:tcW w:w="1480" w:type="dxa"/>
            <w:tcBorders>
              <w:top w:val="nil"/>
              <w:left w:val="single" w:sz="4" w:space="0" w:color="auto"/>
              <w:bottom w:val="single" w:sz="4" w:space="0" w:color="auto"/>
              <w:right w:val="single" w:sz="4" w:space="0" w:color="auto"/>
            </w:tcBorders>
            <w:shd w:val="clear" w:color="auto" w:fill="auto"/>
            <w:noWrap/>
            <w:hideMark/>
          </w:tcPr>
          <w:p w14:paraId="210C1EB3" w14:textId="77777777" w:rsidR="00916663" w:rsidRPr="00796A3E" w:rsidRDefault="00916663" w:rsidP="00916663">
            <w:pPr>
              <w:spacing w:line="240" w:lineRule="auto"/>
              <w:rPr>
                <w:rFonts w:ascii="Times New Roman" w:eastAsia="Times New Roman" w:hAnsi="Times New Roman" w:cs="Times New Roman"/>
                <w:color w:val="000000"/>
                <w:sz w:val="18"/>
                <w:szCs w:val="18"/>
                <w:lang w:val="es-EC"/>
              </w:rPr>
            </w:pPr>
            <w:proofErr w:type="spellStart"/>
            <w:r w:rsidRPr="00796A3E">
              <w:rPr>
                <w:rFonts w:ascii="Times New Roman" w:eastAsia="Times New Roman" w:hAnsi="Times New Roman" w:cs="Times New Roman"/>
                <w:color w:val="000000"/>
                <w:sz w:val="18"/>
                <w:szCs w:val="18"/>
                <w:lang w:val="es-EC"/>
              </w:rPr>
              <w:t>Hirudinea</w:t>
            </w:r>
            <w:proofErr w:type="spellEnd"/>
          </w:p>
        </w:tc>
        <w:tc>
          <w:tcPr>
            <w:tcW w:w="1520" w:type="dxa"/>
            <w:tcBorders>
              <w:top w:val="nil"/>
              <w:left w:val="nil"/>
              <w:bottom w:val="single" w:sz="4" w:space="0" w:color="auto"/>
              <w:right w:val="single" w:sz="4" w:space="0" w:color="auto"/>
            </w:tcBorders>
            <w:shd w:val="clear" w:color="auto" w:fill="auto"/>
            <w:noWrap/>
            <w:hideMark/>
          </w:tcPr>
          <w:p w14:paraId="69027172" w14:textId="77777777" w:rsidR="00916663" w:rsidRPr="00796A3E" w:rsidRDefault="00916663" w:rsidP="00916663">
            <w:pPr>
              <w:spacing w:line="240" w:lineRule="auto"/>
              <w:rPr>
                <w:rFonts w:ascii="Times New Roman" w:eastAsia="Times New Roman" w:hAnsi="Times New Roman" w:cs="Times New Roman"/>
                <w:color w:val="000000"/>
                <w:sz w:val="18"/>
                <w:szCs w:val="18"/>
                <w:lang w:val="es-EC"/>
              </w:rPr>
            </w:pPr>
            <w:r w:rsidRPr="00796A3E">
              <w:rPr>
                <w:rFonts w:ascii="Times New Roman" w:eastAsia="Times New Roman" w:hAnsi="Times New Roman" w:cs="Times New Roman"/>
                <w:color w:val="000000"/>
                <w:sz w:val="18"/>
                <w:szCs w:val="18"/>
                <w:lang w:val="es-EC"/>
              </w:rPr>
              <w:t> </w:t>
            </w:r>
          </w:p>
        </w:tc>
        <w:tc>
          <w:tcPr>
            <w:tcW w:w="1240" w:type="dxa"/>
            <w:tcBorders>
              <w:top w:val="nil"/>
              <w:left w:val="nil"/>
              <w:bottom w:val="single" w:sz="4" w:space="0" w:color="auto"/>
              <w:right w:val="single" w:sz="4" w:space="0" w:color="auto"/>
            </w:tcBorders>
            <w:shd w:val="clear" w:color="auto" w:fill="auto"/>
            <w:noWrap/>
            <w:hideMark/>
          </w:tcPr>
          <w:p w14:paraId="1DC71A01" w14:textId="77777777" w:rsidR="00916663" w:rsidRPr="00796A3E" w:rsidRDefault="00916663" w:rsidP="00916663">
            <w:pPr>
              <w:spacing w:line="240" w:lineRule="auto"/>
              <w:rPr>
                <w:rFonts w:ascii="Times New Roman" w:eastAsia="Times New Roman" w:hAnsi="Times New Roman" w:cs="Times New Roman"/>
                <w:color w:val="000000"/>
                <w:sz w:val="18"/>
                <w:szCs w:val="18"/>
                <w:lang w:val="es-EC"/>
              </w:rPr>
            </w:pPr>
            <w:r w:rsidRPr="00796A3E">
              <w:rPr>
                <w:rFonts w:ascii="Times New Roman" w:eastAsia="Times New Roman" w:hAnsi="Times New Roman" w:cs="Times New Roman"/>
                <w:color w:val="000000"/>
                <w:sz w:val="18"/>
                <w:szCs w:val="18"/>
                <w:lang w:val="es-EC"/>
              </w:rPr>
              <w:t>3</w:t>
            </w:r>
          </w:p>
        </w:tc>
        <w:tc>
          <w:tcPr>
            <w:tcW w:w="1240" w:type="dxa"/>
            <w:vMerge/>
            <w:tcBorders>
              <w:top w:val="nil"/>
              <w:left w:val="single" w:sz="4" w:space="0" w:color="auto"/>
              <w:bottom w:val="single" w:sz="4" w:space="0" w:color="auto"/>
              <w:right w:val="single" w:sz="4" w:space="0" w:color="auto"/>
            </w:tcBorders>
            <w:vAlign w:val="center"/>
            <w:hideMark/>
          </w:tcPr>
          <w:p w14:paraId="7A3D47F1" w14:textId="77777777" w:rsidR="00916663" w:rsidRPr="00796A3E" w:rsidRDefault="00916663" w:rsidP="00916663">
            <w:pPr>
              <w:spacing w:line="240" w:lineRule="auto"/>
              <w:rPr>
                <w:rFonts w:ascii="Times New Roman" w:eastAsia="Times New Roman" w:hAnsi="Times New Roman" w:cs="Times New Roman"/>
                <w:color w:val="000000"/>
                <w:sz w:val="18"/>
                <w:szCs w:val="18"/>
                <w:lang w:val="es-EC"/>
              </w:rPr>
            </w:pPr>
          </w:p>
        </w:tc>
        <w:tc>
          <w:tcPr>
            <w:tcW w:w="1940" w:type="dxa"/>
            <w:tcBorders>
              <w:top w:val="nil"/>
              <w:left w:val="nil"/>
              <w:bottom w:val="single" w:sz="4" w:space="0" w:color="auto"/>
              <w:right w:val="single" w:sz="4" w:space="0" w:color="auto"/>
            </w:tcBorders>
            <w:shd w:val="clear" w:color="auto" w:fill="auto"/>
            <w:noWrap/>
            <w:hideMark/>
          </w:tcPr>
          <w:p w14:paraId="1BFDCF81" w14:textId="77777777" w:rsidR="00916663" w:rsidRPr="00796A3E" w:rsidRDefault="00916663" w:rsidP="00916663">
            <w:pPr>
              <w:spacing w:line="240" w:lineRule="auto"/>
              <w:rPr>
                <w:rFonts w:ascii="Times New Roman" w:eastAsia="Times New Roman" w:hAnsi="Times New Roman" w:cs="Times New Roman"/>
                <w:color w:val="000000"/>
                <w:sz w:val="18"/>
                <w:szCs w:val="18"/>
                <w:lang w:val="es-EC"/>
              </w:rPr>
            </w:pPr>
            <w:proofErr w:type="spellStart"/>
            <w:r w:rsidRPr="00796A3E">
              <w:rPr>
                <w:rFonts w:ascii="Times New Roman" w:eastAsia="Times New Roman" w:hAnsi="Times New Roman" w:cs="Times New Roman"/>
                <w:color w:val="000000"/>
                <w:sz w:val="18"/>
                <w:szCs w:val="18"/>
                <w:lang w:val="es-EC"/>
              </w:rPr>
              <w:t>Calamoceratidae</w:t>
            </w:r>
            <w:proofErr w:type="spellEnd"/>
          </w:p>
        </w:tc>
        <w:tc>
          <w:tcPr>
            <w:tcW w:w="1240" w:type="dxa"/>
            <w:tcBorders>
              <w:top w:val="nil"/>
              <w:left w:val="nil"/>
              <w:bottom w:val="single" w:sz="4" w:space="0" w:color="auto"/>
              <w:right w:val="single" w:sz="4" w:space="0" w:color="auto"/>
            </w:tcBorders>
            <w:shd w:val="clear" w:color="auto" w:fill="auto"/>
            <w:noWrap/>
            <w:hideMark/>
          </w:tcPr>
          <w:p w14:paraId="730E5184"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796A3E">
              <w:rPr>
                <w:rFonts w:ascii="Times New Roman" w:eastAsia="Times New Roman" w:hAnsi="Times New Roman" w:cs="Times New Roman"/>
                <w:color w:val="000000"/>
                <w:sz w:val="18"/>
                <w:szCs w:val="18"/>
                <w:lang w:val="es-EC"/>
              </w:rPr>
              <w:t>1</w:t>
            </w:r>
            <w:r w:rsidRPr="00916663">
              <w:rPr>
                <w:rFonts w:ascii="Times New Roman" w:eastAsia="Times New Roman" w:hAnsi="Times New Roman" w:cs="Times New Roman"/>
                <w:color w:val="000000"/>
                <w:sz w:val="18"/>
                <w:szCs w:val="18"/>
              </w:rPr>
              <w:t>0</w:t>
            </w:r>
          </w:p>
        </w:tc>
      </w:tr>
      <w:tr w:rsidR="00916663" w:rsidRPr="00916663" w14:paraId="371E80B4" w14:textId="77777777" w:rsidTr="00916663">
        <w:trPr>
          <w:trHeight w:val="240"/>
          <w:jc w:val="center"/>
        </w:trPr>
        <w:tc>
          <w:tcPr>
            <w:tcW w:w="1480" w:type="dxa"/>
            <w:tcBorders>
              <w:top w:val="nil"/>
              <w:left w:val="single" w:sz="4" w:space="0" w:color="auto"/>
              <w:bottom w:val="single" w:sz="4" w:space="0" w:color="auto"/>
              <w:right w:val="single" w:sz="4" w:space="0" w:color="auto"/>
            </w:tcBorders>
            <w:shd w:val="clear" w:color="auto" w:fill="auto"/>
            <w:noWrap/>
            <w:hideMark/>
          </w:tcPr>
          <w:p w14:paraId="2823CEF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Oligochaeta</w:t>
            </w:r>
          </w:p>
        </w:tc>
        <w:tc>
          <w:tcPr>
            <w:tcW w:w="1520" w:type="dxa"/>
            <w:tcBorders>
              <w:top w:val="nil"/>
              <w:left w:val="nil"/>
              <w:bottom w:val="single" w:sz="4" w:space="0" w:color="auto"/>
              <w:right w:val="single" w:sz="4" w:space="0" w:color="auto"/>
            </w:tcBorders>
            <w:shd w:val="clear" w:color="auto" w:fill="auto"/>
            <w:noWrap/>
            <w:hideMark/>
          </w:tcPr>
          <w:p w14:paraId="00C7D810"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 </w:t>
            </w:r>
          </w:p>
        </w:tc>
        <w:tc>
          <w:tcPr>
            <w:tcW w:w="1240" w:type="dxa"/>
            <w:tcBorders>
              <w:top w:val="nil"/>
              <w:left w:val="nil"/>
              <w:bottom w:val="single" w:sz="4" w:space="0" w:color="auto"/>
              <w:right w:val="single" w:sz="4" w:space="0" w:color="auto"/>
            </w:tcBorders>
            <w:shd w:val="clear" w:color="auto" w:fill="auto"/>
            <w:noWrap/>
            <w:hideMark/>
          </w:tcPr>
          <w:p w14:paraId="0DB89ABC"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1</w:t>
            </w:r>
          </w:p>
        </w:tc>
        <w:tc>
          <w:tcPr>
            <w:tcW w:w="1240" w:type="dxa"/>
            <w:vMerge/>
            <w:tcBorders>
              <w:top w:val="nil"/>
              <w:left w:val="single" w:sz="4" w:space="0" w:color="auto"/>
              <w:bottom w:val="single" w:sz="4" w:space="0" w:color="auto"/>
              <w:right w:val="single" w:sz="4" w:space="0" w:color="auto"/>
            </w:tcBorders>
            <w:vAlign w:val="center"/>
            <w:hideMark/>
          </w:tcPr>
          <w:p w14:paraId="7E14C54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7DE06BB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Odontoceridae</w:t>
            </w:r>
            <w:proofErr w:type="spellEnd"/>
          </w:p>
        </w:tc>
        <w:tc>
          <w:tcPr>
            <w:tcW w:w="1240" w:type="dxa"/>
            <w:tcBorders>
              <w:top w:val="nil"/>
              <w:left w:val="nil"/>
              <w:bottom w:val="single" w:sz="4" w:space="0" w:color="auto"/>
              <w:right w:val="single" w:sz="4" w:space="0" w:color="auto"/>
            </w:tcBorders>
            <w:shd w:val="clear" w:color="auto" w:fill="auto"/>
            <w:noWrap/>
            <w:hideMark/>
          </w:tcPr>
          <w:p w14:paraId="259097D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10</w:t>
            </w:r>
          </w:p>
        </w:tc>
      </w:tr>
      <w:tr w:rsidR="00916663" w:rsidRPr="00916663" w14:paraId="0B4365FD" w14:textId="77777777" w:rsidTr="00916663">
        <w:trPr>
          <w:trHeight w:val="240"/>
          <w:jc w:val="center"/>
        </w:trPr>
        <w:tc>
          <w:tcPr>
            <w:tcW w:w="1480" w:type="dxa"/>
            <w:vMerge w:val="restart"/>
            <w:tcBorders>
              <w:top w:val="nil"/>
              <w:left w:val="single" w:sz="4" w:space="0" w:color="auto"/>
              <w:bottom w:val="single" w:sz="4" w:space="0" w:color="auto"/>
              <w:right w:val="single" w:sz="4" w:space="0" w:color="auto"/>
            </w:tcBorders>
            <w:shd w:val="clear" w:color="auto" w:fill="auto"/>
            <w:noWrap/>
            <w:hideMark/>
          </w:tcPr>
          <w:p w14:paraId="283C528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Gasteropoda</w:t>
            </w:r>
            <w:proofErr w:type="spellEnd"/>
          </w:p>
        </w:tc>
        <w:tc>
          <w:tcPr>
            <w:tcW w:w="1520" w:type="dxa"/>
            <w:tcBorders>
              <w:top w:val="nil"/>
              <w:left w:val="nil"/>
              <w:bottom w:val="single" w:sz="4" w:space="0" w:color="auto"/>
              <w:right w:val="single" w:sz="4" w:space="0" w:color="auto"/>
            </w:tcBorders>
            <w:shd w:val="clear" w:color="auto" w:fill="auto"/>
            <w:noWrap/>
            <w:hideMark/>
          </w:tcPr>
          <w:p w14:paraId="2D37F145"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Ancylidae</w:t>
            </w:r>
            <w:proofErr w:type="spellEnd"/>
          </w:p>
        </w:tc>
        <w:tc>
          <w:tcPr>
            <w:tcW w:w="1240" w:type="dxa"/>
            <w:tcBorders>
              <w:top w:val="nil"/>
              <w:left w:val="nil"/>
              <w:bottom w:val="single" w:sz="4" w:space="0" w:color="auto"/>
              <w:right w:val="single" w:sz="4" w:space="0" w:color="auto"/>
            </w:tcBorders>
            <w:shd w:val="clear" w:color="auto" w:fill="auto"/>
            <w:noWrap/>
            <w:hideMark/>
          </w:tcPr>
          <w:p w14:paraId="562FBC2E"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6</w:t>
            </w:r>
          </w:p>
        </w:tc>
        <w:tc>
          <w:tcPr>
            <w:tcW w:w="1240" w:type="dxa"/>
            <w:vMerge/>
            <w:tcBorders>
              <w:top w:val="nil"/>
              <w:left w:val="single" w:sz="4" w:space="0" w:color="auto"/>
              <w:bottom w:val="single" w:sz="4" w:space="0" w:color="auto"/>
              <w:right w:val="single" w:sz="4" w:space="0" w:color="auto"/>
            </w:tcBorders>
            <w:vAlign w:val="center"/>
            <w:hideMark/>
          </w:tcPr>
          <w:p w14:paraId="005321E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10496C8C"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Leptoceridae</w:t>
            </w:r>
            <w:proofErr w:type="spellEnd"/>
          </w:p>
        </w:tc>
        <w:tc>
          <w:tcPr>
            <w:tcW w:w="1240" w:type="dxa"/>
            <w:tcBorders>
              <w:top w:val="nil"/>
              <w:left w:val="nil"/>
              <w:bottom w:val="single" w:sz="4" w:space="0" w:color="auto"/>
              <w:right w:val="single" w:sz="4" w:space="0" w:color="auto"/>
            </w:tcBorders>
            <w:shd w:val="clear" w:color="auto" w:fill="auto"/>
            <w:noWrap/>
            <w:hideMark/>
          </w:tcPr>
          <w:p w14:paraId="6BD5FC7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8</w:t>
            </w:r>
          </w:p>
        </w:tc>
      </w:tr>
      <w:tr w:rsidR="00916663" w:rsidRPr="00916663" w14:paraId="1D26F5FD"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33AC513C"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74B538B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Physidae</w:t>
            </w:r>
            <w:proofErr w:type="spellEnd"/>
          </w:p>
        </w:tc>
        <w:tc>
          <w:tcPr>
            <w:tcW w:w="1240" w:type="dxa"/>
            <w:tcBorders>
              <w:top w:val="nil"/>
              <w:left w:val="nil"/>
              <w:bottom w:val="single" w:sz="4" w:space="0" w:color="auto"/>
              <w:right w:val="single" w:sz="4" w:space="0" w:color="auto"/>
            </w:tcBorders>
            <w:shd w:val="clear" w:color="auto" w:fill="auto"/>
            <w:noWrap/>
            <w:hideMark/>
          </w:tcPr>
          <w:p w14:paraId="674DE773"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3</w:t>
            </w:r>
          </w:p>
        </w:tc>
        <w:tc>
          <w:tcPr>
            <w:tcW w:w="1240" w:type="dxa"/>
            <w:vMerge/>
            <w:tcBorders>
              <w:top w:val="nil"/>
              <w:left w:val="single" w:sz="4" w:space="0" w:color="auto"/>
              <w:bottom w:val="single" w:sz="4" w:space="0" w:color="auto"/>
              <w:right w:val="single" w:sz="4" w:space="0" w:color="auto"/>
            </w:tcBorders>
            <w:vAlign w:val="center"/>
            <w:hideMark/>
          </w:tcPr>
          <w:p w14:paraId="32B5035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654CFA6A"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Polycentropodidae</w:t>
            </w:r>
            <w:proofErr w:type="spellEnd"/>
          </w:p>
        </w:tc>
        <w:tc>
          <w:tcPr>
            <w:tcW w:w="1240" w:type="dxa"/>
            <w:tcBorders>
              <w:top w:val="nil"/>
              <w:left w:val="nil"/>
              <w:bottom w:val="single" w:sz="4" w:space="0" w:color="auto"/>
              <w:right w:val="single" w:sz="4" w:space="0" w:color="auto"/>
            </w:tcBorders>
            <w:shd w:val="clear" w:color="auto" w:fill="auto"/>
            <w:noWrap/>
            <w:hideMark/>
          </w:tcPr>
          <w:p w14:paraId="552F92FE"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8</w:t>
            </w:r>
          </w:p>
        </w:tc>
      </w:tr>
      <w:tr w:rsidR="00916663" w:rsidRPr="00916663" w14:paraId="5C0D08CD"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7AB7AAF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7326F7E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Hydrobiidae</w:t>
            </w:r>
            <w:proofErr w:type="spellEnd"/>
          </w:p>
        </w:tc>
        <w:tc>
          <w:tcPr>
            <w:tcW w:w="1240" w:type="dxa"/>
            <w:tcBorders>
              <w:top w:val="nil"/>
              <w:left w:val="nil"/>
              <w:bottom w:val="single" w:sz="4" w:space="0" w:color="auto"/>
              <w:right w:val="single" w:sz="4" w:space="0" w:color="auto"/>
            </w:tcBorders>
            <w:shd w:val="clear" w:color="auto" w:fill="auto"/>
            <w:noWrap/>
            <w:hideMark/>
          </w:tcPr>
          <w:p w14:paraId="39017D63"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3</w:t>
            </w:r>
          </w:p>
        </w:tc>
        <w:tc>
          <w:tcPr>
            <w:tcW w:w="1240" w:type="dxa"/>
            <w:vMerge/>
            <w:tcBorders>
              <w:top w:val="nil"/>
              <w:left w:val="single" w:sz="4" w:space="0" w:color="auto"/>
              <w:bottom w:val="single" w:sz="4" w:space="0" w:color="auto"/>
              <w:right w:val="single" w:sz="4" w:space="0" w:color="auto"/>
            </w:tcBorders>
            <w:vAlign w:val="center"/>
            <w:hideMark/>
          </w:tcPr>
          <w:p w14:paraId="09340D6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2CF37C2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Hydroptilidae</w:t>
            </w:r>
            <w:proofErr w:type="spellEnd"/>
          </w:p>
        </w:tc>
        <w:tc>
          <w:tcPr>
            <w:tcW w:w="1240" w:type="dxa"/>
            <w:tcBorders>
              <w:top w:val="nil"/>
              <w:left w:val="nil"/>
              <w:bottom w:val="single" w:sz="4" w:space="0" w:color="auto"/>
              <w:right w:val="single" w:sz="4" w:space="0" w:color="auto"/>
            </w:tcBorders>
            <w:shd w:val="clear" w:color="auto" w:fill="auto"/>
            <w:noWrap/>
            <w:hideMark/>
          </w:tcPr>
          <w:p w14:paraId="13EF3D3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6</w:t>
            </w:r>
          </w:p>
        </w:tc>
      </w:tr>
      <w:tr w:rsidR="00916663" w:rsidRPr="00916663" w14:paraId="59A1EE23"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7B1790C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521A79F0"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Limnaeidae</w:t>
            </w:r>
            <w:proofErr w:type="spellEnd"/>
          </w:p>
        </w:tc>
        <w:tc>
          <w:tcPr>
            <w:tcW w:w="1240" w:type="dxa"/>
            <w:tcBorders>
              <w:top w:val="nil"/>
              <w:left w:val="nil"/>
              <w:bottom w:val="single" w:sz="4" w:space="0" w:color="auto"/>
              <w:right w:val="single" w:sz="4" w:space="0" w:color="auto"/>
            </w:tcBorders>
            <w:shd w:val="clear" w:color="auto" w:fill="auto"/>
            <w:noWrap/>
            <w:hideMark/>
          </w:tcPr>
          <w:p w14:paraId="5CC4BD0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3</w:t>
            </w:r>
          </w:p>
        </w:tc>
        <w:tc>
          <w:tcPr>
            <w:tcW w:w="1240" w:type="dxa"/>
            <w:vMerge/>
            <w:tcBorders>
              <w:top w:val="nil"/>
              <w:left w:val="single" w:sz="4" w:space="0" w:color="auto"/>
              <w:bottom w:val="single" w:sz="4" w:space="0" w:color="auto"/>
              <w:right w:val="single" w:sz="4" w:space="0" w:color="auto"/>
            </w:tcBorders>
            <w:vAlign w:val="center"/>
            <w:hideMark/>
          </w:tcPr>
          <w:p w14:paraId="0294DBB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23BE907E"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Xiphocentronidae</w:t>
            </w:r>
            <w:proofErr w:type="spellEnd"/>
          </w:p>
        </w:tc>
        <w:tc>
          <w:tcPr>
            <w:tcW w:w="1240" w:type="dxa"/>
            <w:tcBorders>
              <w:top w:val="nil"/>
              <w:left w:val="nil"/>
              <w:bottom w:val="single" w:sz="4" w:space="0" w:color="auto"/>
              <w:right w:val="single" w:sz="4" w:space="0" w:color="auto"/>
            </w:tcBorders>
            <w:shd w:val="clear" w:color="auto" w:fill="auto"/>
            <w:noWrap/>
            <w:hideMark/>
          </w:tcPr>
          <w:p w14:paraId="60B9F96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8</w:t>
            </w:r>
          </w:p>
        </w:tc>
      </w:tr>
      <w:tr w:rsidR="00916663" w:rsidRPr="00916663" w14:paraId="2D0BC8AF"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34398903"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1E49F8D5"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Planorbidae</w:t>
            </w:r>
            <w:proofErr w:type="spellEnd"/>
          </w:p>
        </w:tc>
        <w:tc>
          <w:tcPr>
            <w:tcW w:w="1240" w:type="dxa"/>
            <w:tcBorders>
              <w:top w:val="nil"/>
              <w:left w:val="nil"/>
              <w:bottom w:val="single" w:sz="4" w:space="0" w:color="auto"/>
              <w:right w:val="single" w:sz="4" w:space="0" w:color="auto"/>
            </w:tcBorders>
            <w:shd w:val="clear" w:color="auto" w:fill="auto"/>
            <w:noWrap/>
            <w:hideMark/>
          </w:tcPr>
          <w:p w14:paraId="16DBB47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3</w:t>
            </w:r>
          </w:p>
        </w:tc>
        <w:tc>
          <w:tcPr>
            <w:tcW w:w="1240" w:type="dxa"/>
            <w:vMerge/>
            <w:tcBorders>
              <w:top w:val="nil"/>
              <w:left w:val="single" w:sz="4" w:space="0" w:color="auto"/>
              <w:bottom w:val="single" w:sz="4" w:space="0" w:color="auto"/>
              <w:right w:val="single" w:sz="4" w:space="0" w:color="auto"/>
            </w:tcBorders>
            <w:vAlign w:val="center"/>
            <w:hideMark/>
          </w:tcPr>
          <w:p w14:paraId="05A6C55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69EE915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Hydrobiosidae</w:t>
            </w:r>
          </w:p>
        </w:tc>
        <w:tc>
          <w:tcPr>
            <w:tcW w:w="1240" w:type="dxa"/>
            <w:tcBorders>
              <w:top w:val="nil"/>
              <w:left w:val="nil"/>
              <w:bottom w:val="single" w:sz="4" w:space="0" w:color="auto"/>
              <w:right w:val="single" w:sz="4" w:space="0" w:color="auto"/>
            </w:tcBorders>
            <w:shd w:val="clear" w:color="auto" w:fill="auto"/>
            <w:noWrap/>
            <w:hideMark/>
          </w:tcPr>
          <w:p w14:paraId="0049DF65"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8</w:t>
            </w:r>
          </w:p>
        </w:tc>
      </w:tr>
      <w:tr w:rsidR="00916663" w:rsidRPr="00916663" w14:paraId="77AC95A0" w14:textId="77777777" w:rsidTr="00916663">
        <w:trPr>
          <w:trHeight w:val="240"/>
          <w:jc w:val="center"/>
        </w:trPr>
        <w:tc>
          <w:tcPr>
            <w:tcW w:w="1480" w:type="dxa"/>
            <w:tcBorders>
              <w:top w:val="nil"/>
              <w:left w:val="single" w:sz="4" w:space="0" w:color="auto"/>
              <w:bottom w:val="single" w:sz="4" w:space="0" w:color="auto"/>
              <w:right w:val="single" w:sz="4" w:space="0" w:color="auto"/>
            </w:tcBorders>
            <w:shd w:val="clear" w:color="auto" w:fill="auto"/>
            <w:noWrap/>
            <w:hideMark/>
          </w:tcPr>
          <w:p w14:paraId="381EB4B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Bivalvia</w:t>
            </w:r>
          </w:p>
        </w:tc>
        <w:tc>
          <w:tcPr>
            <w:tcW w:w="1520" w:type="dxa"/>
            <w:tcBorders>
              <w:top w:val="nil"/>
              <w:left w:val="nil"/>
              <w:bottom w:val="single" w:sz="4" w:space="0" w:color="auto"/>
              <w:right w:val="single" w:sz="4" w:space="0" w:color="auto"/>
            </w:tcBorders>
            <w:shd w:val="clear" w:color="auto" w:fill="auto"/>
            <w:noWrap/>
            <w:hideMark/>
          </w:tcPr>
          <w:p w14:paraId="0D08DD14"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Sphaeriidae</w:t>
            </w:r>
          </w:p>
        </w:tc>
        <w:tc>
          <w:tcPr>
            <w:tcW w:w="1240" w:type="dxa"/>
            <w:tcBorders>
              <w:top w:val="nil"/>
              <w:left w:val="nil"/>
              <w:bottom w:val="single" w:sz="4" w:space="0" w:color="auto"/>
              <w:right w:val="single" w:sz="4" w:space="0" w:color="auto"/>
            </w:tcBorders>
            <w:shd w:val="clear" w:color="auto" w:fill="auto"/>
            <w:noWrap/>
            <w:hideMark/>
          </w:tcPr>
          <w:p w14:paraId="28160C0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3</w:t>
            </w:r>
          </w:p>
        </w:tc>
        <w:tc>
          <w:tcPr>
            <w:tcW w:w="1240" w:type="dxa"/>
            <w:vMerge/>
            <w:tcBorders>
              <w:top w:val="nil"/>
              <w:left w:val="single" w:sz="4" w:space="0" w:color="auto"/>
              <w:bottom w:val="single" w:sz="4" w:space="0" w:color="auto"/>
              <w:right w:val="single" w:sz="4" w:space="0" w:color="auto"/>
            </w:tcBorders>
            <w:vAlign w:val="center"/>
            <w:hideMark/>
          </w:tcPr>
          <w:p w14:paraId="70D73DA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0C643D55"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Glossosomatidae</w:t>
            </w:r>
            <w:proofErr w:type="spellEnd"/>
          </w:p>
        </w:tc>
        <w:tc>
          <w:tcPr>
            <w:tcW w:w="1240" w:type="dxa"/>
            <w:tcBorders>
              <w:top w:val="nil"/>
              <w:left w:val="nil"/>
              <w:bottom w:val="single" w:sz="4" w:space="0" w:color="auto"/>
              <w:right w:val="single" w:sz="4" w:space="0" w:color="auto"/>
            </w:tcBorders>
            <w:shd w:val="clear" w:color="auto" w:fill="auto"/>
            <w:noWrap/>
            <w:hideMark/>
          </w:tcPr>
          <w:p w14:paraId="7C919275"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7</w:t>
            </w:r>
          </w:p>
        </w:tc>
      </w:tr>
      <w:tr w:rsidR="00916663" w:rsidRPr="00916663" w14:paraId="7869CCDF" w14:textId="77777777" w:rsidTr="00916663">
        <w:trPr>
          <w:trHeight w:val="240"/>
          <w:jc w:val="center"/>
        </w:trPr>
        <w:tc>
          <w:tcPr>
            <w:tcW w:w="1480" w:type="dxa"/>
            <w:tcBorders>
              <w:top w:val="nil"/>
              <w:left w:val="single" w:sz="4" w:space="0" w:color="auto"/>
              <w:bottom w:val="single" w:sz="4" w:space="0" w:color="auto"/>
              <w:right w:val="single" w:sz="4" w:space="0" w:color="auto"/>
            </w:tcBorders>
            <w:shd w:val="clear" w:color="auto" w:fill="auto"/>
            <w:noWrap/>
            <w:hideMark/>
          </w:tcPr>
          <w:p w14:paraId="32F5168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Amphipoda</w:t>
            </w:r>
          </w:p>
        </w:tc>
        <w:tc>
          <w:tcPr>
            <w:tcW w:w="1520" w:type="dxa"/>
            <w:tcBorders>
              <w:top w:val="nil"/>
              <w:left w:val="nil"/>
              <w:bottom w:val="single" w:sz="4" w:space="0" w:color="auto"/>
              <w:right w:val="single" w:sz="4" w:space="0" w:color="auto"/>
            </w:tcBorders>
            <w:shd w:val="clear" w:color="auto" w:fill="auto"/>
            <w:noWrap/>
            <w:hideMark/>
          </w:tcPr>
          <w:p w14:paraId="7F6E3F8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Hyalellidae</w:t>
            </w:r>
            <w:proofErr w:type="spellEnd"/>
          </w:p>
        </w:tc>
        <w:tc>
          <w:tcPr>
            <w:tcW w:w="1240" w:type="dxa"/>
            <w:tcBorders>
              <w:top w:val="nil"/>
              <w:left w:val="nil"/>
              <w:bottom w:val="single" w:sz="4" w:space="0" w:color="auto"/>
              <w:right w:val="single" w:sz="4" w:space="0" w:color="auto"/>
            </w:tcBorders>
            <w:shd w:val="clear" w:color="auto" w:fill="auto"/>
            <w:noWrap/>
            <w:hideMark/>
          </w:tcPr>
          <w:p w14:paraId="43886CB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6</w:t>
            </w:r>
          </w:p>
        </w:tc>
        <w:tc>
          <w:tcPr>
            <w:tcW w:w="1240" w:type="dxa"/>
            <w:vMerge/>
            <w:tcBorders>
              <w:top w:val="nil"/>
              <w:left w:val="single" w:sz="4" w:space="0" w:color="auto"/>
              <w:bottom w:val="single" w:sz="4" w:space="0" w:color="auto"/>
              <w:right w:val="single" w:sz="4" w:space="0" w:color="auto"/>
            </w:tcBorders>
            <w:vAlign w:val="center"/>
            <w:hideMark/>
          </w:tcPr>
          <w:p w14:paraId="63BEC14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280AA29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Hydropsychidae</w:t>
            </w:r>
            <w:proofErr w:type="spellEnd"/>
          </w:p>
        </w:tc>
        <w:tc>
          <w:tcPr>
            <w:tcW w:w="1240" w:type="dxa"/>
            <w:tcBorders>
              <w:top w:val="nil"/>
              <w:left w:val="nil"/>
              <w:bottom w:val="single" w:sz="4" w:space="0" w:color="auto"/>
              <w:right w:val="single" w:sz="4" w:space="0" w:color="auto"/>
            </w:tcBorders>
            <w:shd w:val="clear" w:color="auto" w:fill="auto"/>
            <w:noWrap/>
            <w:hideMark/>
          </w:tcPr>
          <w:p w14:paraId="3B0CE2E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r>
      <w:tr w:rsidR="00916663" w:rsidRPr="00916663" w14:paraId="614A378E" w14:textId="77777777" w:rsidTr="00916663">
        <w:trPr>
          <w:trHeight w:val="240"/>
          <w:jc w:val="center"/>
        </w:trPr>
        <w:tc>
          <w:tcPr>
            <w:tcW w:w="1480" w:type="dxa"/>
            <w:tcBorders>
              <w:top w:val="nil"/>
              <w:left w:val="single" w:sz="4" w:space="0" w:color="auto"/>
              <w:bottom w:val="single" w:sz="4" w:space="0" w:color="auto"/>
              <w:right w:val="single" w:sz="4" w:space="0" w:color="auto"/>
            </w:tcBorders>
            <w:shd w:val="clear" w:color="auto" w:fill="auto"/>
            <w:noWrap/>
            <w:hideMark/>
          </w:tcPr>
          <w:p w14:paraId="0DE58B1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Ostracoda</w:t>
            </w:r>
          </w:p>
        </w:tc>
        <w:tc>
          <w:tcPr>
            <w:tcW w:w="1520" w:type="dxa"/>
            <w:tcBorders>
              <w:top w:val="nil"/>
              <w:left w:val="nil"/>
              <w:bottom w:val="single" w:sz="4" w:space="0" w:color="auto"/>
              <w:right w:val="single" w:sz="4" w:space="0" w:color="auto"/>
            </w:tcBorders>
            <w:shd w:val="clear" w:color="auto" w:fill="auto"/>
            <w:noWrap/>
            <w:hideMark/>
          </w:tcPr>
          <w:p w14:paraId="3A16940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 </w:t>
            </w:r>
          </w:p>
        </w:tc>
        <w:tc>
          <w:tcPr>
            <w:tcW w:w="1240" w:type="dxa"/>
            <w:tcBorders>
              <w:top w:val="nil"/>
              <w:left w:val="nil"/>
              <w:bottom w:val="single" w:sz="4" w:space="0" w:color="auto"/>
              <w:right w:val="single" w:sz="4" w:space="0" w:color="auto"/>
            </w:tcBorders>
            <w:shd w:val="clear" w:color="auto" w:fill="auto"/>
            <w:noWrap/>
            <w:hideMark/>
          </w:tcPr>
          <w:p w14:paraId="0F38B43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3</w:t>
            </w:r>
          </w:p>
        </w:tc>
        <w:tc>
          <w:tcPr>
            <w:tcW w:w="1240" w:type="dxa"/>
            <w:vMerge/>
            <w:tcBorders>
              <w:top w:val="nil"/>
              <w:left w:val="single" w:sz="4" w:space="0" w:color="auto"/>
              <w:bottom w:val="single" w:sz="4" w:space="0" w:color="auto"/>
              <w:right w:val="single" w:sz="4" w:space="0" w:color="auto"/>
            </w:tcBorders>
            <w:vAlign w:val="center"/>
            <w:hideMark/>
          </w:tcPr>
          <w:p w14:paraId="0D678C1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5876E2F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Anomalopsychidae</w:t>
            </w:r>
            <w:proofErr w:type="spellEnd"/>
          </w:p>
        </w:tc>
        <w:tc>
          <w:tcPr>
            <w:tcW w:w="1240" w:type="dxa"/>
            <w:tcBorders>
              <w:top w:val="nil"/>
              <w:left w:val="nil"/>
              <w:bottom w:val="single" w:sz="4" w:space="0" w:color="auto"/>
              <w:right w:val="single" w:sz="4" w:space="0" w:color="auto"/>
            </w:tcBorders>
            <w:shd w:val="clear" w:color="auto" w:fill="auto"/>
            <w:noWrap/>
            <w:hideMark/>
          </w:tcPr>
          <w:p w14:paraId="63EEF56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10</w:t>
            </w:r>
          </w:p>
        </w:tc>
      </w:tr>
      <w:tr w:rsidR="00916663" w:rsidRPr="00916663" w14:paraId="3CC9E24A" w14:textId="77777777" w:rsidTr="00916663">
        <w:trPr>
          <w:trHeight w:val="240"/>
          <w:jc w:val="center"/>
        </w:trPr>
        <w:tc>
          <w:tcPr>
            <w:tcW w:w="1480" w:type="dxa"/>
            <w:tcBorders>
              <w:top w:val="nil"/>
              <w:left w:val="single" w:sz="4" w:space="0" w:color="auto"/>
              <w:bottom w:val="single" w:sz="4" w:space="0" w:color="auto"/>
              <w:right w:val="single" w:sz="4" w:space="0" w:color="auto"/>
            </w:tcBorders>
            <w:shd w:val="clear" w:color="auto" w:fill="auto"/>
            <w:noWrap/>
            <w:hideMark/>
          </w:tcPr>
          <w:p w14:paraId="77421E1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Hydracarina</w:t>
            </w:r>
            <w:proofErr w:type="spellEnd"/>
          </w:p>
        </w:tc>
        <w:tc>
          <w:tcPr>
            <w:tcW w:w="1520" w:type="dxa"/>
            <w:tcBorders>
              <w:top w:val="nil"/>
              <w:left w:val="nil"/>
              <w:bottom w:val="single" w:sz="4" w:space="0" w:color="auto"/>
              <w:right w:val="single" w:sz="4" w:space="0" w:color="auto"/>
            </w:tcBorders>
            <w:shd w:val="clear" w:color="auto" w:fill="auto"/>
            <w:noWrap/>
            <w:hideMark/>
          </w:tcPr>
          <w:p w14:paraId="3E88906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 </w:t>
            </w:r>
          </w:p>
        </w:tc>
        <w:tc>
          <w:tcPr>
            <w:tcW w:w="1240" w:type="dxa"/>
            <w:tcBorders>
              <w:top w:val="nil"/>
              <w:left w:val="nil"/>
              <w:bottom w:val="single" w:sz="4" w:space="0" w:color="auto"/>
              <w:right w:val="single" w:sz="4" w:space="0" w:color="auto"/>
            </w:tcBorders>
            <w:shd w:val="clear" w:color="auto" w:fill="auto"/>
            <w:noWrap/>
            <w:hideMark/>
          </w:tcPr>
          <w:p w14:paraId="1819710E"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4</w:t>
            </w:r>
          </w:p>
        </w:tc>
        <w:tc>
          <w:tcPr>
            <w:tcW w:w="1240" w:type="dxa"/>
            <w:vMerge/>
            <w:tcBorders>
              <w:top w:val="nil"/>
              <w:left w:val="single" w:sz="4" w:space="0" w:color="auto"/>
              <w:bottom w:val="single" w:sz="4" w:space="0" w:color="auto"/>
              <w:right w:val="single" w:sz="4" w:space="0" w:color="auto"/>
            </w:tcBorders>
            <w:vAlign w:val="center"/>
            <w:hideMark/>
          </w:tcPr>
          <w:p w14:paraId="2312D63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24AFE0CE"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Philopotamidae</w:t>
            </w:r>
            <w:proofErr w:type="spellEnd"/>
          </w:p>
        </w:tc>
        <w:tc>
          <w:tcPr>
            <w:tcW w:w="1240" w:type="dxa"/>
            <w:tcBorders>
              <w:top w:val="nil"/>
              <w:left w:val="nil"/>
              <w:bottom w:val="single" w:sz="4" w:space="0" w:color="auto"/>
              <w:right w:val="single" w:sz="4" w:space="0" w:color="auto"/>
            </w:tcBorders>
            <w:shd w:val="clear" w:color="auto" w:fill="auto"/>
            <w:noWrap/>
            <w:hideMark/>
          </w:tcPr>
          <w:p w14:paraId="0A5011DC"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8</w:t>
            </w:r>
          </w:p>
        </w:tc>
      </w:tr>
      <w:tr w:rsidR="00916663" w:rsidRPr="00916663" w14:paraId="5D5B919F" w14:textId="77777777" w:rsidTr="00916663">
        <w:trPr>
          <w:trHeight w:val="240"/>
          <w:jc w:val="center"/>
        </w:trPr>
        <w:tc>
          <w:tcPr>
            <w:tcW w:w="1480" w:type="dxa"/>
            <w:vMerge w:val="restart"/>
            <w:tcBorders>
              <w:top w:val="nil"/>
              <w:left w:val="single" w:sz="4" w:space="0" w:color="auto"/>
              <w:bottom w:val="single" w:sz="4" w:space="0" w:color="auto"/>
              <w:right w:val="single" w:sz="4" w:space="0" w:color="auto"/>
            </w:tcBorders>
            <w:shd w:val="clear" w:color="auto" w:fill="auto"/>
            <w:noWrap/>
            <w:hideMark/>
          </w:tcPr>
          <w:p w14:paraId="27FB01A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Ephemeroptera</w:t>
            </w:r>
          </w:p>
        </w:tc>
        <w:tc>
          <w:tcPr>
            <w:tcW w:w="1520" w:type="dxa"/>
            <w:tcBorders>
              <w:top w:val="nil"/>
              <w:left w:val="nil"/>
              <w:bottom w:val="single" w:sz="4" w:space="0" w:color="auto"/>
              <w:right w:val="single" w:sz="4" w:space="0" w:color="auto"/>
            </w:tcBorders>
            <w:shd w:val="clear" w:color="auto" w:fill="auto"/>
            <w:noWrap/>
            <w:hideMark/>
          </w:tcPr>
          <w:p w14:paraId="637B5C87"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Baetidae</w:t>
            </w:r>
            <w:proofErr w:type="spellEnd"/>
          </w:p>
        </w:tc>
        <w:tc>
          <w:tcPr>
            <w:tcW w:w="1240" w:type="dxa"/>
            <w:tcBorders>
              <w:top w:val="nil"/>
              <w:left w:val="nil"/>
              <w:bottom w:val="single" w:sz="4" w:space="0" w:color="auto"/>
              <w:right w:val="single" w:sz="4" w:space="0" w:color="auto"/>
            </w:tcBorders>
            <w:shd w:val="clear" w:color="auto" w:fill="auto"/>
            <w:noWrap/>
            <w:hideMark/>
          </w:tcPr>
          <w:p w14:paraId="0E99805C"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4</w:t>
            </w:r>
          </w:p>
        </w:tc>
        <w:tc>
          <w:tcPr>
            <w:tcW w:w="1240" w:type="dxa"/>
            <w:vMerge/>
            <w:tcBorders>
              <w:top w:val="nil"/>
              <w:left w:val="single" w:sz="4" w:space="0" w:color="auto"/>
              <w:bottom w:val="single" w:sz="4" w:space="0" w:color="auto"/>
              <w:right w:val="single" w:sz="4" w:space="0" w:color="auto"/>
            </w:tcBorders>
            <w:vAlign w:val="center"/>
            <w:hideMark/>
          </w:tcPr>
          <w:p w14:paraId="31DE10AE"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2F32B31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Limnephilidae</w:t>
            </w:r>
            <w:proofErr w:type="spellEnd"/>
          </w:p>
        </w:tc>
        <w:tc>
          <w:tcPr>
            <w:tcW w:w="1240" w:type="dxa"/>
            <w:tcBorders>
              <w:top w:val="nil"/>
              <w:left w:val="nil"/>
              <w:bottom w:val="single" w:sz="4" w:space="0" w:color="auto"/>
              <w:right w:val="single" w:sz="4" w:space="0" w:color="auto"/>
            </w:tcBorders>
            <w:shd w:val="clear" w:color="auto" w:fill="auto"/>
            <w:noWrap/>
            <w:hideMark/>
          </w:tcPr>
          <w:p w14:paraId="470D1E9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7</w:t>
            </w:r>
          </w:p>
        </w:tc>
      </w:tr>
      <w:tr w:rsidR="00916663" w:rsidRPr="00916663" w14:paraId="230826D4"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1CEE69E3"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0160FD3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Leptophlebiidae</w:t>
            </w:r>
            <w:proofErr w:type="spellEnd"/>
          </w:p>
        </w:tc>
        <w:tc>
          <w:tcPr>
            <w:tcW w:w="1240" w:type="dxa"/>
            <w:tcBorders>
              <w:top w:val="nil"/>
              <w:left w:val="nil"/>
              <w:bottom w:val="single" w:sz="4" w:space="0" w:color="auto"/>
              <w:right w:val="single" w:sz="4" w:space="0" w:color="auto"/>
            </w:tcBorders>
            <w:shd w:val="clear" w:color="auto" w:fill="auto"/>
            <w:noWrap/>
            <w:hideMark/>
          </w:tcPr>
          <w:p w14:paraId="00DFC37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10</w:t>
            </w:r>
          </w:p>
        </w:tc>
        <w:tc>
          <w:tcPr>
            <w:tcW w:w="1240" w:type="dxa"/>
            <w:tcBorders>
              <w:top w:val="nil"/>
              <w:left w:val="nil"/>
              <w:bottom w:val="single" w:sz="4" w:space="0" w:color="auto"/>
              <w:right w:val="single" w:sz="4" w:space="0" w:color="auto"/>
            </w:tcBorders>
            <w:shd w:val="clear" w:color="auto" w:fill="auto"/>
            <w:noWrap/>
            <w:hideMark/>
          </w:tcPr>
          <w:p w14:paraId="235B39FA"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Lepidoptera</w:t>
            </w:r>
          </w:p>
        </w:tc>
        <w:tc>
          <w:tcPr>
            <w:tcW w:w="1940" w:type="dxa"/>
            <w:tcBorders>
              <w:top w:val="nil"/>
              <w:left w:val="nil"/>
              <w:bottom w:val="single" w:sz="4" w:space="0" w:color="auto"/>
              <w:right w:val="single" w:sz="4" w:space="0" w:color="auto"/>
            </w:tcBorders>
            <w:shd w:val="clear" w:color="auto" w:fill="auto"/>
            <w:noWrap/>
            <w:hideMark/>
          </w:tcPr>
          <w:p w14:paraId="7DCBE73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Pyralidae</w:t>
            </w:r>
            <w:proofErr w:type="spellEnd"/>
          </w:p>
        </w:tc>
        <w:tc>
          <w:tcPr>
            <w:tcW w:w="1240" w:type="dxa"/>
            <w:tcBorders>
              <w:top w:val="nil"/>
              <w:left w:val="nil"/>
              <w:bottom w:val="single" w:sz="4" w:space="0" w:color="auto"/>
              <w:right w:val="single" w:sz="4" w:space="0" w:color="auto"/>
            </w:tcBorders>
            <w:shd w:val="clear" w:color="auto" w:fill="auto"/>
            <w:noWrap/>
            <w:hideMark/>
          </w:tcPr>
          <w:p w14:paraId="127163A3"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4</w:t>
            </w:r>
          </w:p>
        </w:tc>
      </w:tr>
      <w:tr w:rsidR="00916663" w:rsidRPr="00916663" w14:paraId="2B60D0CD"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0AC658DA"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764B61C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Leptohyphidae</w:t>
            </w:r>
            <w:proofErr w:type="spellEnd"/>
          </w:p>
        </w:tc>
        <w:tc>
          <w:tcPr>
            <w:tcW w:w="1240" w:type="dxa"/>
            <w:tcBorders>
              <w:top w:val="nil"/>
              <w:left w:val="nil"/>
              <w:bottom w:val="single" w:sz="4" w:space="0" w:color="auto"/>
              <w:right w:val="single" w:sz="4" w:space="0" w:color="auto"/>
            </w:tcBorders>
            <w:shd w:val="clear" w:color="auto" w:fill="auto"/>
            <w:noWrap/>
            <w:hideMark/>
          </w:tcPr>
          <w:p w14:paraId="44F24304"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7</w:t>
            </w:r>
          </w:p>
        </w:tc>
        <w:tc>
          <w:tcPr>
            <w:tcW w:w="1240" w:type="dxa"/>
            <w:vMerge w:val="restart"/>
            <w:tcBorders>
              <w:top w:val="nil"/>
              <w:left w:val="single" w:sz="4" w:space="0" w:color="auto"/>
              <w:bottom w:val="single" w:sz="4" w:space="0" w:color="auto"/>
              <w:right w:val="single" w:sz="4" w:space="0" w:color="auto"/>
            </w:tcBorders>
            <w:shd w:val="clear" w:color="auto" w:fill="auto"/>
            <w:noWrap/>
            <w:hideMark/>
          </w:tcPr>
          <w:p w14:paraId="1D01CDE4"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Coleoptera</w:t>
            </w:r>
          </w:p>
        </w:tc>
        <w:tc>
          <w:tcPr>
            <w:tcW w:w="1940" w:type="dxa"/>
            <w:tcBorders>
              <w:top w:val="nil"/>
              <w:left w:val="nil"/>
              <w:bottom w:val="single" w:sz="4" w:space="0" w:color="auto"/>
              <w:right w:val="single" w:sz="4" w:space="0" w:color="auto"/>
            </w:tcBorders>
            <w:shd w:val="clear" w:color="auto" w:fill="auto"/>
            <w:noWrap/>
            <w:hideMark/>
          </w:tcPr>
          <w:p w14:paraId="69446AB5"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Ptilodactylidae</w:t>
            </w:r>
            <w:proofErr w:type="spellEnd"/>
          </w:p>
        </w:tc>
        <w:tc>
          <w:tcPr>
            <w:tcW w:w="1240" w:type="dxa"/>
            <w:tcBorders>
              <w:top w:val="nil"/>
              <w:left w:val="nil"/>
              <w:bottom w:val="single" w:sz="4" w:space="0" w:color="auto"/>
              <w:right w:val="single" w:sz="4" w:space="0" w:color="auto"/>
            </w:tcBorders>
            <w:shd w:val="clear" w:color="auto" w:fill="auto"/>
            <w:noWrap/>
            <w:hideMark/>
          </w:tcPr>
          <w:p w14:paraId="00BE9B84"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r>
      <w:tr w:rsidR="00916663" w:rsidRPr="00916663" w14:paraId="6E8DD758"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3C3704A4"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25B9E773"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Oligoneuridae</w:t>
            </w:r>
            <w:proofErr w:type="spellEnd"/>
          </w:p>
        </w:tc>
        <w:tc>
          <w:tcPr>
            <w:tcW w:w="1240" w:type="dxa"/>
            <w:tcBorders>
              <w:top w:val="nil"/>
              <w:left w:val="nil"/>
              <w:bottom w:val="single" w:sz="4" w:space="0" w:color="auto"/>
              <w:right w:val="single" w:sz="4" w:space="0" w:color="auto"/>
            </w:tcBorders>
            <w:shd w:val="clear" w:color="auto" w:fill="auto"/>
            <w:noWrap/>
            <w:hideMark/>
          </w:tcPr>
          <w:p w14:paraId="67F0FD1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10</w:t>
            </w:r>
          </w:p>
        </w:tc>
        <w:tc>
          <w:tcPr>
            <w:tcW w:w="1240" w:type="dxa"/>
            <w:vMerge/>
            <w:tcBorders>
              <w:top w:val="nil"/>
              <w:left w:val="single" w:sz="4" w:space="0" w:color="auto"/>
              <w:bottom w:val="single" w:sz="4" w:space="0" w:color="auto"/>
              <w:right w:val="single" w:sz="4" w:space="0" w:color="auto"/>
            </w:tcBorders>
            <w:vAlign w:val="center"/>
            <w:hideMark/>
          </w:tcPr>
          <w:p w14:paraId="232A6527"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2C773E1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Lampyridae</w:t>
            </w:r>
          </w:p>
        </w:tc>
        <w:tc>
          <w:tcPr>
            <w:tcW w:w="1240" w:type="dxa"/>
            <w:tcBorders>
              <w:top w:val="nil"/>
              <w:left w:val="nil"/>
              <w:bottom w:val="single" w:sz="4" w:space="0" w:color="auto"/>
              <w:right w:val="single" w:sz="4" w:space="0" w:color="auto"/>
            </w:tcBorders>
            <w:shd w:val="clear" w:color="auto" w:fill="auto"/>
            <w:noWrap/>
            <w:hideMark/>
          </w:tcPr>
          <w:p w14:paraId="7594F527"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r>
      <w:tr w:rsidR="00916663" w:rsidRPr="00916663" w14:paraId="75E6592E" w14:textId="77777777" w:rsidTr="00916663">
        <w:trPr>
          <w:trHeight w:val="240"/>
          <w:jc w:val="center"/>
        </w:trPr>
        <w:tc>
          <w:tcPr>
            <w:tcW w:w="1480" w:type="dxa"/>
            <w:vMerge w:val="restart"/>
            <w:tcBorders>
              <w:top w:val="nil"/>
              <w:left w:val="single" w:sz="4" w:space="0" w:color="auto"/>
              <w:bottom w:val="single" w:sz="4" w:space="0" w:color="auto"/>
              <w:right w:val="single" w:sz="4" w:space="0" w:color="auto"/>
            </w:tcBorders>
            <w:shd w:val="clear" w:color="auto" w:fill="auto"/>
            <w:noWrap/>
            <w:hideMark/>
          </w:tcPr>
          <w:p w14:paraId="528B46A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Odonata</w:t>
            </w:r>
          </w:p>
        </w:tc>
        <w:tc>
          <w:tcPr>
            <w:tcW w:w="1520" w:type="dxa"/>
            <w:tcBorders>
              <w:top w:val="nil"/>
              <w:left w:val="nil"/>
              <w:bottom w:val="single" w:sz="4" w:space="0" w:color="auto"/>
              <w:right w:val="single" w:sz="4" w:space="0" w:color="auto"/>
            </w:tcBorders>
            <w:shd w:val="clear" w:color="auto" w:fill="auto"/>
            <w:noWrap/>
            <w:hideMark/>
          </w:tcPr>
          <w:p w14:paraId="4423307E"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Aeshnidae</w:t>
            </w:r>
            <w:proofErr w:type="spellEnd"/>
          </w:p>
        </w:tc>
        <w:tc>
          <w:tcPr>
            <w:tcW w:w="1240" w:type="dxa"/>
            <w:tcBorders>
              <w:top w:val="nil"/>
              <w:left w:val="nil"/>
              <w:bottom w:val="single" w:sz="4" w:space="0" w:color="auto"/>
              <w:right w:val="single" w:sz="4" w:space="0" w:color="auto"/>
            </w:tcBorders>
            <w:shd w:val="clear" w:color="auto" w:fill="auto"/>
            <w:noWrap/>
            <w:hideMark/>
          </w:tcPr>
          <w:p w14:paraId="15081CD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6</w:t>
            </w:r>
          </w:p>
        </w:tc>
        <w:tc>
          <w:tcPr>
            <w:tcW w:w="1240" w:type="dxa"/>
            <w:vMerge/>
            <w:tcBorders>
              <w:top w:val="nil"/>
              <w:left w:val="single" w:sz="4" w:space="0" w:color="auto"/>
              <w:bottom w:val="single" w:sz="4" w:space="0" w:color="auto"/>
              <w:right w:val="single" w:sz="4" w:space="0" w:color="auto"/>
            </w:tcBorders>
            <w:vAlign w:val="center"/>
            <w:hideMark/>
          </w:tcPr>
          <w:p w14:paraId="7347B12E"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206537A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Psephenidae</w:t>
            </w:r>
            <w:proofErr w:type="spellEnd"/>
          </w:p>
        </w:tc>
        <w:tc>
          <w:tcPr>
            <w:tcW w:w="1240" w:type="dxa"/>
            <w:tcBorders>
              <w:top w:val="nil"/>
              <w:left w:val="nil"/>
              <w:bottom w:val="single" w:sz="4" w:space="0" w:color="auto"/>
              <w:right w:val="single" w:sz="4" w:space="0" w:color="auto"/>
            </w:tcBorders>
            <w:shd w:val="clear" w:color="auto" w:fill="auto"/>
            <w:noWrap/>
            <w:hideMark/>
          </w:tcPr>
          <w:p w14:paraId="661605B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r>
      <w:tr w:rsidR="00916663" w:rsidRPr="00916663" w14:paraId="553B6772"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20F824C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6AA7FC3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Gomphidae</w:t>
            </w:r>
            <w:proofErr w:type="spellEnd"/>
          </w:p>
        </w:tc>
        <w:tc>
          <w:tcPr>
            <w:tcW w:w="1240" w:type="dxa"/>
            <w:tcBorders>
              <w:top w:val="nil"/>
              <w:left w:val="nil"/>
              <w:bottom w:val="single" w:sz="4" w:space="0" w:color="auto"/>
              <w:right w:val="single" w:sz="4" w:space="0" w:color="auto"/>
            </w:tcBorders>
            <w:shd w:val="clear" w:color="auto" w:fill="auto"/>
            <w:noWrap/>
            <w:hideMark/>
          </w:tcPr>
          <w:p w14:paraId="4984024E"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8</w:t>
            </w:r>
          </w:p>
        </w:tc>
        <w:tc>
          <w:tcPr>
            <w:tcW w:w="1240" w:type="dxa"/>
            <w:vMerge/>
            <w:tcBorders>
              <w:top w:val="nil"/>
              <w:left w:val="single" w:sz="4" w:space="0" w:color="auto"/>
              <w:bottom w:val="single" w:sz="4" w:space="0" w:color="auto"/>
              <w:right w:val="single" w:sz="4" w:space="0" w:color="auto"/>
            </w:tcBorders>
            <w:vAlign w:val="center"/>
            <w:hideMark/>
          </w:tcPr>
          <w:p w14:paraId="68593DE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42A7CEE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Scirtidae</w:t>
            </w:r>
            <w:proofErr w:type="spellEnd"/>
            <w:r w:rsidRPr="00916663">
              <w:rPr>
                <w:rFonts w:ascii="Times New Roman" w:eastAsia="Times New Roman" w:hAnsi="Times New Roman" w:cs="Times New Roman"/>
                <w:color w:val="000000"/>
                <w:sz w:val="18"/>
                <w:szCs w:val="18"/>
              </w:rPr>
              <w:t xml:space="preserve"> (</w:t>
            </w:r>
            <w:proofErr w:type="spellStart"/>
            <w:r w:rsidRPr="00916663">
              <w:rPr>
                <w:rFonts w:ascii="Times New Roman" w:eastAsia="Times New Roman" w:hAnsi="Times New Roman" w:cs="Times New Roman"/>
                <w:color w:val="000000"/>
                <w:sz w:val="18"/>
                <w:szCs w:val="18"/>
              </w:rPr>
              <w:t>Helodidae</w:t>
            </w:r>
            <w:proofErr w:type="spellEnd"/>
            <w:r w:rsidRPr="00916663">
              <w:rPr>
                <w:rFonts w:ascii="Times New Roman" w:eastAsia="Times New Roman" w:hAnsi="Times New Roman" w:cs="Times New Roman"/>
                <w:color w:val="000000"/>
                <w:sz w:val="18"/>
                <w:szCs w:val="18"/>
              </w:rPr>
              <w:t>)</w:t>
            </w:r>
          </w:p>
        </w:tc>
        <w:tc>
          <w:tcPr>
            <w:tcW w:w="1240" w:type="dxa"/>
            <w:tcBorders>
              <w:top w:val="nil"/>
              <w:left w:val="nil"/>
              <w:bottom w:val="single" w:sz="4" w:space="0" w:color="auto"/>
              <w:right w:val="single" w:sz="4" w:space="0" w:color="auto"/>
            </w:tcBorders>
            <w:shd w:val="clear" w:color="auto" w:fill="auto"/>
            <w:noWrap/>
            <w:hideMark/>
          </w:tcPr>
          <w:p w14:paraId="3AB88E64"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r>
      <w:tr w:rsidR="00916663" w:rsidRPr="00916663" w14:paraId="2DD5C3C7"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62FC6770"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08192A87"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Libellulidae</w:t>
            </w:r>
            <w:proofErr w:type="spellEnd"/>
          </w:p>
        </w:tc>
        <w:tc>
          <w:tcPr>
            <w:tcW w:w="1240" w:type="dxa"/>
            <w:tcBorders>
              <w:top w:val="nil"/>
              <w:left w:val="nil"/>
              <w:bottom w:val="single" w:sz="4" w:space="0" w:color="auto"/>
              <w:right w:val="single" w:sz="4" w:space="0" w:color="auto"/>
            </w:tcBorders>
            <w:shd w:val="clear" w:color="auto" w:fill="auto"/>
            <w:noWrap/>
            <w:hideMark/>
          </w:tcPr>
          <w:p w14:paraId="488133AA"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6</w:t>
            </w:r>
          </w:p>
        </w:tc>
        <w:tc>
          <w:tcPr>
            <w:tcW w:w="1240" w:type="dxa"/>
            <w:vMerge/>
            <w:tcBorders>
              <w:top w:val="nil"/>
              <w:left w:val="single" w:sz="4" w:space="0" w:color="auto"/>
              <w:bottom w:val="single" w:sz="4" w:space="0" w:color="auto"/>
              <w:right w:val="single" w:sz="4" w:space="0" w:color="auto"/>
            </w:tcBorders>
            <w:vAlign w:val="center"/>
            <w:hideMark/>
          </w:tcPr>
          <w:p w14:paraId="1FA7EA8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07DE35B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Staphylinidae</w:t>
            </w:r>
            <w:proofErr w:type="spellEnd"/>
          </w:p>
        </w:tc>
        <w:tc>
          <w:tcPr>
            <w:tcW w:w="1240" w:type="dxa"/>
            <w:tcBorders>
              <w:top w:val="nil"/>
              <w:left w:val="nil"/>
              <w:bottom w:val="single" w:sz="4" w:space="0" w:color="auto"/>
              <w:right w:val="single" w:sz="4" w:space="0" w:color="auto"/>
            </w:tcBorders>
            <w:shd w:val="clear" w:color="auto" w:fill="auto"/>
            <w:noWrap/>
            <w:hideMark/>
          </w:tcPr>
          <w:p w14:paraId="72BF3EB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3</w:t>
            </w:r>
          </w:p>
        </w:tc>
      </w:tr>
      <w:tr w:rsidR="00916663" w:rsidRPr="00916663" w14:paraId="4C2DD0D5"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7CC48647"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1A603B9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Coenagrionidae</w:t>
            </w:r>
            <w:proofErr w:type="spellEnd"/>
          </w:p>
        </w:tc>
        <w:tc>
          <w:tcPr>
            <w:tcW w:w="1240" w:type="dxa"/>
            <w:tcBorders>
              <w:top w:val="nil"/>
              <w:left w:val="nil"/>
              <w:bottom w:val="single" w:sz="4" w:space="0" w:color="auto"/>
              <w:right w:val="single" w:sz="4" w:space="0" w:color="auto"/>
            </w:tcBorders>
            <w:shd w:val="clear" w:color="auto" w:fill="auto"/>
            <w:noWrap/>
            <w:hideMark/>
          </w:tcPr>
          <w:p w14:paraId="78DAFBF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6</w:t>
            </w:r>
          </w:p>
        </w:tc>
        <w:tc>
          <w:tcPr>
            <w:tcW w:w="1240" w:type="dxa"/>
            <w:vMerge/>
            <w:tcBorders>
              <w:top w:val="nil"/>
              <w:left w:val="single" w:sz="4" w:space="0" w:color="auto"/>
              <w:bottom w:val="single" w:sz="4" w:space="0" w:color="auto"/>
              <w:right w:val="single" w:sz="4" w:space="0" w:color="auto"/>
            </w:tcBorders>
            <w:vAlign w:val="center"/>
            <w:hideMark/>
          </w:tcPr>
          <w:p w14:paraId="040183C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4929611A"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Elmidae</w:t>
            </w:r>
            <w:proofErr w:type="spellEnd"/>
          </w:p>
        </w:tc>
        <w:tc>
          <w:tcPr>
            <w:tcW w:w="1240" w:type="dxa"/>
            <w:tcBorders>
              <w:top w:val="nil"/>
              <w:left w:val="nil"/>
              <w:bottom w:val="single" w:sz="4" w:space="0" w:color="auto"/>
              <w:right w:val="single" w:sz="4" w:space="0" w:color="auto"/>
            </w:tcBorders>
            <w:shd w:val="clear" w:color="auto" w:fill="auto"/>
            <w:noWrap/>
            <w:hideMark/>
          </w:tcPr>
          <w:p w14:paraId="537F0D4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r>
      <w:tr w:rsidR="00916663" w:rsidRPr="00916663" w14:paraId="431E6AD9"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14B16C60"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75974F0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Calopterygidae</w:t>
            </w:r>
            <w:proofErr w:type="spellEnd"/>
          </w:p>
        </w:tc>
        <w:tc>
          <w:tcPr>
            <w:tcW w:w="1240" w:type="dxa"/>
            <w:tcBorders>
              <w:top w:val="nil"/>
              <w:left w:val="nil"/>
              <w:bottom w:val="single" w:sz="4" w:space="0" w:color="auto"/>
              <w:right w:val="single" w:sz="4" w:space="0" w:color="auto"/>
            </w:tcBorders>
            <w:shd w:val="clear" w:color="auto" w:fill="auto"/>
            <w:noWrap/>
            <w:hideMark/>
          </w:tcPr>
          <w:p w14:paraId="48C09E0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8</w:t>
            </w:r>
          </w:p>
        </w:tc>
        <w:tc>
          <w:tcPr>
            <w:tcW w:w="1240" w:type="dxa"/>
            <w:vMerge/>
            <w:tcBorders>
              <w:top w:val="nil"/>
              <w:left w:val="single" w:sz="4" w:space="0" w:color="auto"/>
              <w:bottom w:val="single" w:sz="4" w:space="0" w:color="auto"/>
              <w:right w:val="single" w:sz="4" w:space="0" w:color="auto"/>
            </w:tcBorders>
            <w:vAlign w:val="center"/>
            <w:hideMark/>
          </w:tcPr>
          <w:p w14:paraId="207C7480"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618E1E2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Dryopidae</w:t>
            </w:r>
            <w:proofErr w:type="spellEnd"/>
          </w:p>
        </w:tc>
        <w:tc>
          <w:tcPr>
            <w:tcW w:w="1240" w:type="dxa"/>
            <w:tcBorders>
              <w:top w:val="nil"/>
              <w:left w:val="nil"/>
              <w:bottom w:val="single" w:sz="4" w:space="0" w:color="auto"/>
              <w:right w:val="single" w:sz="4" w:space="0" w:color="auto"/>
            </w:tcBorders>
            <w:shd w:val="clear" w:color="auto" w:fill="auto"/>
            <w:noWrap/>
            <w:hideMark/>
          </w:tcPr>
          <w:p w14:paraId="24288FB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r>
      <w:tr w:rsidR="00916663" w:rsidRPr="00916663" w14:paraId="48C93CCF"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00F5DAF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72DE81F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Polythoridae</w:t>
            </w:r>
            <w:proofErr w:type="spellEnd"/>
          </w:p>
        </w:tc>
        <w:tc>
          <w:tcPr>
            <w:tcW w:w="1240" w:type="dxa"/>
            <w:tcBorders>
              <w:top w:val="nil"/>
              <w:left w:val="nil"/>
              <w:bottom w:val="single" w:sz="4" w:space="0" w:color="auto"/>
              <w:right w:val="single" w:sz="4" w:space="0" w:color="auto"/>
            </w:tcBorders>
            <w:shd w:val="clear" w:color="auto" w:fill="auto"/>
            <w:noWrap/>
            <w:hideMark/>
          </w:tcPr>
          <w:p w14:paraId="5D2D803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10</w:t>
            </w:r>
          </w:p>
        </w:tc>
        <w:tc>
          <w:tcPr>
            <w:tcW w:w="1240" w:type="dxa"/>
            <w:vMerge/>
            <w:tcBorders>
              <w:top w:val="nil"/>
              <w:left w:val="single" w:sz="4" w:space="0" w:color="auto"/>
              <w:bottom w:val="single" w:sz="4" w:space="0" w:color="auto"/>
              <w:right w:val="single" w:sz="4" w:space="0" w:color="auto"/>
            </w:tcBorders>
            <w:vAlign w:val="center"/>
            <w:hideMark/>
          </w:tcPr>
          <w:p w14:paraId="359D3B2A"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6BF38B07"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Gyrinidae</w:t>
            </w:r>
            <w:proofErr w:type="spellEnd"/>
          </w:p>
        </w:tc>
        <w:tc>
          <w:tcPr>
            <w:tcW w:w="1240" w:type="dxa"/>
            <w:tcBorders>
              <w:top w:val="nil"/>
              <w:left w:val="nil"/>
              <w:bottom w:val="single" w:sz="4" w:space="0" w:color="auto"/>
              <w:right w:val="single" w:sz="4" w:space="0" w:color="auto"/>
            </w:tcBorders>
            <w:shd w:val="clear" w:color="auto" w:fill="auto"/>
            <w:noWrap/>
            <w:hideMark/>
          </w:tcPr>
          <w:p w14:paraId="7929846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3</w:t>
            </w:r>
          </w:p>
        </w:tc>
      </w:tr>
      <w:tr w:rsidR="00916663" w:rsidRPr="00916663" w14:paraId="5B5C94A3" w14:textId="77777777" w:rsidTr="00916663">
        <w:trPr>
          <w:trHeight w:val="240"/>
          <w:jc w:val="center"/>
        </w:trPr>
        <w:tc>
          <w:tcPr>
            <w:tcW w:w="1480" w:type="dxa"/>
            <w:vMerge w:val="restart"/>
            <w:tcBorders>
              <w:top w:val="nil"/>
              <w:left w:val="single" w:sz="4" w:space="0" w:color="auto"/>
              <w:bottom w:val="single" w:sz="4" w:space="0" w:color="auto"/>
              <w:right w:val="single" w:sz="4" w:space="0" w:color="auto"/>
            </w:tcBorders>
            <w:shd w:val="clear" w:color="auto" w:fill="auto"/>
            <w:noWrap/>
            <w:hideMark/>
          </w:tcPr>
          <w:p w14:paraId="6B2E9F7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Plecoptera</w:t>
            </w:r>
            <w:proofErr w:type="spellEnd"/>
          </w:p>
        </w:tc>
        <w:tc>
          <w:tcPr>
            <w:tcW w:w="1520" w:type="dxa"/>
            <w:tcBorders>
              <w:top w:val="nil"/>
              <w:left w:val="nil"/>
              <w:bottom w:val="single" w:sz="4" w:space="0" w:color="auto"/>
              <w:right w:val="single" w:sz="4" w:space="0" w:color="auto"/>
            </w:tcBorders>
            <w:shd w:val="clear" w:color="auto" w:fill="auto"/>
            <w:noWrap/>
            <w:hideMark/>
          </w:tcPr>
          <w:p w14:paraId="76A9C43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Perlidae</w:t>
            </w:r>
            <w:proofErr w:type="spellEnd"/>
          </w:p>
        </w:tc>
        <w:tc>
          <w:tcPr>
            <w:tcW w:w="1240" w:type="dxa"/>
            <w:tcBorders>
              <w:top w:val="nil"/>
              <w:left w:val="nil"/>
              <w:bottom w:val="single" w:sz="4" w:space="0" w:color="auto"/>
              <w:right w:val="single" w:sz="4" w:space="0" w:color="auto"/>
            </w:tcBorders>
            <w:shd w:val="clear" w:color="auto" w:fill="auto"/>
            <w:noWrap/>
            <w:hideMark/>
          </w:tcPr>
          <w:p w14:paraId="69D98690"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10</w:t>
            </w:r>
          </w:p>
        </w:tc>
        <w:tc>
          <w:tcPr>
            <w:tcW w:w="1240" w:type="dxa"/>
            <w:vMerge/>
            <w:tcBorders>
              <w:top w:val="nil"/>
              <w:left w:val="single" w:sz="4" w:space="0" w:color="auto"/>
              <w:bottom w:val="single" w:sz="4" w:space="0" w:color="auto"/>
              <w:right w:val="single" w:sz="4" w:space="0" w:color="auto"/>
            </w:tcBorders>
            <w:vAlign w:val="center"/>
            <w:hideMark/>
          </w:tcPr>
          <w:p w14:paraId="590C23A5"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41C048E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Dytiscidae</w:t>
            </w:r>
            <w:proofErr w:type="spellEnd"/>
          </w:p>
        </w:tc>
        <w:tc>
          <w:tcPr>
            <w:tcW w:w="1240" w:type="dxa"/>
            <w:tcBorders>
              <w:top w:val="nil"/>
              <w:left w:val="nil"/>
              <w:bottom w:val="single" w:sz="4" w:space="0" w:color="auto"/>
              <w:right w:val="single" w:sz="4" w:space="0" w:color="auto"/>
            </w:tcBorders>
            <w:shd w:val="clear" w:color="auto" w:fill="auto"/>
            <w:noWrap/>
            <w:hideMark/>
          </w:tcPr>
          <w:p w14:paraId="08B9CF9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3</w:t>
            </w:r>
          </w:p>
        </w:tc>
      </w:tr>
      <w:tr w:rsidR="00916663" w:rsidRPr="00916663" w14:paraId="498AA072"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09BF1C7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03B2CBC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Gripopterygidae</w:t>
            </w:r>
            <w:proofErr w:type="spellEnd"/>
          </w:p>
        </w:tc>
        <w:tc>
          <w:tcPr>
            <w:tcW w:w="1240" w:type="dxa"/>
            <w:tcBorders>
              <w:top w:val="nil"/>
              <w:left w:val="nil"/>
              <w:bottom w:val="single" w:sz="4" w:space="0" w:color="auto"/>
              <w:right w:val="single" w:sz="4" w:space="0" w:color="auto"/>
            </w:tcBorders>
            <w:shd w:val="clear" w:color="auto" w:fill="auto"/>
            <w:noWrap/>
            <w:hideMark/>
          </w:tcPr>
          <w:p w14:paraId="7D3F877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10</w:t>
            </w:r>
          </w:p>
        </w:tc>
        <w:tc>
          <w:tcPr>
            <w:tcW w:w="1240" w:type="dxa"/>
            <w:vMerge/>
            <w:tcBorders>
              <w:top w:val="nil"/>
              <w:left w:val="single" w:sz="4" w:space="0" w:color="auto"/>
              <w:bottom w:val="single" w:sz="4" w:space="0" w:color="auto"/>
              <w:right w:val="single" w:sz="4" w:space="0" w:color="auto"/>
            </w:tcBorders>
            <w:vAlign w:val="center"/>
            <w:hideMark/>
          </w:tcPr>
          <w:p w14:paraId="093E11E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2D4224BC"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Hydrophilidae</w:t>
            </w:r>
          </w:p>
        </w:tc>
        <w:tc>
          <w:tcPr>
            <w:tcW w:w="1240" w:type="dxa"/>
            <w:tcBorders>
              <w:top w:val="nil"/>
              <w:left w:val="nil"/>
              <w:bottom w:val="single" w:sz="4" w:space="0" w:color="auto"/>
              <w:right w:val="single" w:sz="4" w:space="0" w:color="auto"/>
            </w:tcBorders>
            <w:shd w:val="clear" w:color="auto" w:fill="auto"/>
            <w:noWrap/>
            <w:hideMark/>
          </w:tcPr>
          <w:p w14:paraId="5D881B4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3</w:t>
            </w:r>
          </w:p>
        </w:tc>
      </w:tr>
      <w:tr w:rsidR="00916663" w:rsidRPr="00916663" w14:paraId="574D3367" w14:textId="77777777" w:rsidTr="00916663">
        <w:trPr>
          <w:trHeight w:val="240"/>
          <w:jc w:val="center"/>
        </w:trPr>
        <w:tc>
          <w:tcPr>
            <w:tcW w:w="1480" w:type="dxa"/>
            <w:vMerge w:val="restart"/>
            <w:tcBorders>
              <w:top w:val="nil"/>
              <w:left w:val="single" w:sz="4" w:space="0" w:color="auto"/>
              <w:bottom w:val="single" w:sz="4" w:space="0" w:color="auto"/>
              <w:right w:val="single" w:sz="4" w:space="0" w:color="auto"/>
            </w:tcBorders>
            <w:shd w:val="clear" w:color="auto" w:fill="auto"/>
            <w:noWrap/>
            <w:hideMark/>
          </w:tcPr>
          <w:p w14:paraId="663A1DB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Heteroptera</w:t>
            </w:r>
            <w:proofErr w:type="spellEnd"/>
          </w:p>
        </w:tc>
        <w:tc>
          <w:tcPr>
            <w:tcW w:w="1520" w:type="dxa"/>
            <w:tcBorders>
              <w:top w:val="nil"/>
              <w:left w:val="nil"/>
              <w:bottom w:val="single" w:sz="4" w:space="0" w:color="auto"/>
              <w:right w:val="single" w:sz="4" w:space="0" w:color="auto"/>
            </w:tcBorders>
            <w:shd w:val="clear" w:color="auto" w:fill="auto"/>
            <w:noWrap/>
            <w:hideMark/>
          </w:tcPr>
          <w:p w14:paraId="5E92C953"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Veliidae</w:t>
            </w:r>
            <w:proofErr w:type="spellEnd"/>
          </w:p>
        </w:tc>
        <w:tc>
          <w:tcPr>
            <w:tcW w:w="1240" w:type="dxa"/>
            <w:tcBorders>
              <w:top w:val="nil"/>
              <w:left w:val="nil"/>
              <w:bottom w:val="single" w:sz="4" w:space="0" w:color="auto"/>
              <w:right w:val="single" w:sz="4" w:space="0" w:color="auto"/>
            </w:tcBorders>
            <w:shd w:val="clear" w:color="auto" w:fill="auto"/>
            <w:noWrap/>
            <w:hideMark/>
          </w:tcPr>
          <w:p w14:paraId="404258C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c>
          <w:tcPr>
            <w:tcW w:w="1240" w:type="dxa"/>
            <w:vMerge/>
            <w:tcBorders>
              <w:top w:val="nil"/>
              <w:left w:val="single" w:sz="4" w:space="0" w:color="auto"/>
              <w:bottom w:val="single" w:sz="4" w:space="0" w:color="auto"/>
              <w:right w:val="single" w:sz="4" w:space="0" w:color="auto"/>
            </w:tcBorders>
            <w:vAlign w:val="center"/>
            <w:hideMark/>
          </w:tcPr>
          <w:p w14:paraId="4C55C70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11C047FC"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Hydraenidae</w:t>
            </w:r>
            <w:proofErr w:type="spellEnd"/>
          </w:p>
        </w:tc>
        <w:tc>
          <w:tcPr>
            <w:tcW w:w="1240" w:type="dxa"/>
            <w:tcBorders>
              <w:top w:val="nil"/>
              <w:left w:val="nil"/>
              <w:bottom w:val="single" w:sz="4" w:space="0" w:color="auto"/>
              <w:right w:val="single" w:sz="4" w:space="0" w:color="auto"/>
            </w:tcBorders>
            <w:shd w:val="clear" w:color="auto" w:fill="auto"/>
            <w:noWrap/>
            <w:hideMark/>
          </w:tcPr>
          <w:p w14:paraId="18964120"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r>
      <w:tr w:rsidR="00916663" w:rsidRPr="00916663" w14:paraId="35FD7492"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47B9DAE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400F734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Gerridae</w:t>
            </w:r>
          </w:p>
        </w:tc>
        <w:tc>
          <w:tcPr>
            <w:tcW w:w="1240" w:type="dxa"/>
            <w:tcBorders>
              <w:top w:val="nil"/>
              <w:left w:val="nil"/>
              <w:bottom w:val="single" w:sz="4" w:space="0" w:color="auto"/>
              <w:right w:val="single" w:sz="4" w:space="0" w:color="auto"/>
            </w:tcBorders>
            <w:shd w:val="clear" w:color="auto" w:fill="auto"/>
            <w:noWrap/>
            <w:hideMark/>
          </w:tcPr>
          <w:p w14:paraId="2BC6872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c>
          <w:tcPr>
            <w:tcW w:w="1240" w:type="dxa"/>
            <w:vMerge w:val="restart"/>
            <w:tcBorders>
              <w:top w:val="nil"/>
              <w:left w:val="single" w:sz="4" w:space="0" w:color="auto"/>
              <w:bottom w:val="single" w:sz="4" w:space="0" w:color="auto"/>
              <w:right w:val="single" w:sz="4" w:space="0" w:color="auto"/>
            </w:tcBorders>
            <w:shd w:val="clear" w:color="auto" w:fill="auto"/>
            <w:noWrap/>
            <w:hideMark/>
          </w:tcPr>
          <w:p w14:paraId="7A3C59AE"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Diptera</w:t>
            </w:r>
          </w:p>
        </w:tc>
        <w:tc>
          <w:tcPr>
            <w:tcW w:w="1940" w:type="dxa"/>
            <w:tcBorders>
              <w:top w:val="nil"/>
              <w:left w:val="nil"/>
              <w:bottom w:val="single" w:sz="4" w:space="0" w:color="auto"/>
              <w:right w:val="single" w:sz="4" w:space="0" w:color="auto"/>
            </w:tcBorders>
            <w:shd w:val="clear" w:color="auto" w:fill="auto"/>
            <w:noWrap/>
            <w:hideMark/>
          </w:tcPr>
          <w:p w14:paraId="784958FA"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Blepharoceridae</w:t>
            </w:r>
            <w:proofErr w:type="spellEnd"/>
          </w:p>
        </w:tc>
        <w:tc>
          <w:tcPr>
            <w:tcW w:w="1240" w:type="dxa"/>
            <w:tcBorders>
              <w:top w:val="nil"/>
              <w:left w:val="nil"/>
              <w:bottom w:val="single" w:sz="4" w:space="0" w:color="auto"/>
              <w:right w:val="single" w:sz="4" w:space="0" w:color="auto"/>
            </w:tcBorders>
            <w:shd w:val="clear" w:color="auto" w:fill="auto"/>
            <w:noWrap/>
            <w:hideMark/>
          </w:tcPr>
          <w:p w14:paraId="30E756E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10</w:t>
            </w:r>
          </w:p>
        </w:tc>
      </w:tr>
      <w:tr w:rsidR="00916663" w:rsidRPr="00916663" w14:paraId="6E91494B"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576DD5A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2BAA9F5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Corixidae</w:t>
            </w:r>
            <w:proofErr w:type="spellEnd"/>
          </w:p>
        </w:tc>
        <w:tc>
          <w:tcPr>
            <w:tcW w:w="1240" w:type="dxa"/>
            <w:tcBorders>
              <w:top w:val="nil"/>
              <w:left w:val="nil"/>
              <w:bottom w:val="single" w:sz="4" w:space="0" w:color="auto"/>
              <w:right w:val="single" w:sz="4" w:space="0" w:color="auto"/>
            </w:tcBorders>
            <w:shd w:val="clear" w:color="auto" w:fill="auto"/>
            <w:noWrap/>
            <w:hideMark/>
          </w:tcPr>
          <w:p w14:paraId="4BAEC7F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c>
          <w:tcPr>
            <w:tcW w:w="1240" w:type="dxa"/>
            <w:vMerge/>
            <w:tcBorders>
              <w:top w:val="nil"/>
              <w:left w:val="single" w:sz="4" w:space="0" w:color="auto"/>
              <w:bottom w:val="single" w:sz="4" w:space="0" w:color="auto"/>
              <w:right w:val="single" w:sz="4" w:space="0" w:color="auto"/>
            </w:tcBorders>
            <w:vAlign w:val="center"/>
            <w:hideMark/>
          </w:tcPr>
          <w:p w14:paraId="0B3AD50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6B0C5100"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Simuliidae</w:t>
            </w:r>
            <w:proofErr w:type="spellEnd"/>
          </w:p>
        </w:tc>
        <w:tc>
          <w:tcPr>
            <w:tcW w:w="1240" w:type="dxa"/>
            <w:tcBorders>
              <w:top w:val="nil"/>
              <w:left w:val="nil"/>
              <w:bottom w:val="single" w:sz="4" w:space="0" w:color="auto"/>
              <w:right w:val="single" w:sz="4" w:space="0" w:color="auto"/>
            </w:tcBorders>
            <w:shd w:val="clear" w:color="auto" w:fill="auto"/>
            <w:noWrap/>
            <w:hideMark/>
          </w:tcPr>
          <w:p w14:paraId="528C61D0"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r>
      <w:tr w:rsidR="00916663" w:rsidRPr="00916663" w14:paraId="7C471397"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56B5AF3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130EC8D7"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Notonectidae</w:t>
            </w:r>
            <w:proofErr w:type="spellEnd"/>
          </w:p>
        </w:tc>
        <w:tc>
          <w:tcPr>
            <w:tcW w:w="1240" w:type="dxa"/>
            <w:tcBorders>
              <w:top w:val="nil"/>
              <w:left w:val="nil"/>
              <w:bottom w:val="single" w:sz="4" w:space="0" w:color="auto"/>
              <w:right w:val="single" w:sz="4" w:space="0" w:color="auto"/>
            </w:tcBorders>
            <w:shd w:val="clear" w:color="auto" w:fill="auto"/>
            <w:noWrap/>
            <w:hideMark/>
          </w:tcPr>
          <w:p w14:paraId="393B920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c>
          <w:tcPr>
            <w:tcW w:w="1240" w:type="dxa"/>
            <w:vMerge/>
            <w:tcBorders>
              <w:top w:val="nil"/>
              <w:left w:val="single" w:sz="4" w:space="0" w:color="auto"/>
              <w:bottom w:val="single" w:sz="4" w:space="0" w:color="auto"/>
              <w:right w:val="single" w:sz="4" w:space="0" w:color="auto"/>
            </w:tcBorders>
            <w:vAlign w:val="center"/>
            <w:hideMark/>
          </w:tcPr>
          <w:p w14:paraId="3D5D2F84"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3AF4BE2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Tabanidae</w:t>
            </w:r>
            <w:proofErr w:type="spellEnd"/>
          </w:p>
        </w:tc>
        <w:tc>
          <w:tcPr>
            <w:tcW w:w="1240" w:type="dxa"/>
            <w:tcBorders>
              <w:top w:val="nil"/>
              <w:left w:val="nil"/>
              <w:bottom w:val="single" w:sz="4" w:space="0" w:color="auto"/>
              <w:right w:val="single" w:sz="4" w:space="0" w:color="auto"/>
            </w:tcBorders>
            <w:shd w:val="clear" w:color="auto" w:fill="auto"/>
            <w:noWrap/>
            <w:hideMark/>
          </w:tcPr>
          <w:p w14:paraId="5A2FF140"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4</w:t>
            </w:r>
          </w:p>
        </w:tc>
      </w:tr>
      <w:tr w:rsidR="00916663" w:rsidRPr="00916663" w14:paraId="0BEE87E5"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4DC784E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7A42BEA0"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Belostomatidae</w:t>
            </w:r>
            <w:proofErr w:type="spellEnd"/>
          </w:p>
        </w:tc>
        <w:tc>
          <w:tcPr>
            <w:tcW w:w="1240" w:type="dxa"/>
            <w:tcBorders>
              <w:top w:val="nil"/>
              <w:left w:val="nil"/>
              <w:bottom w:val="single" w:sz="4" w:space="0" w:color="auto"/>
              <w:right w:val="single" w:sz="4" w:space="0" w:color="auto"/>
            </w:tcBorders>
            <w:shd w:val="clear" w:color="auto" w:fill="auto"/>
            <w:noWrap/>
            <w:hideMark/>
          </w:tcPr>
          <w:p w14:paraId="6D97F41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4</w:t>
            </w:r>
          </w:p>
        </w:tc>
        <w:tc>
          <w:tcPr>
            <w:tcW w:w="1240" w:type="dxa"/>
            <w:vMerge/>
            <w:tcBorders>
              <w:top w:val="nil"/>
              <w:left w:val="single" w:sz="4" w:space="0" w:color="auto"/>
              <w:bottom w:val="single" w:sz="4" w:space="0" w:color="auto"/>
              <w:right w:val="single" w:sz="4" w:space="0" w:color="auto"/>
            </w:tcBorders>
            <w:vAlign w:val="center"/>
            <w:hideMark/>
          </w:tcPr>
          <w:p w14:paraId="797CDD44"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464166B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Tipulidae</w:t>
            </w:r>
            <w:proofErr w:type="spellEnd"/>
          </w:p>
        </w:tc>
        <w:tc>
          <w:tcPr>
            <w:tcW w:w="1240" w:type="dxa"/>
            <w:tcBorders>
              <w:top w:val="nil"/>
              <w:left w:val="nil"/>
              <w:bottom w:val="single" w:sz="4" w:space="0" w:color="auto"/>
              <w:right w:val="single" w:sz="4" w:space="0" w:color="auto"/>
            </w:tcBorders>
            <w:shd w:val="clear" w:color="auto" w:fill="auto"/>
            <w:noWrap/>
            <w:hideMark/>
          </w:tcPr>
          <w:p w14:paraId="560EAC2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r>
      <w:tr w:rsidR="00916663" w:rsidRPr="00916663" w14:paraId="6C01070C" w14:textId="77777777" w:rsidTr="00916663">
        <w:trPr>
          <w:trHeight w:val="240"/>
          <w:jc w:val="center"/>
        </w:trPr>
        <w:tc>
          <w:tcPr>
            <w:tcW w:w="1480" w:type="dxa"/>
            <w:vMerge/>
            <w:tcBorders>
              <w:top w:val="nil"/>
              <w:left w:val="single" w:sz="4" w:space="0" w:color="auto"/>
              <w:bottom w:val="single" w:sz="4" w:space="0" w:color="auto"/>
              <w:right w:val="single" w:sz="4" w:space="0" w:color="auto"/>
            </w:tcBorders>
            <w:vAlign w:val="center"/>
            <w:hideMark/>
          </w:tcPr>
          <w:p w14:paraId="58E0131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tcBorders>
              <w:top w:val="nil"/>
              <w:left w:val="nil"/>
              <w:bottom w:val="single" w:sz="4" w:space="0" w:color="auto"/>
              <w:right w:val="single" w:sz="4" w:space="0" w:color="auto"/>
            </w:tcBorders>
            <w:shd w:val="clear" w:color="auto" w:fill="auto"/>
            <w:noWrap/>
            <w:hideMark/>
          </w:tcPr>
          <w:p w14:paraId="274A1ED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Naucoridae</w:t>
            </w:r>
            <w:proofErr w:type="spellEnd"/>
          </w:p>
        </w:tc>
        <w:tc>
          <w:tcPr>
            <w:tcW w:w="1240" w:type="dxa"/>
            <w:tcBorders>
              <w:top w:val="nil"/>
              <w:left w:val="nil"/>
              <w:bottom w:val="single" w:sz="4" w:space="0" w:color="auto"/>
              <w:right w:val="single" w:sz="4" w:space="0" w:color="auto"/>
            </w:tcBorders>
            <w:shd w:val="clear" w:color="auto" w:fill="auto"/>
            <w:noWrap/>
            <w:hideMark/>
          </w:tcPr>
          <w:p w14:paraId="618E201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5</w:t>
            </w:r>
          </w:p>
        </w:tc>
        <w:tc>
          <w:tcPr>
            <w:tcW w:w="1240" w:type="dxa"/>
            <w:vMerge/>
            <w:tcBorders>
              <w:top w:val="nil"/>
              <w:left w:val="single" w:sz="4" w:space="0" w:color="auto"/>
              <w:bottom w:val="single" w:sz="4" w:space="0" w:color="auto"/>
              <w:right w:val="single" w:sz="4" w:space="0" w:color="auto"/>
            </w:tcBorders>
            <w:vAlign w:val="center"/>
            <w:hideMark/>
          </w:tcPr>
          <w:p w14:paraId="24728B45"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59559947"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Limoniidae</w:t>
            </w:r>
            <w:proofErr w:type="spellEnd"/>
          </w:p>
        </w:tc>
        <w:tc>
          <w:tcPr>
            <w:tcW w:w="1240" w:type="dxa"/>
            <w:tcBorders>
              <w:top w:val="nil"/>
              <w:left w:val="nil"/>
              <w:bottom w:val="single" w:sz="4" w:space="0" w:color="auto"/>
              <w:right w:val="single" w:sz="4" w:space="0" w:color="auto"/>
            </w:tcBorders>
            <w:shd w:val="clear" w:color="auto" w:fill="auto"/>
            <w:noWrap/>
            <w:hideMark/>
          </w:tcPr>
          <w:p w14:paraId="43E6100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4</w:t>
            </w:r>
          </w:p>
        </w:tc>
      </w:tr>
      <w:tr w:rsidR="00916663" w:rsidRPr="00916663" w14:paraId="1C83FE70" w14:textId="77777777" w:rsidTr="00916663">
        <w:trPr>
          <w:trHeight w:val="240"/>
          <w:jc w:val="center"/>
        </w:trPr>
        <w:tc>
          <w:tcPr>
            <w:tcW w:w="1480" w:type="dxa"/>
            <w:vMerge w:val="restart"/>
            <w:tcBorders>
              <w:top w:val="nil"/>
              <w:left w:val="single" w:sz="4" w:space="0" w:color="auto"/>
              <w:bottom w:val="single" w:sz="4" w:space="0" w:color="000000"/>
              <w:right w:val="single" w:sz="4" w:space="0" w:color="auto"/>
            </w:tcBorders>
            <w:shd w:val="clear" w:color="auto" w:fill="auto"/>
            <w:noWrap/>
            <w:hideMark/>
          </w:tcPr>
          <w:p w14:paraId="7E784DE4" w14:textId="77777777" w:rsidR="00916663" w:rsidRPr="00916663" w:rsidRDefault="00916663" w:rsidP="00916663">
            <w:pPr>
              <w:spacing w:line="240" w:lineRule="auto"/>
              <w:jc w:val="center"/>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 </w:t>
            </w:r>
          </w:p>
        </w:tc>
        <w:tc>
          <w:tcPr>
            <w:tcW w:w="1520" w:type="dxa"/>
            <w:vMerge w:val="restart"/>
            <w:tcBorders>
              <w:top w:val="nil"/>
              <w:left w:val="single" w:sz="4" w:space="0" w:color="auto"/>
              <w:bottom w:val="single" w:sz="4" w:space="0" w:color="000000"/>
              <w:right w:val="single" w:sz="4" w:space="0" w:color="auto"/>
            </w:tcBorders>
            <w:shd w:val="clear" w:color="auto" w:fill="auto"/>
            <w:noWrap/>
            <w:hideMark/>
          </w:tcPr>
          <w:p w14:paraId="685131D1" w14:textId="77777777" w:rsidR="00916663" w:rsidRPr="00916663" w:rsidRDefault="00916663" w:rsidP="00916663">
            <w:pPr>
              <w:spacing w:line="240" w:lineRule="auto"/>
              <w:jc w:val="center"/>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 </w:t>
            </w:r>
          </w:p>
        </w:tc>
        <w:tc>
          <w:tcPr>
            <w:tcW w:w="1240" w:type="dxa"/>
            <w:vMerge w:val="restart"/>
            <w:tcBorders>
              <w:top w:val="nil"/>
              <w:left w:val="single" w:sz="4" w:space="0" w:color="auto"/>
              <w:bottom w:val="single" w:sz="4" w:space="0" w:color="000000"/>
              <w:right w:val="single" w:sz="4" w:space="0" w:color="auto"/>
            </w:tcBorders>
            <w:shd w:val="clear" w:color="auto" w:fill="auto"/>
            <w:noWrap/>
            <w:hideMark/>
          </w:tcPr>
          <w:p w14:paraId="0DF100DC" w14:textId="77777777" w:rsidR="00916663" w:rsidRPr="00916663" w:rsidRDefault="00916663" w:rsidP="00916663">
            <w:pPr>
              <w:spacing w:line="240" w:lineRule="auto"/>
              <w:jc w:val="center"/>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 </w:t>
            </w:r>
          </w:p>
        </w:tc>
        <w:tc>
          <w:tcPr>
            <w:tcW w:w="1240" w:type="dxa"/>
            <w:vMerge/>
            <w:tcBorders>
              <w:top w:val="nil"/>
              <w:left w:val="single" w:sz="4" w:space="0" w:color="auto"/>
              <w:bottom w:val="single" w:sz="4" w:space="0" w:color="auto"/>
              <w:right w:val="single" w:sz="4" w:space="0" w:color="auto"/>
            </w:tcBorders>
            <w:vAlign w:val="center"/>
            <w:hideMark/>
          </w:tcPr>
          <w:p w14:paraId="71BABAE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23A13EF5"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Ceratopogonidae</w:t>
            </w:r>
          </w:p>
        </w:tc>
        <w:tc>
          <w:tcPr>
            <w:tcW w:w="1240" w:type="dxa"/>
            <w:tcBorders>
              <w:top w:val="nil"/>
              <w:left w:val="nil"/>
              <w:bottom w:val="single" w:sz="4" w:space="0" w:color="auto"/>
              <w:right w:val="single" w:sz="4" w:space="0" w:color="auto"/>
            </w:tcBorders>
            <w:shd w:val="clear" w:color="auto" w:fill="auto"/>
            <w:noWrap/>
            <w:hideMark/>
          </w:tcPr>
          <w:p w14:paraId="7BF90D6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4</w:t>
            </w:r>
          </w:p>
        </w:tc>
      </w:tr>
      <w:tr w:rsidR="00916663" w:rsidRPr="00916663" w14:paraId="2C5747BE" w14:textId="77777777" w:rsidTr="00916663">
        <w:trPr>
          <w:trHeight w:val="240"/>
          <w:jc w:val="center"/>
        </w:trPr>
        <w:tc>
          <w:tcPr>
            <w:tcW w:w="1480" w:type="dxa"/>
            <w:vMerge/>
            <w:tcBorders>
              <w:top w:val="nil"/>
              <w:left w:val="single" w:sz="4" w:space="0" w:color="auto"/>
              <w:bottom w:val="single" w:sz="4" w:space="0" w:color="000000"/>
              <w:right w:val="single" w:sz="4" w:space="0" w:color="auto"/>
            </w:tcBorders>
            <w:vAlign w:val="center"/>
            <w:hideMark/>
          </w:tcPr>
          <w:p w14:paraId="0EC4D63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vMerge/>
            <w:tcBorders>
              <w:top w:val="nil"/>
              <w:left w:val="single" w:sz="4" w:space="0" w:color="auto"/>
              <w:bottom w:val="single" w:sz="4" w:space="0" w:color="000000"/>
              <w:right w:val="single" w:sz="4" w:space="0" w:color="auto"/>
            </w:tcBorders>
            <w:vAlign w:val="center"/>
            <w:hideMark/>
          </w:tcPr>
          <w:p w14:paraId="305BF44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000000"/>
              <w:right w:val="single" w:sz="4" w:space="0" w:color="auto"/>
            </w:tcBorders>
            <w:vAlign w:val="center"/>
            <w:hideMark/>
          </w:tcPr>
          <w:p w14:paraId="52B6DC8C"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auto"/>
              <w:right w:val="single" w:sz="4" w:space="0" w:color="auto"/>
            </w:tcBorders>
            <w:vAlign w:val="center"/>
            <w:hideMark/>
          </w:tcPr>
          <w:p w14:paraId="4C37CCC3"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13B72FE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Dixidae</w:t>
            </w:r>
            <w:proofErr w:type="spellEnd"/>
          </w:p>
        </w:tc>
        <w:tc>
          <w:tcPr>
            <w:tcW w:w="1240" w:type="dxa"/>
            <w:tcBorders>
              <w:top w:val="nil"/>
              <w:left w:val="nil"/>
              <w:bottom w:val="single" w:sz="4" w:space="0" w:color="auto"/>
              <w:right w:val="single" w:sz="4" w:space="0" w:color="auto"/>
            </w:tcBorders>
            <w:shd w:val="clear" w:color="auto" w:fill="auto"/>
            <w:noWrap/>
            <w:hideMark/>
          </w:tcPr>
          <w:p w14:paraId="75B498D0"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4</w:t>
            </w:r>
          </w:p>
        </w:tc>
      </w:tr>
      <w:tr w:rsidR="00916663" w:rsidRPr="00916663" w14:paraId="0ECC3396" w14:textId="77777777" w:rsidTr="00916663">
        <w:trPr>
          <w:trHeight w:val="240"/>
          <w:jc w:val="center"/>
        </w:trPr>
        <w:tc>
          <w:tcPr>
            <w:tcW w:w="1480" w:type="dxa"/>
            <w:vMerge/>
            <w:tcBorders>
              <w:top w:val="nil"/>
              <w:left w:val="single" w:sz="4" w:space="0" w:color="auto"/>
              <w:bottom w:val="single" w:sz="4" w:space="0" w:color="000000"/>
              <w:right w:val="single" w:sz="4" w:space="0" w:color="auto"/>
            </w:tcBorders>
            <w:vAlign w:val="center"/>
            <w:hideMark/>
          </w:tcPr>
          <w:p w14:paraId="2B68185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vMerge/>
            <w:tcBorders>
              <w:top w:val="nil"/>
              <w:left w:val="single" w:sz="4" w:space="0" w:color="auto"/>
              <w:bottom w:val="single" w:sz="4" w:space="0" w:color="000000"/>
              <w:right w:val="single" w:sz="4" w:space="0" w:color="auto"/>
            </w:tcBorders>
            <w:vAlign w:val="center"/>
            <w:hideMark/>
          </w:tcPr>
          <w:p w14:paraId="5379C287"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000000"/>
              <w:right w:val="single" w:sz="4" w:space="0" w:color="auto"/>
            </w:tcBorders>
            <w:vAlign w:val="center"/>
            <w:hideMark/>
          </w:tcPr>
          <w:p w14:paraId="01288C7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auto"/>
              <w:right w:val="single" w:sz="4" w:space="0" w:color="auto"/>
            </w:tcBorders>
            <w:vAlign w:val="center"/>
            <w:hideMark/>
          </w:tcPr>
          <w:p w14:paraId="0BA249EA"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6BFA59D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Psychodidae</w:t>
            </w:r>
            <w:proofErr w:type="spellEnd"/>
          </w:p>
        </w:tc>
        <w:tc>
          <w:tcPr>
            <w:tcW w:w="1240" w:type="dxa"/>
            <w:tcBorders>
              <w:top w:val="nil"/>
              <w:left w:val="nil"/>
              <w:bottom w:val="single" w:sz="4" w:space="0" w:color="auto"/>
              <w:right w:val="single" w:sz="4" w:space="0" w:color="auto"/>
            </w:tcBorders>
            <w:shd w:val="clear" w:color="auto" w:fill="auto"/>
            <w:noWrap/>
            <w:hideMark/>
          </w:tcPr>
          <w:p w14:paraId="7E549B0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3</w:t>
            </w:r>
          </w:p>
        </w:tc>
      </w:tr>
      <w:tr w:rsidR="00916663" w:rsidRPr="00916663" w14:paraId="69C65698" w14:textId="77777777" w:rsidTr="00916663">
        <w:trPr>
          <w:trHeight w:val="240"/>
          <w:jc w:val="center"/>
        </w:trPr>
        <w:tc>
          <w:tcPr>
            <w:tcW w:w="1480" w:type="dxa"/>
            <w:vMerge/>
            <w:tcBorders>
              <w:top w:val="nil"/>
              <w:left w:val="single" w:sz="4" w:space="0" w:color="auto"/>
              <w:bottom w:val="single" w:sz="4" w:space="0" w:color="000000"/>
              <w:right w:val="single" w:sz="4" w:space="0" w:color="auto"/>
            </w:tcBorders>
            <w:vAlign w:val="center"/>
            <w:hideMark/>
          </w:tcPr>
          <w:p w14:paraId="4AE3C574"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vMerge/>
            <w:tcBorders>
              <w:top w:val="nil"/>
              <w:left w:val="single" w:sz="4" w:space="0" w:color="auto"/>
              <w:bottom w:val="single" w:sz="4" w:space="0" w:color="000000"/>
              <w:right w:val="single" w:sz="4" w:space="0" w:color="auto"/>
            </w:tcBorders>
            <w:vAlign w:val="center"/>
            <w:hideMark/>
          </w:tcPr>
          <w:p w14:paraId="1F1AC35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000000"/>
              <w:right w:val="single" w:sz="4" w:space="0" w:color="auto"/>
            </w:tcBorders>
            <w:vAlign w:val="center"/>
            <w:hideMark/>
          </w:tcPr>
          <w:p w14:paraId="60C3BB8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auto"/>
              <w:right w:val="single" w:sz="4" w:space="0" w:color="auto"/>
            </w:tcBorders>
            <w:vAlign w:val="center"/>
            <w:hideMark/>
          </w:tcPr>
          <w:p w14:paraId="4FFE710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6F43EA5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Dolichopodidae</w:t>
            </w:r>
            <w:proofErr w:type="spellEnd"/>
          </w:p>
        </w:tc>
        <w:tc>
          <w:tcPr>
            <w:tcW w:w="1240" w:type="dxa"/>
            <w:tcBorders>
              <w:top w:val="nil"/>
              <w:left w:val="nil"/>
              <w:bottom w:val="single" w:sz="4" w:space="0" w:color="auto"/>
              <w:right w:val="single" w:sz="4" w:space="0" w:color="auto"/>
            </w:tcBorders>
            <w:shd w:val="clear" w:color="auto" w:fill="auto"/>
            <w:noWrap/>
            <w:hideMark/>
          </w:tcPr>
          <w:p w14:paraId="1B821E05"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4</w:t>
            </w:r>
          </w:p>
        </w:tc>
      </w:tr>
      <w:tr w:rsidR="00916663" w:rsidRPr="00916663" w14:paraId="6122A411" w14:textId="77777777" w:rsidTr="00916663">
        <w:trPr>
          <w:trHeight w:val="240"/>
          <w:jc w:val="center"/>
        </w:trPr>
        <w:tc>
          <w:tcPr>
            <w:tcW w:w="1480" w:type="dxa"/>
            <w:vMerge/>
            <w:tcBorders>
              <w:top w:val="nil"/>
              <w:left w:val="single" w:sz="4" w:space="0" w:color="auto"/>
              <w:bottom w:val="single" w:sz="4" w:space="0" w:color="000000"/>
              <w:right w:val="single" w:sz="4" w:space="0" w:color="auto"/>
            </w:tcBorders>
            <w:vAlign w:val="center"/>
            <w:hideMark/>
          </w:tcPr>
          <w:p w14:paraId="78F4E89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vMerge/>
            <w:tcBorders>
              <w:top w:val="nil"/>
              <w:left w:val="single" w:sz="4" w:space="0" w:color="auto"/>
              <w:bottom w:val="single" w:sz="4" w:space="0" w:color="000000"/>
              <w:right w:val="single" w:sz="4" w:space="0" w:color="auto"/>
            </w:tcBorders>
            <w:vAlign w:val="center"/>
            <w:hideMark/>
          </w:tcPr>
          <w:p w14:paraId="668B23B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000000"/>
              <w:right w:val="single" w:sz="4" w:space="0" w:color="auto"/>
            </w:tcBorders>
            <w:vAlign w:val="center"/>
            <w:hideMark/>
          </w:tcPr>
          <w:p w14:paraId="02E54AD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auto"/>
              <w:right w:val="single" w:sz="4" w:space="0" w:color="auto"/>
            </w:tcBorders>
            <w:vAlign w:val="center"/>
            <w:hideMark/>
          </w:tcPr>
          <w:p w14:paraId="3174F884"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6F6EB4B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Stratiomyidae</w:t>
            </w:r>
            <w:proofErr w:type="spellEnd"/>
          </w:p>
        </w:tc>
        <w:tc>
          <w:tcPr>
            <w:tcW w:w="1240" w:type="dxa"/>
            <w:tcBorders>
              <w:top w:val="nil"/>
              <w:left w:val="nil"/>
              <w:bottom w:val="single" w:sz="4" w:space="0" w:color="auto"/>
              <w:right w:val="single" w:sz="4" w:space="0" w:color="auto"/>
            </w:tcBorders>
            <w:shd w:val="clear" w:color="auto" w:fill="auto"/>
            <w:noWrap/>
            <w:hideMark/>
          </w:tcPr>
          <w:p w14:paraId="0517123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4</w:t>
            </w:r>
          </w:p>
        </w:tc>
      </w:tr>
      <w:tr w:rsidR="00916663" w:rsidRPr="00916663" w14:paraId="5F2BE579" w14:textId="77777777" w:rsidTr="00916663">
        <w:trPr>
          <w:trHeight w:val="240"/>
          <w:jc w:val="center"/>
        </w:trPr>
        <w:tc>
          <w:tcPr>
            <w:tcW w:w="1480" w:type="dxa"/>
            <w:vMerge/>
            <w:tcBorders>
              <w:top w:val="nil"/>
              <w:left w:val="single" w:sz="4" w:space="0" w:color="auto"/>
              <w:bottom w:val="single" w:sz="4" w:space="0" w:color="000000"/>
              <w:right w:val="single" w:sz="4" w:space="0" w:color="auto"/>
            </w:tcBorders>
            <w:vAlign w:val="center"/>
            <w:hideMark/>
          </w:tcPr>
          <w:p w14:paraId="08FD031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vMerge/>
            <w:tcBorders>
              <w:top w:val="nil"/>
              <w:left w:val="single" w:sz="4" w:space="0" w:color="auto"/>
              <w:bottom w:val="single" w:sz="4" w:space="0" w:color="000000"/>
              <w:right w:val="single" w:sz="4" w:space="0" w:color="auto"/>
            </w:tcBorders>
            <w:vAlign w:val="center"/>
            <w:hideMark/>
          </w:tcPr>
          <w:p w14:paraId="6D6C0D7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000000"/>
              <w:right w:val="single" w:sz="4" w:space="0" w:color="auto"/>
            </w:tcBorders>
            <w:vAlign w:val="center"/>
            <w:hideMark/>
          </w:tcPr>
          <w:p w14:paraId="654DDAC8"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auto"/>
              <w:right w:val="single" w:sz="4" w:space="0" w:color="auto"/>
            </w:tcBorders>
            <w:vAlign w:val="center"/>
            <w:hideMark/>
          </w:tcPr>
          <w:p w14:paraId="76CF265C"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03FF935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Empididae</w:t>
            </w:r>
            <w:proofErr w:type="spellEnd"/>
          </w:p>
        </w:tc>
        <w:tc>
          <w:tcPr>
            <w:tcW w:w="1240" w:type="dxa"/>
            <w:tcBorders>
              <w:top w:val="nil"/>
              <w:left w:val="nil"/>
              <w:bottom w:val="single" w:sz="4" w:space="0" w:color="auto"/>
              <w:right w:val="single" w:sz="4" w:space="0" w:color="auto"/>
            </w:tcBorders>
            <w:shd w:val="clear" w:color="auto" w:fill="auto"/>
            <w:noWrap/>
            <w:hideMark/>
          </w:tcPr>
          <w:p w14:paraId="7EC4CE5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4</w:t>
            </w:r>
          </w:p>
        </w:tc>
      </w:tr>
      <w:tr w:rsidR="00916663" w:rsidRPr="00916663" w14:paraId="6AC5229B" w14:textId="77777777" w:rsidTr="00916663">
        <w:trPr>
          <w:trHeight w:val="240"/>
          <w:jc w:val="center"/>
        </w:trPr>
        <w:tc>
          <w:tcPr>
            <w:tcW w:w="1480" w:type="dxa"/>
            <w:vMerge/>
            <w:tcBorders>
              <w:top w:val="nil"/>
              <w:left w:val="single" w:sz="4" w:space="0" w:color="auto"/>
              <w:bottom w:val="single" w:sz="4" w:space="0" w:color="000000"/>
              <w:right w:val="single" w:sz="4" w:space="0" w:color="auto"/>
            </w:tcBorders>
            <w:vAlign w:val="center"/>
            <w:hideMark/>
          </w:tcPr>
          <w:p w14:paraId="320F2A1A"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vMerge/>
            <w:tcBorders>
              <w:top w:val="nil"/>
              <w:left w:val="single" w:sz="4" w:space="0" w:color="auto"/>
              <w:bottom w:val="single" w:sz="4" w:space="0" w:color="000000"/>
              <w:right w:val="single" w:sz="4" w:space="0" w:color="auto"/>
            </w:tcBorders>
            <w:vAlign w:val="center"/>
            <w:hideMark/>
          </w:tcPr>
          <w:p w14:paraId="0ACEE47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000000"/>
              <w:right w:val="single" w:sz="4" w:space="0" w:color="auto"/>
            </w:tcBorders>
            <w:vAlign w:val="center"/>
            <w:hideMark/>
          </w:tcPr>
          <w:p w14:paraId="3E1E70F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auto"/>
              <w:right w:val="single" w:sz="4" w:space="0" w:color="auto"/>
            </w:tcBorders>
            <w:vAlign w:val="center"/>
            <w:hideMark/>
          </w:tcPr>
          <w:p w14:paraId="30E1344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4A9FABF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Chironomidae</w:t>
            </w:r>
          </w:p>
        </w:tc>
        <w:tc>
          <w:tcPr>
            <w:tcW w:w="1240" w:type="dxa"/>
            <w:tcBorders>
              <w:top w:val="nil"/>
              <w:left w:val="nil"/>
              <w:bottom w:val="single" w:sz="4" w:space="0" w:color="auto"/>
              <w:right w:val="single" w:sz="4" w:space="0" w:color="auto"/>
            </w:tcBorders>
            <w:shd w:val="clear" w:color="auto" w:fill="auto"/>
            <w:noWrap/>
            <w:hideMark/>
          </w:tcPr>
          <w:p w14:paraId="6A94D53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2</w:t>
            </w:r>
          </w:p>
        </w:tc>
      </w:tr>
      <w:tr w:rsidR="00916663" w:rsidRPr="00916663" w14:paraId="31178863" w14:textId="77777777" w:rsidTr="00916663">
        <w:trPr>
          <w:trHeight w:val="240"/>
          <w:jc w:val="center"/>
        </w:trPr>
        <w:tc>
          <w:tcPr>
            <w:tcW w:w="1480" w:type="dxa"/>
            <w:vMerge/>
            <w:tcBorders>
              <w:top w:val="nil"/>
              <w:left w:val="single" w:sz="4" w:space="0" w:color="auto"/>
              <w:bottom w:val="single" w:sz="4" w:space="0" w:color="000000"/>
              <w:right w:val="single" w:sz="4" w:space="0" w:color="auto"/>
            </w:tcBorders>
            <w:vAlign w:val="center"/>
            <w:hideMark/>
          </w:tcPr>
          <w:p w14:paraId="27CD7CE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vMerge/>
            <w:tcBorders>
              <w:top w:val="nil"/>
              <w:left w:val="single" w:sz="4" w:space="0" w:color="auto"/>
              <w:bottom w:val="single" w:sz="4" w:space="0" w:color="000000"/>
              <w:right w:val="single" w:sz="4" w:space="0" w:color="auto"/>
            </w:tcBorders>
            <w:vAlign w:val="center"/>
            <w:hideMark/>
          </w:tcPr>
          <w:p w14:paraId="113DC00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000000"/>
              <w:right w:val="single" w:sz="4" w:space="0" w:color="auto"/>
            </w:tcBorders>
            <w:vAlign w:val="center"/>
            <w:hideMark/>
          </w:tcPr>
          <w:p w14:paraId="08FB932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auto"/>
              <w:right w:val="single" w:sz="4" w:space="0" w:color="auto"/>
            </w:tcBorders>
            <w:vAlign w:val="center"/>
            <w:hideMark/>
          </w:tcPr>
          <w:p w14:paraId="3649CA4A"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47E2416A"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Culicidae</w:t>
            </w:r>
          </w:p>
        </w:tc>
        <w:tc>
          <w:tcPr>
            <w:tcW w:w="1240" w:type="dxa"/>
            <w:tcBorders>
              <w:top w:val="nil"/>
              <w:left w:val="nil"/>
              <w:bottom w:val="single" w:sz="4" w:space="0" w:color="auto"/>
              <w:right w:val="single" w:sz="4" w:space="0" w:color="auto"/>
            </w:tcBorders>
            <w:shd w:val="clear" w:color="auto" w:fill="auto"/>
            <w:noWrap/>
            <w:hideMark/>
          </w:tcPr>
          <w:p w14:paraId="4DF452C1"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2</w:t>
            </w:r>
          </w:p>
        </w:tc>
      </w:tr>
      <w:tr w:rsidR="00916663" w:rsidRPr="00916663" w14:paraId="08AEC949" w14:textId="77777777" w:rsidTr="00916663">
        <w:trPr>
          <w:trHeight w:val="240"/>
          <w:jc w:val="center"/>
        </w:trPr>
        <w:tc>
          <w:tcPr>
            <w:tcW w:w="1480" w:type="dxa"/>
            <w:vMerge/>
            <w:tcBorders>
              <w:top w:val="nil"/>
              <w:left w:val="single" w:sz="4" w:space="0" w:color="auto"/>
              <w:bottom w:val="single" w:sz="4" w:space="0" w:color="000000"/>
              <w:right w:val="single" w:sz="4" w:space="0" w:color="auto"/>
            </w:tcBorders>
            <w:vAlign w:val="center"/>
            <w:hideMark/>
          </w:tcPr>
          <w:p w14:paraId="6ED8025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vMerge/>
            <w:tcBorders>
              <w:top w:val="nil"/>
              <w:left w:val="single" w:sz="4" w:space="0" w:color="auto"/>
              <w:bottom w:val="single" w:sz="4" w:space="0" w:color="000000"/>
              <w:right w:val="single" w:sz="4" w:space="0" w:color="auto"/>
            </w:tcBorders>
            <w:vAlign w:val="center"/>
            <w:hideMark/>
          </w:tcPr>
          <w:p w14:paraId="6FDFF07E"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000000"/>
              <w:right w:val="single" w:sz="4" w:space="0" w:color="auto"/>
            </w:tcBorders>
            <w:vAlign w:val="center"/>
            <w:hideMark/>
          </w:tcPr>
          <w:p w14:paraId="7D1A06E2"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auto"/>
              <w:right w:val="single" w:sz="4" w:space="0" w:color="auto"/>
            </w:tcBorders>
            <w:vAlign w:val="center"/>
            <w:hideMark/>
          </w:tcPr>
          <w:p w14:paraId="6A8708B4"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5965E44A"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Muscidae</w:t>
            </w:r>
            <w:proofErr w:type="spellEnd"/>
          </w:p>
        </w:tc>
        <w:tc>
          <w:tcPr>
            <w:tcW w:w="1240" w:type="dxa"/>
            <w:tcBorders>
              <w:top w:val="nil"/>
              <w:left w:val="nil"/>
              <w:bottom w:val="single" w:sz="4" w:space="0" w:color="auto"/>
              <w:right w:val="single" w:sz="4" w:space="0" w:color="auto"/>
            </w:tcBorders>
            <w:shd w:val="clear" w:color="auto" w:fill="auto"/>
            <w:noWrap/>
            <w:hideMark/>
          </w:tcPr>
          <w:p w14:paraId="34F3D13C"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2</w:t>
            </w:r>
          </w:p>
        </w:tc>
      </w:tr>
      <w:tr w:rsidR="00916663" w:rsidRPr="00916663" w14:paraId="19407D03" w14:textId="77777777" w:rsidTr="00916663">
        <w:trPr>
          <w:trHeight w:val="240"/>
          <w:jc w:val="center"/>
        </w:trPr>
        <w:tc>
          <w:tcPr>
            <w:tcW w:w="1480" w:type="dxa"/>
            <w:vMerge/>
            <w:tcBorders>
              <w:top w:val="nil"/>
              <w:left w:val="single" w:sz="4" w:space="0" w:color="auto"/>
              <w:bottom w:val="single" w:sz="4" w:space="0" w:color="000000"/>
              <w:right w:val="single" w:sz="4" w:space="0" w:color="auto"/>
            </w:tcBorders>
            <w:vAlign w:val="center"/>
            <w:hideMark/>
          </w:tcPr>
          <w:p w14:paraId="346CAADF"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vMerge/>
            <w:tcBorders>
              <w:top w:val="nil"/>
              <w:left w:val="single" w:sz="4" w:space="0" w:color="auto"/>
              <w:bottom w:val="single" w:sz="4" w:space="0" w:color="000000"/>
              <w:right w:val="single" w:sz="4" w:space="0" w:color="auto"/>
            </w:tcBorders>
            <w:vAlign w:val="center"/>
            <w:hideMark/>
          </w:tcPr>
          <w:p w14:paraId="47E3ED13"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000000"/>
              <w:right w:val="single" w:sz="4" w:space="0" w:color="auto"/>
            </w:tcBorders>
            <w:vAlign w:val="center"/>
            <w:hideMark/>
          </w:tcPr>
          <w:p w14:paraId="0E0AD75C"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auto"/>
              <w:right w:val="single" w:sz="4" w:space="0" w:color="auto"/>
            </w:tcBorders>
            <w:vAlign w:val="center"/>
            <w:hideMark/>
          </w:tcPr>
          <w:p w14:paraId="50F495A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521DE81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Ephydridae</w:t>
            </w:r>
            <w:proofErr w:type="spellEnd"/>
          </w:p>
        </w:tc>
        <w:tc>
          <w:tcPr>
            <w:tcW w:w="1240" w:type="dxa"/>
            <w:tcBorders>
              <w:top w:val="nil"/>
              <w:left w:val="nil"/>
              <w:bottom w:val="single" w:sz="4" w:space="0" w:color="auto"/>
              <w:right w:val="single" w:sz="4" w:space="0" w:color="auto"/>
            </w:tcBorders>
            <w:shd w:val="clear" w:color="auto" w:fill="auto"/>
            <w:noWrap/>
            <w:hideMark/>
          </w:tcPr>
          <w:p w14:paraId="605E35BD"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2</w:t>
            </w:r>
          </w:p>
        </w:tc>
      </w:tr>
      <w:tr w:rsidR="00916663" w:rsidRPr="00916663" w14:paraId="3FB35BDC" w14:textId="77777777" w:rsidTr="00916663">
        <w:trPr>
          <w:trHeight w:val="240"/>
          <w:jc w:val="center"/>
        </w:trPr>
        <w:tc>
          <w:tcPr>
            <w:tcW w:w="1480" w:type="dxa"/>
            <w:vMerge/>
            <w:tcBorders>
              <w:top w:val="nil"/>
              <w:left w:val="single" w:sz="4" w:space="0" w:color="auto"/>
              <w:bottom w:val="single" w:sz="4" w:space="0" w:color="000000"/>
              <w:right w:val="single" w:sz="4" w:space="0" w:color="auto"/>
            </w:tcBorders>
            <w:vAlign w:val="center"/>
            <w:hideMark/>
          </w:tcPr>
          <w:p w14:paraId="5A089E66"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vMerge/>
            <w:tcBorders>
              <w:top w:val="nil"/>
              <w:left w:val="single" w:sz="4" w:space="0" w:color="auto"/>
              <w:bottom w:val="single" w:sz="4" w:space="0" w:color="000000"/>
              <w:right w:val="single" w:sz="4" w:space="0" w:color="auto"/>
            </w:tcBorders>
            <w:vAlign w:val="center"/>
            <w:hideMark/>
          </w:tcPr>
          <w:p w14:paraId="17B1A5BE"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000000"/>
              <w:right w:val="single" w:sz="4" w:space="0" w:color="auto"/>
            </w:tcBorders>
            <w:vAlign w:val="center"/>
            <w:hideMark/>
          </w:tcPr>
          <w:p w14:paraId="15303913"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auto"/>
              <w:right w:val="single" w:sz="4" w:space="0" w:color="auto"/>
            </w:tcBorders>
            <w:vAlign w:val="center"/>
            <w:hideMark/>
          </w:tcPr>
          <w:p w14:paraId="760A5994"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061B6E24"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Athericidae</w:t>
            </w:r>
            <w:proofErr w:type="spellEnd"/>
          </w:p>
        </w:tc>
        <w:tc>
          <w:tcPr>
            <w:tcW w:w="1240" w:type="dxa"/>
            <w:tcBorders>
              <w:top w:val="nil"/>
              <w:left w:val="nil"/>
              <w:bottom w:val="single" w:sz="4" w:space="0" w:color="auto"/>
              <w:right w:val="single" w:sz="4" w:space="0" w:color="auto"/>
            </w:tcBorders>
            <w:shd w:val="clear" w:color="auto" w:fill="auto"/>
            <w:noWrap/>
            <w:hideMark/>
          </w:tcPr>
          <w:p w14:paraId="655D19C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10</w:t>
            </w:r>
          </w:p>
        </w:tc>
      </w:tr>
      <w:tr w:rsidR="00916663" w:rsidRPr="00916663" w14:paraId="39A56167" w14:textId="77777777" w:rsidTr="00916663">
        <w:trPr>
          <w:trHeight w:val="240"/>
          <w:jc w:val="center"/>
        </w:trPr>
        <w:tc>
          <w:tcPr>
            <w:tcW w:w="1480" w:type="dxa"/>
            <w:vMerge/>
            <w:tcBorders>
              <w:top w:val="nil"/>
              <w:left w:val="single" w:sz="4" w:space="0" w:color="auto"/>
              <w:bottom w:val="single" w:sz="4" w:space="0" w:color="000000"/>
              <w:right w:val="single" w:sz="4" w:space="0" w:color="auto"/>
            </w:tcBorders>
            <w:vAlign w:val="center"/>
            <w:hideMark/>
          </w:tcPr>
          <w:p w14:paraId="5ED7DBF7"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520" w:type="dxa"/>
            <w:vMerge/>
            <w:tcBorders>
              <w:top w:val="nil"/>
              <w:left w:val="single" w:sz="4" w:space="0" w:color="auto"/>
              <w:bottom w:val="single" w:sz="4" w:space="0" w:color="000000"/>
              <w:right w:val="single" w:sz="4" w:space="0" w:color="auto"/>
            </w:tcBorders>
            <w:vAlign w:val="center"/>
            <w:hideMark/>
          </w:tcPr>
          <w:p w14:paraId="1A1E72C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000000"/>
              <w:right w:val="single" w:sz="4" w:space="0" w:color="auto"/>
            </w:tcBorders>
            <w:vAlign w:val="center"/>
            <w:hideMark/>
          </w:tcPr>
          <w:p w14:paraId="1D2683FB"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240" w:type="dxa"/>
            <w:vMerge/>
            <w:tcBorders>
              <w:top w:val="nil"/>
              <w:left w:val="single" w:sz="4" w:space="0" w:color="auto"/>
              <w:bottom w:val="single" w:sz="4" w:space="0" w:color="auto"/>
              <w:right w:val="single" w:sz="4" w:space="0" w:color="auto"/>
            </w:tcBorders>
            <w:vAlign w:val="center"/>
            <w:hideMark/>
          </w:tcPr>
          <w:p w14:paraId="69A1EA6E"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
        </w:tc>
        <w:tc>
          <w:tcPr>
            <w:tcW w:w="1940" w:type="dxa"/>
            <w:tcBorders>
              <w:top w:val="nil"/>
              <w:left w:val="nil"/>
              <w:bottom w:val="single" w:sz="4" w:space="0" w:color="auto"/>
              <w:right w:val="single" w:sz="4" w:space="0" w:color="auto"/>
            </w:tcBorders>
            <w:shd w:val="clear" w:color="auto" w:fill="auto"/>
            <w:noWrap/>
            <w:hideMark/>
          </w:tcPr>
          <w:p w14:paraId="03AB6B49" w14:textId="77777777" w:rsidR="00916663" w:rsidRPr="00916663" w:rsidRDefault="00916663" w:rsidP="00916663">
            <w:pPr>
              <w:spacing w:line="240" w:lineRule="auto"/>
              <w:rPr>
                <w:rFonts w:ascii="Times New Roman" w:eastAsia="Times New Roman" w:hAnsi="Times New Roman" w:cs="Times New Roman"/>
                <w:color w:val="000000"/>
                <w:sz w:val="18"/>
                <w:szCs w:val="18"/>
              </w:rPr>
            </w:pPr>
            <w:proofErr w:type="spellStart"/>
            <w:r w:rsidRPr="00916663">
              <w:rPr>
                <w:rFonts w:ascii="Times New Roman" w:eastAsia="Times New Roman" w:hAnsi="Times New Roman" w:cs="Times New Roman"/>
                <w:color w:val="000000"/>
                <w:sz w:val="18"/>
                <w:szCs w:val="18"/>
              </w:rPr>
              <w:t>Syrphidae</w:t>
            </w:r>
            <w:proofErr w:type="spellEnd"/>
          </w:p>
        </w:tc>
        <w:tc>
          <w:tcPr>
            <w:tcW w:w="1240" w:type="dxa"/>
            <w:tcBorders>
              <w:top w:val="nil"/>
              <w:left w:val="nil"/>
              <w:bottom w:val="single" w:sz="4" w:space="0" w:color="auto"/>
              <w:right w:val="single" w:sz="4" w:space="0" w:color="auto"/>
            </w:tcBorders>
            <w:shd w:val="clear" w:color="auto" w:fill="auto"/>
            <w:noWrap/>
            <w:hideMark/>
          </w:tcPr>
          <w:p w14:paraId="623F8385" w14:textId="77777777" w:rsidR="00916663" w:rsidRPr="00916663" w:rsidRDefault="00916663" w:rsidP="00916663">
            <w:pPr>
              <w:spacing w:line="240" w:lineRule="auto"/>
              <w:rPr>
                <w:rFonts w:ascii="Times New Roman" w:eastAsia="Times New Roman" w:hAnsi="Times New Roman" w:cs="Times New Roman"/>
                <w:color w:val="000000"/>
                <w:sz w:val="18"/>
                <w:szCs w:val="18"/>
              </w:rPr>
            </w:pPr>
            <w:r w:rsidRPr="00916663">
              <w:rPr>
                <w:rFonts w:ascii="Times New Roman" w:eastAsia="Times New Roman" w:hAnsi="Times New Roman" w:cs="Times New Roman"/>
                <w:color w:val="000000"/>
                <w:sz w:val="18"/>
                <w:szCs w:val="18"/>
              </w:rPr>
              <w:t>1</w:t>
            </w:r>
          </w:p>
        </w:tc>
      </w:tr>
    </w:tbl>
    <w:p w14:paraId="4C8BF216" w14:textId="77777777" w:rsidR="00916663" w:rsidRDefault="00916663" w:rsidP="00DB068B">
      <w:pPr>
        <w:spacing w:line="240" w:lineRule="auto"/>
        <w:jc w:val="both"/>
        <w:rPr>
          <w:rFonts w:ascii="Times New Roman" w:hAnsi="Times New Roman" w:cs="Times New Roman"/>
          <w:lang w:val="es-EC"/>
        </w:rPr>
      </w:pPr>
    </w:p>
    <w:p w14:paraId="2FD3027F" w14:textId="623B4D09" w:rsidR="00916663" w:rsidRDefault="00796A3E" w:rsidP="00DB068B">
      <w:pPr>
        <w:spacing w:line="240" w:lineRule="auto"/>
        <w:jc w:val="both"/>
        <w:rPr>
          <w:rFonts w:ascii="Times New Roman" w:hAnsi="Times New Roman" w:cs="Times New Roman"/>
          <w:lang w:val="es-EC"/>
        </w:rPr>
      </w:pPr>
      <w:r w:rsidRPr="00796A3E">
        <w:rPr>
          <w:rFonts w:ascii="Times New Roman" w:hAnsi="Times New Roman" w:cs="Times New Roman"/>
          <w:b/>
          <w:lang w:val="es-EC"/>
        </w:rPr>
        <w:t>Tabla 3.</w:t>
      </w:r>
      <w:r>
        <w:rPr>
          <w:rFonts w:ascii="Times New Roman" w:hAnsi="Times New Roman" w:cs="Times New Roman"/>
          <w:lang w:val="es-EC"/>
        </w:rPr>
        <w:t xml:space="preserve"> Determinación de calidad del agua – índice ABI</w:t>
      </w:r>
    </w:p>
    <w:p w14:paraId="7F232A62" w14:textId="77777777" w:rsidR="00916663" w:rsidRDefault="00916663" w:rsidP="00DB068B">
      <w:pPr>
        <w:spacing w:line="240" w:lineRule="auto"/>
        <w:jc w:val="both"/>
        <w:rPr>
          <w:rFonts w:ascii="Times New Roman" w:hAnsi="Times New Roman" w:cs="Times New Roman"/>
          <w:lang w:val="es-EC"/>
        </w:rPr>
      </w:pPr>
    </w:p>
    <w:tbl>
      <w:tblPr>
        <w:tblW w:w="3460" w:type="dxa"/>
        <w:jc w:val="center"/>
        <w:tblLook w:val="04A0" w:firstRow="1" w:lastRow="0" w:firstColumn="1" w:lastColumn="0" w:noHBand="0" w:noVBand="1"/>
      </w:tblPr>
      <w:tblGrid>
        <w:gridCol w:w="2220"/>
        <w:gridCol w:w="1240"/>
      </w:tblGrid>
      <w:tr w:rsidR="00916663" w:rsidRPr="00796A3E" w14:paraId="35708931" w14:textId="77777777" w:rsidTr="00916663">
        <w:trPr>
          <w:trHeight w:val="288"/>
          <w:jc w:val="center"/>
        </w:trPr>
        <w:tc>
          <w:tcPr>
            <w:tcW w:w="2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56E18F" w14:textId="77777777" w:rsidR="00916663" w:rsidRPr="00796A3E" w:rsidRDefault="00916663" w:rsidP="00916663">
            <w:pPr>
              <w:spacing w:line="240" w:lineRule="auto"/>
              <w:rPr>
                <w:rFonts w:ascii="Times New Roman" w:eastAsia="Times New Roman" w:hAnsi="Times New Roman" w:cs="Times New Roman"/>
                <w:b/>
                <w:bCs/>
                <w:color w:val="000000"/>
                <w:sz w:val="20"/>
                <w:szCs w:val="20"/>
                <w:lang w:val="es-EC"/>
              </w:rPr>
            </w:pPr>
            <w:r w:rsidRPr="00796A3E">
              <w:rPr>
                <w:rFonts w:ascii="Times New Roman" w:eastAsia="Times New Roman" w:hAnsi="Times New Roman" w:cs="Times New Roman"/>
                <w:b/>
                <w:bCs/>
                <w:color w:val="000000"/>
                <w:sz w:val="20"/>
                <w:szCs w:val="20"/>
                <w:lang w:val="es-EC"/>
              </w:rPr>
              <w:t>NIVEL DE CALIDAD</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1618187F" w14:textId="77777777" w:rsidR="00916663" w:rsidRPr="00796A3E" w:rsidRDefault="00916663" w:rsidP="00916663">
            <w:pPr>
              <w:spacing w:line="240" w:lineRule="auto"/>
              <w:rPr>
                <w:rFonts w:ascii="Times New Roman" w:eastAsia="Times New Roman" w:hAnsi="Times New Roman" w:cs="Times New Roman"/>
                <w:b/>
                <w:bCs/>
                <w:color w:val="000000"/>
                <w:sz w:val="20"/>
                <w:szCs w:val="20"/>
                <w:lang w:val="es-EC"/>
              </w:rPr>
            </w:pPr>
            <w:r w:rsidRPr="00796A3E">
              <w:rPr>
                <w:rFonts w:ascii="Times New Roman" w:eastAsia="Times New Roman" w:hAnsi="Times New Roman" w:cs="Times New Roman"/>
                <w:b/>
                <w:bCs/>
                <w:color w:val="000000"/>
                <w:sz w:val="20"/>
                <w:szCs w:val="20"/>
                <w:lang w:val="es-EC"/>
              </w:rPr>
              <w:t>ABI</w:t>
            </w:r>
          </w:p>
        </w:tc>
      </w:tr>
      <w:tr w:rsidR="00916663" w:rsidRPr="00796A3E" w14:paraId="17F36011" w14:textId="77777777" w:rsidTr="00916663">
        <w:trPr>
          <w:trHeight w:val="288"/>
          <w:jc w:val="center"/>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14:paraId="394BFA76" w14:textId="77777777" w:rsidR="00916663" w:rsidRPr="00796A3E" w:rsidRDefault="00916663" w:rsidP="00916663">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Muy bueno</w:t>
            </w:r>
          </w:p>
        </w:tc>
        <w:tc>
          <w:tcPr>
            <w:tcW w:w="1240" w:type="dxa"/>
            <w:tcBorders>
              <w:top w:val="nil"/>
              <w:left w:val="nil"/>
              <w:bottom w:val="single" w:sz="4" w:space="0" w:color="auto"/>
              <w:right w:val="single" w:sz="4" w:space="0" w:color="auto"/>
            </w:tcBorders>
            <w:shd w:val="clear" w:color="000000" w:fill="0070C0"/>
            <w:noWrap/>
            <w:vAlign w:val="center"/>
            <w:hideMark/>
          </w:tcPr>
          <w:p w14:paraId="32D45CA8" w14:textId="318F06D7" w:rsidR="00916663" w:rsidRPr="00796A3E" w:rsidRDefault="00916663" w:rsidP="00916663">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&gt;98</w:t>
            </w:r>
          </w:p>
        </w:tc>
      </w:tr>
      <w:tr w:rsidR="00916663" w:rsidRPr="00796A3E" w14:paraId="65A70F36" w14:textId="77777777" w:rsidTr="00916663">
        <w:trPr>
          <w:trHeight w:val="288"/>
          <w:jc w:val="center"/>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14:paraId="6EB92724" w14:textId="77777777" w:rsidR="00916663" w:rsidRPr="00796A3E" w:rsidRDefault="00916663" w:rsidP="00916663">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Bueno</w:t>
            </w:r>
          </w:p>
        </w:tc>
        <w:tc>
          <w:tcPr>
            <w:tcW w:w="1240" w:type="dxa"/>
            <w:tcBorders>
              <w:top w:val="nil"/>
              <w:left w:val="nil"/>
              <w:bottom w:val="single" w:sz="4" w:space="0" w:color="auto"/>
              <w:right w:val="single" w:sz="4" w:space="0" w:color="auto"/>
            </w:tcBorders>
            <w:shd w:val="clear" w:color="000000" w:fill="00B050"/>
            <w:noWrap/>
            <w:vAlign w:val="center"/>
            <w:hideMark/>
          </w:tcPr>
          <w:p w14:paraId="501F8E68" w14:textId="77777777" w:rsidR="00916663" w:rsidRPr="00796A3E" w:rsidRDefault="00916663" w:rsidP="00916663">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61-97</w:t>
            </w:r>
          </w:p>
        </w:tc>
      </w:tr>
      <w:tr w:rsidR="00916663" w:rsidRPr="00796A3E" w14:paraId="0B09A9AA" w14:textId="77777777" w:rsidTr="00916663">
        <w:trPr>
          <w:trHeight w:val="288"/>
          <w:jc w:val="center"/>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14:paraId="54FF65E1" w14:textId="77777777" w:rsidR="00916663" w:rsidRPr="00796A3E" w:rsidRDefault="00916663" w:rsidP="00916663">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Moderado</w:t>
            </w:r>
          </w:p>
        </w:tc>
        <w:tc>
          <w:tcPr>
            <w:tcW w:w="1240" w:type="dxa"/>
            <w:tcBorders>
              <w:top w:val="nil"/>
              <w:left w:val="nil"/>
              <w:bottom w:val="single" w:sz="4" w:space="0" w:color="auto"/>
              <w:right w:val="single" w:sz="4" w:space="0" w:color="auto"/>
            </w:tcBorders>
            <w:shd w:val="clear" w:color="000000" w:fill="FFFF00"/>
            <w:noWrap/>
            <w:vAlign w:val="center"/>
            <w:hideMark/>
          </w:tcPr>
          <w:p w14:paraId="64F44BB7" w14:textId="77777777" w:rsidR="00916663" w:rsidRPr="00796A3E" w:rsidRDefault="00916663" w:rsidP="00916663">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36-60</w:t>
            </w:r>
          </w:p>
        </w:tc>
      </w:tr>
      <w:tr w:rsidR="00916663" w:rsidRPr="00796A3E" w14:paraId="77AED88A" w14:textId="77777777" w:rsidTr="00916663">
        <w:trPr>
          <w:trHeight w:val="288"/>
          <w:jc w:val="center"/>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14:paraId="0CBE8DBE" w14:textId="77777777" w:rsidR="00916663" w:rsidRPr="00796A3E" w:rsidRDefault="00916663" w:rsidP="00916663">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Malo</w:t>
            </w:r>
          </w:p>
        </w:tc>
        <w:tc>
          <w:tcPr>
            <w:tcW w:w="1240" w:type="dxa"/>
            <w:tcBorders>
              <w:top w:val="nil"/>
              <w:left w:val="nil"/>
              <w:bottom w:val="single" w:sz="4" w:space="0" w:color="auto"/>
              <w:right w:val="single" w:sz="4" w:space="0" w:color="auto"/>
            </w:tcBorders>
            <w:shd w:val="clear" w:color="000000" w:fill="FFC000"/>
            <w:noWrap/>
            <w:vAlign w:val="center"/>
            <w:hideMark/>
          </w:tcPr>
          <w:p w14:paraId="0550613B" w14:textId="77777777" w:rsidR="00916663" w:rsidRPr="00796A3E" w:rsidRDefault="00916663" w:rsidP="00916663">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16-35</w:t>
            </w:r>
          </w:p>
        </w:tc>
      </w:tr>
      <w:tr w:rsidR="00916663" w:rsidRPr="00796A3E" w14:paraId="45FDB82A" w14:textId="77777777" w:rsidTr="00916663">
        <w:trPr>
          <w:trHeight w:val="288"/>
          <w:jc w:val="center"/>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14:paraId="09B62A9C" w14:textId="77777777" w:rsidR="00916663" w:rsidRPr="00796A3E" w:rsidRDefault="00916663" w:rsidP="00916663">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Pésimo</w:t>
            </w:r>
          </w:p>
        </w:tc>
        <w:tc>
          <w:tcPr>
            <w:tcW w:w="1240" w:type="dxa"/>
            <w:tcBorders>
              <w:top w:val="nil"/>
              <w:left w:val="nil"/>
              <w:bottom w:val="single" w:sz="4" w:space="0" w:color="auto"/>
              <w:right w:val="single" w:sz="4" w:space="0" w:color="auto"/>
            </w:tcBorders>
            <w:shd w:val="clear" w:color="000000" w:fill="FF0000"/>
            <w:noWrap/>
            <w:vAlign w:val="center"/>
            <w:hideMark/>
          </w:tcPr>
          <w:p w14:paraId="2C8D5B8B" w14:textId="570628F1" w:rsidR="00916663" w:rsidRPr="00796A3E" w:rsidRDefault="00916663" w:rsidP="00916663">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&lt;15</w:t>
            </w:r>
          </w:p>
        </w:tc>
      </w:tr>
    </w:tbl>
    <w:p w14:paraId="6AAD20F8" w14:textId="030725C3" w:rsidR="00796A3E" w:rsidRPr="00F0027C" w:rsidRDefault="00796A3E" w:rsidP="00CC1E17">
      <w:pPr>
        <w:spacing w:line="240" w:lineRule="auto"/>
        <w:jc w:val="both"/>
        <w:rPr>
          <w:rFonts w:ascii="Times New Roman" w:hAnsi="Times New Roman" w:cs="Times New Roman"/>
          <w:b/>
          <w:i/>
          <w:lang w:val="es-EC"/>
        </w:rPr>
      </w:pPr>
      <w:r w:rsidRPr="00F0027C">
        <w:rPr>
          <w:rFonts w:ascii="Times New Roman" w:hAnsi="Times New Roman" w:cs="Times New Roman"/>
          <w:b/>
          <w:i/>
          <w:lang w:val="es-EC"/>
        </w:rPr>
        <w:lastRenderedPageBreak/>
        <w:t>Índice IBF</w:t>
      </w:r>
    </w:p>
    <w:p w14:paraId="18CB19DA" w14:textId="77777777" w:rsidR="00463DCD" w:rsidRPr="00F0027C" w:rsidRDefault="00463DCD" w:rsidP="00CC1E17">
      <w:pPr>
        <w:spacing w:line="240" w:lineRule="auto"/>
        <w:jc w:val="both"/>
        <w:rPr>
          <w:rFonts w:ascii="Times New Roman" w:hAnsi="Times New Roman" w:cs="Times New Roman"/>
          <w:b/>
          <w:i/>
          <w:lang w:val="es-EC"/>
        </w:rPr>
      </w:pPr>
    </w:p>
    <w:p w14:paraId="42AB891A" w14:textId="696F8925" w:rsidR="00463DCD" w:rsidRPr="00F0027C" w:rsidRDefault="00380763" w:rsidP="00C26B8A">
      <w:pPr>
        <w:autoSpaceDE w:val="0"/>
        <w:autoSpaceDN w:val="0"/>
        <w:adjustRightInd w:val="0"/>
        <w:spacing w:line="240" w:lineRule="auto"/>
        <w:jc w:val="both"/>
        <w:rPr>
          <w:rFonts w:ascii="Times New Roman" w:hAnsi="Times New Roman" w:cs="Times New Roman"/>
          <w:lang w:val="es-EC"/>
        </w:rPr>
      </w:pPr>
      <w:r w:rsidRPr="00F0027C">
        <w:rPr>
          <w:rFonts w:ascii="Times New Roman" w:hAnsi="Times New Roman" w:cs="Times New Roman"/>
          <w:lang w:val="es-EC"/>
        </w:rPr>
        <w:t xml:space="preserve">El índice Biótico de Familia (IBF), se origina de </w:t>
      </w:r>
      <w:proofErr w:type="spellStart"/>
      <w:r w:rsidRPr="00F0027C">
        <w:rPr>
          <w:rFonts w:ascii="Times New Roman" w:hAnsi="Times New Roman" w:cs="Times New Roman"/>
          <w:lang w:val="es-EC"/>
        </w:rPr>
        <w:t>Chutter</w:t>
      </w:r>
      <w:proofErr w:type="spellEnd"/>
      <w:r w:rsidRPr="00F0027C">
        <w:rPr>
          <w:rFonts w:ascii="Times New Roman" w:hAnsi="Times New Roman" w:cs="Times New Roman"/>
          <w:lang w:val="es-EC"/>
        </w:rPr>
        <w:t xml:space="preserve"> (1972), y posteriormente fue adaptado por </w:t>
      </w:r>
      <w:proofErr w:type="spellStart"/>
      <w:r w:rsidRPr="00F0027C">
        <w:rPr>
          <w:rFonts w:ascii="Times New Roman" w:hAnsi="Times New Roman" w:cs="Times New Roman"/>
          <w:lang w:val="es-EC"/>
        </w:rPr>
        <w:t>Hilsenhoff</w:t>
      </w:r>
      <w:proofErr w:type="spellEnd"/>
      <w:r w:rsidRPr="00F0027C">
        <w:rPr>
          <w:rFonts w:ascii="Times New Roman" w:hAnsi="Times New Roman" w:cs="Times New Roman"/>
          <w:lang w:val="es-EC"/>
        </w:rPr>
        <w:t xml:space="preserve"> (1987). El índice se aplica para evaluar la calidad del agua</w:t>
      </w:r>
      <w:r w:rsidR="00606D27" w:rsidRPr="00F0027C">
        <w:rPr>
          <w:rFonts w:ascii="Times New Roman" w:hAnsi="Times New Roman" w:cs="Times New Roman"/>
          <w:lang w:val="es-EC"/>
        </w:rPr>
        <w:t xml:space="preserve"> </w:t>
      </w:r>
      <w:r w:rsidR="00463DCD" w:rsidRPr="00F0027C">
        <w:rPr>
          <w:rFonts w:ascii="Times New Roman" w:hAnsi="Times New Roman" w:cs="Times New Roman"/>
          <w:lang w:val="es-EC"/>
        </w:rPr>
        <w:t>(</w:t>
      </w:r>
      <w:proofErr w:type="spellStart"/>
      <w:r w:rsidR="00463DCD" w:rsidRPr="00F0027C">
        <w:rPr>
          <w:rFonts w:ascii="Times New Roman" w:hAnsi="Times New Roman" w:cs="Times New Roman"/>
          <w:lang w:val="es-EC"/>
        </w:rPr>
        <w:t>Hilsenhoff</w:t>
      </w:r>
      <w:proofErr w:type="spellEnd"/>
      <w:r w:rsidR="00463DCD" w:rsidRPr="00F0027C">
        <w:rPr>
          <w:rFonts w:ascii="Times New Roman" w:hAnsi="Times New Roman" w:cs="Times New Roman"/>
          <w:lang w:val="es-EC"/>
        </w:rPr>
        <w:t>, 1988).</w:t>
      </w:r>
      <w:r w:rsidR="00CC1E17" w:rsidRPr="00F0027C">
        <w:rPr>
          <w:rFonts w:ascii="Times New Roman" w:hAnsi="Times New Roman" w:cs="Times New Roman"/>
          <w:lang w:val="es-EC"/>
        </w:rPr>
        <w:t xml:space="preserve"> </w:t>
      </w:r>
      <w:r w:rsidR="008122FA" w:rsidRPr="00F0027C">
        <w:rPr>
          <w:rFonts w:ascii="Times New Roman" w:hAnsi="Times New Roman" w:cs="Times New Roman"/>
          <w:lang w:val="es-EC"/>
        </w:rPr>
        <w:t>A</w:t>
      </w:r>
      <w:r w:rsidRPr="00F0027C">
        <w:rPr>
          <w:rFonts w:ascii="Times New Roman" w:hAnsi="Times New Roman" w:cs="Times New Roman"/>
          <w:lang w:val="es-EC"/>
        </w:rPr>
        <w:t xml:space="preserve"> cada familia</w:t>
      </w:r>
      <w:r w:rsidR="008122FA" w:rsidRPr="00F0027C">
        <w:rPr>
          <w:rFonts w:ascii="Times New Roman" w:hAnsi="Times New Roman" w:cs="Times New Roman"/>
          <w:lang w:val="es-EC"/>
        </w:rPr>
        <w:t xml:space="preserve"> se encuentra asignado </w:t>
      </w:r>
      <w:r w:rsidRPr="00F0027C">
        <w:rPr>
          <w:rFonts w:ascii="Times New Roman" w:hAnsi="Times New Roman" w:cs="Times New Roman"/>
          <w:lang w:val="es-EC"/>
        </w:rPr>
        <w:t>un valo</w:t>
      </w:r>
      <w:r w:rsidR="008122FA" w:rsidRPr="00F0027C">
        <w:rPr>
          <w:rFonts w:ascii="Times New Roman" w:hAnsi="Times New Roman" w:cs="Times New Roman"/>
          <w:lang w:val="es-EC"/>
        </w:rPr>
        <w:t>r de tolerancia que va desde 0 (</w:t>
      </w:r>
      <w:r w:rsidRPr="00F0027C">
        <w:rPr>
          <w:rFonts w:ascii="Times New Roman" w:hAnsi="Times New Roman" w:cs="Times New Roman"/>
          <w:lang w:val="es-EC"/>
        </w:rPr>
        <w:t>menos tolerante a la contaminación</w:t>
      </w:r>
      <w:r w:rsidR="008122FA" w:rsidRPr="00F0027C">
        <w:rPr>
          <w:rFonts w:ascii="Times New Roman" w:hAnsi="Times New Roman" w:cs="Times New Roman"/>
          <w:lang w:val="es-EC"/>
        </w:rPr>
        <w:t>)</w:t>
      </w:r>
      <w:r w:rsidRPr="00F0027C">
        <w:rPr>
          <w:rFonts w:ascii="Times New Roman" w:hAnsi="Times New Roman" w:cs="Times New Roman"/>
          <w:lang w:val="es-EC"/>
        </w:rPr>
        <w:t xml:space="preserve">, a 10 </w:t>
      </w:r>
      <w:r w:rsidR="008122FA" w:rsidRPr="00F0027C">
        <w:rPr>
          <w:rFonts w:ascii="Times New Roman" w:hAnsi="Times New Roman" w:cs="Times New Roman"/>
          <w:lang w:val="es-EC"/>
        </w:rPr>
        <w:t>(</w:t>
      </w:r>
      <w:r w:rsidRPr="00F0027C">
        <w:rPr>
          <w:rFonts w:ascii="Times New Roman" w:hAnsi="Times New Roman" w:cs="Times New Roman"/>
          <w:lang w:val="es-EC"/>
        </w:rPr>
        <w:t>más toleran</w:t>
      </w:r>
      <w:r w:rsidR="0096206D" w:rsidRPr="00F0027C">
        <w:rPr>
          <w:rFonts w:ascii="Times New Roman" w:hAnsi="Times New Roman" w:cs="Times New Roman"/>
          <w:lang w:val="es-EC"/>
        </w:rPr>
        <w:t>te a la contaminación orgánica</w:t>
      </w:r>
      <w:r w:rsidR="008122FA" w:rsidRPr="00F0027C">
        <w:rPr>
          <w:rFonts w:ascii="Times New Roman" w:hAnsi="Times New Roman" w:cs="Times New Roman"/>
          <w:lang w:val="es-EC"/>
        </w:rPr>
        <w:t>)</w:t>
      </w:r>
      <w:r w:rsidR="0096206D" w:rsidRPr="00F0027C">
        <w:rPr>
          <w:rFonts w:ascii="Times New Roman" w:hAnsi="Times New Roman" w:cs="Times New Roman"/>
          <w:lang w:val="es-EC"/>
        </w:rPr>
        <w:t xml:space="preserve">. El puntaje de tolerancia, </w:t>
      </w:r>
      <w:r w:rsidR="008122FA" w:rsidRPr="00F0027C">
        <w:rPr>
          <w:rFonts w:ascii="Times New Roman" w:hAnsi="Times New Roman" w:cs="Times New Roman"/>
          <w:lang w:val="es-EC"/>
        </w:rPr>
        <w:t>utilizado es el establecido por</w:t>
      </w:r>
      <w:r w:rsidR="0096206D" w:rsidRPr="00F0027C">
        <w:rPr>
          <w:rFonts w:ascii="Times New Roman" w:hAnsi="Times New Roman" w:cs="Times New Roman"/>
          <w:lang w:val="es-EC"/>
        </w:rPr>
        <w:t xml:space="preserve"> Carter </w:t>
      </w:r>
      <w:r w:rsidR="0096206D" w:rsidRPr="00F0027C">
        <w:rPr>
          <w:rFonts w:ascii="Times New Roman" w:hAnsi="Times New Roman" w:cs="Times New Roman"/>
          <w:i/>
          <w:iCs/>
          <w:lang w:val="es-EC"/>
        </w:rPr>
        <w:t xml:space="preserve">et al. </w:t>
      </w:r>
      <w:r w:rsidR="0096206D" w:rsidRPr="00F0027C">
        <w:rPr>
          <w:rFonts w:ascii="Times New Roman" w:hAnsi="Times New Roman" w:cs="Times New Roman"/>
          <w:lang w:val="es-EC"/>
        </w:rPr>
        <w:t xml:space="preserve">(2017). </w:t>
      </w:r>
      <w:r w:rsidR="008122FA" w:rsidRPr="00F0027C">
        <w:rPr>
          <w:rFonts w:ascii="Times New Roman" w:hAnsi="Times New Roman" w:cs="Times New Roman"/>
          <w:lang w:val="es-EC"/>
        </w:rPr>
        <w:t>E</w:t>
      </w:r>
      <w:r w:rsidR="0096206D" w:rsidRPr="00F0027C">
        <w:rPr>
          <w:rFonts w:ascii="Times New Roman" w:hAnsi="Times New Roman" w:cs="Times New Roman"/>
          <w:lang w:val="es-EC"/>
        </w:rPr>
        <w:t xml:space="preserve">l Índice Biótico de Familia (IBF), </w:t>
      </w:r>
      <w:r w:rsidR="008122FA" w:rsidRPr="00F0027C">
        <w:rPr>
          <w:rFonts w:ascii="Times New Roman" w:hAnsi="Times New Roman" w:cs="Times New Roman"/>
          <w:lang w:val="es-EC"/>
        </w:rPr>
        <w:t>se basa</w:t>
      </w:r>
      <w:r w:rsidR="0096206D" w:rsidRPr="00F0027C">
        <w:rPr>
          <w:rFonts w:ascii="Times New Roman" w:hAnsi="Times New Roman" w:cs="Times New Roman"/>
          <w:lang w:val="es-EC"/>
        </w:rPr>
        <w:t xml:space="preserve"> en los valores de intolerancia ABI, para los ríos alto andinos (Ríos </w:t>
      </w:r>
      <w:r w:rsidR="0096206D" w:rsidRPr="00F0027C">
        <w:rPr>
          <w:rFonts w:ascii="Times New Roman" w:hAnsi="Times New Roman" w:cs="Times New Roman"/>
          <w:i/>
          <w:iCs/>
          <w:lang w:val="es-EC"/>
        </w:rPr>
        <w:t xml:space="preserve">et al. </w:t>
      </w:r>
      <w:r w:rsidR="0096206D" w:rsidRPr="00F0027C">
        <w:rPr>
          <w:rFonts w:ascii="Times New Roman" w:hAnsi="Times New Roman" w:cs="Times New Roman"/>
          <w:lang w:val="es-EC"/>
        </w:rPr>
        <w:t xml:space="preserve">2014). </w:t>
      </w:r>
      <w:r w:rsidR="00463DCD" w:rsidRPr="00F0027C">
        <w:rPr>
          <w:rFonts w:ascii="Times New Roman" w:hAnsi="Times New Roman" w:cs="Times New Roman"/>
          <w:lang w:val="es-EC"/>
        </w:rPr>
        <w:t>El índice biótico de familia se calcula como promedio ponderado de la</w:t>
      </w:r>
      <w:r w:rsidR="00CC1E17" w:rsidRPr="00F0027C">
        <w:rPr>
          <w:rFonts w:ascii="Times New Roman" w:hAnsi="Times New Roman" w:cs="Times New Roman"/>
          <w:lang w:val="es-EC"/>
        </w:rPr>
        <w:t xml:space="preserve"> </w:t>
      </w:r>
      <w:r w:rsidR="00463DCD" w:rsidRPr="00F0027C">
        <w:rPr>
          <w:rFonts w:ascii="Times New Roman" w:hAnsi="Times New Roman" w:cs="Times New Roman"/>
          <w:lang w:val="es-EC"/>
        </w:rPr>
        <w:t xml:space="preserve">abundancia </w:t>
      </w:r>
      <w:r w:rsidR="0096206D" w:rsidRPr="00F0027C">
        <w:rPr>
          <w:rFonts w:ascii="Times New Roman" w:hAnsi="Times New Roman" w:cs="Times New Roman"/>
          <w:lang w:val="es-EC"/>
        </w:rPr>
        <w:t>de diferentes especies de macro</w:t>
      </w:r>
      <w:r w:rsidR="00463DCD" w:rsidRPr="00F0027C">
        <w:rPr>
          <w:rFonts w:ascii="Times New Roman" w:hAnsi="Times New Roman" w:cs="Times New Roman"/>
          <w:lang w:val="es-EC"/>
        </w:rPr>
        <w:t>invertebrados bentónicos. El valor</w:t>
      </w:r>
      <w:r w:rsidR="00CC1E17" w:rsidRPr="00F0027C">
        <w:rPr>
          <w:rFonts w:ascii="Times New Roman" w:hAnsi="Times New Roman" w:cs="Times New Roman"/>
          <w:lang w:val="es-EC"/>
        </w:rPr>
        <w:t xml:space="preserve"> </w:t>
      </w:r>
      <w:r w:rsidR="00463DCD" w:rsidRPr="00F0027C">
        <w:rPr>
          <w:rFonts w:ascii="Times New Roman" w:hAnsi="Times New Roman" w:cs="Times New Roman"/>
          <w:lang w:val="es-EC"/>
        </w:rPr>
        <w:t>de ponderación es una medida de la tolerancia que presenta cada grupo a la</w:t>
      </w:r>
      <w:r w:rsidR="00CC1E17" w:rsidRPr="00F0027C">
        <w:rPr>
          <w:rFonts w:ascii="Times New Roman" w:hAnsi="Times New Roman" w:cs="Times New Roman"/>
          <w:lang w:val="es-EC"/>
        </w:rPr>
        <w:t xml:space="preserve"> </w:t>
      </w:r>
      <w:r w:rsidR="00463DCD" w:rsidRPr="00F0027C">
        <w:rPr>
          <w:rFonts w:ascii="Times New Roman" w:hAnsi="Times New Roman" w:cs="Times New Roman"/>
          <w:lang w:val="es-EC"/>
        </w:rPr>
        <w:t>contaminación orgánica (</w:t>
      </w:r>
      <w:proofErr w:type="spellStart"/>
      <w:r w:rsidR="00463DCD" w:rsidRPr="00F0027C">
        <w:rPr>
          <w:rFonts w:ascii="Times New Roman" w:hAnsi="Times New Roman" w:cs="Times New Roman"/>
          <w:lang w:val="es-EC"/>
        </w:rPr>
        <w:t>Hilsenhoff</w:t>
      </w:r>
      <w:proofErr w:type="spellEnd"/>
      <w:r w:rsidR="00463DCD" w:rsidRPr="00F0027C">
        <w:rPr>
          <w:rFonts w:ascii="Times New Roman" w:hAnsi="Times New Roman" w:cs="Times New Roman"/>
          <w:lang w:val="es-EC"/>
        </w:rPr>
        <w:t>, 1988).</w:t>
      </w:r>
      <w:r w:rsidR="00CC1E17" w:rsidRPr="00F0027C">
        <w:rPr>
          <w:rFonts w:ascii="Times New Roman" w:hAnsi="Times New Roman" w:cs="Times New Roman"/>
          <w:lang w:val="es-EC"/>
        </w:rPr>
        <w:t xml:space="preserve"> </w:t>
      </w:r>
      <w:r w:rsidR="00463DCD" w:rsidRPr="00F0027C">
        <w:rPr>
          <w:rFonts w:ascii="Times New Roman" w:hAnsi="Times New Roman" w:cs="Times New Roman"/>
          <w:lang w:val="es-EC"/>
        </w:rPr>
        <w:t>Por cada familia se multiplica el puntaje de tolerancia por el número de</w:t>
      </w:r>
      <w:r w:rsidR="00CC1E17" w:rsidRPr="00F0027C">
        <w:rPr>
          <w:rFonts w:ascii="Times New Roman" w:hAnsi="Times New Roman" w:cs="Times New Roman"/>
          <w:lang w:val="es-EC"/>
        </w:rPr>
        <w:t xml:space="preserve"> </w:t>
      </w:r>
      <w:r w:rsidR="00463DCD" w:rsidRPr="00F0027C">
        <w:rPr>
          <w:rFonts w:ascii="Times New Roman" w:hAnsi="Times New Roman" w:cs="Times New Roman"/>
          <w:lang w:val="es-EC"/>
        </w:rPr>
        <w:t>individuos y después se suman los resultados de todas las familias. La suma se</w:t>
      </w:r>
      <w:r w:rsidR="00CC1E17" w:rsidRPr="00F0027C">
        <w:rPr>
          <w:rFonts w:ascii="Times New Roman" w:hAnsi="Times New Roman" w:cs="Times New Roman"/>
          <w:lang w:val="es-EC"/>
        </w:rPr>
        <w:t xml:space="preserve"> </w:t>
      </w:r>
      <w:r w:rsidR="00463DCD" w:rsidRPr="00F0027C">
        <w:rPr>
          <w:rFonts w:ascii="Times New Roman" w:hAnsi="Times New Roman" w:cs="Times New Roman"/>
          <w:lang w:val="es-EC"/>
        </w:rPr>
        <w:t>divide para el número total de organismos encontrados en la muestra según la</w:t>
      </w:r>
      <w:r w:rsidR="00CC1E17" w:rsidRPr="00F0027C">
        <w:rPr>
          <w:rFonts w:ascii="Times New Roman" w:hAnsi="Times New Roman" w:cs="Times New Roman"/>
          <w:lang w:val="es-EC"/>
        </w:rPr>
        <w:t xml:space="preserve"> </w:t>
      </w:r>
      <w:r w:rsidR="00463DCD" w:rsidRPr="00F0027C">
        <w:rPr>
          <w:rFonts w:ascii="Times New Roman" w:hAnsi="Times New Roman" w:cs="Times New Roman"/>
          <w:lang w:val="es-EC"/>
        </w:rPr>
        <w:t>siguiente fórmula (</w:t>
      </w:r>
      <w:proofErr w:type="spellStart"/>
      <w:r w:rsidR="00463DCD" w:rsidRPr="00F0027C">
        <w:rPr>
          <w:rFonts w:ascii="Times New Roman" w:hAnsi="Times New Roman" w:cs="Times New Roman"/>
          <w:lang w:val="es-EC"/>
        </w:rPr>
        <w:t>Hilsenhoff</w:t>
      </w:r>
      <w:proofErr w:type="spellEnd"/>
      <w:r w:rsidR="00463DCD" w:rsidRPr="00F0027C">
        <w:rPr>
          <w:rFonts w:ascii="Times New Roman" w:hAnsi="Times New Roman" w:cs="Times New Roman"/>
          <w:lang w:val="es-EC"/>
        </w:rPr>
        <w:t>, 1988).</w:t>
      </w:r>
    </w:p>
    <w:p w14:paraId="3070333E" w14:textId="77777777" w:rsidR="0096206D" w:rsidRPr="00F0027C" w:rsidRDefault="0096206D" w:rsidP="00C26B8A">
      <w:pPr>
        <w:spacing w:line="240" w:lineRule="auto"/>
        <w:jc w:val="both"/>
        <w:rPr>
          <w:rFonts w:ascii="Times New Roman" w:hAnsi="Times New Roman" w:cs="Times New Roman"/>
          <w:lang w:val="es-EC"/>
        </w:rPr>
      </w:pPr>
    </w:p>
    <w:p w14:paraId="5B6A9662" w14:textId="28FE592A" w:rsidR="0096206D" w:rsidRPr="00F0027C" w:rsidRDefault="008122FA" w:rsidP="008122FA">
      <w:pPr>
        <w:spacing w:line="240" w:lineRule="auto"/>
        <w:jc w:val="both"/>
        <w:rPr>
          <w:rFonts w:ascii="Times New Roman" w:hAnsi="Times New Roman" w:cs="Times New Roman"/>
          <w:lang w:val="es-EC"/>
        </w:rPr>
      </w:pPr>
      <w:r w:rsidRPr="00F0027C">
        <w:rPr>
          <w:rFonts w:ascii="Times New Roman" w:eastAsia="Times New Roman" w:hAnsi="Times New Roman" w:cs="Times New Roman"/>
          <w:noProof/>
          <w:color w:val="0000FF"/>
        </w:rPr>
        <w:drawing>
          <wp:inline distT="0" distB="0" distL="0" distR="0" wp14:anchorId="40AF5768" wp14:editId="21B8FEA2">
            <wp:extent cx="1983105" cy="789940"/>
            <wp:effectExtent l="0" t="0" r="0" b="0"/>
            <wp:docPr id="9" name="Imagen 9" descr="http://www.scielo.org.co/img/revistas/rudca/v21n2/0123-4226-rudca-21-02-00587-e1.png">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cielo.org.co/img/revistas/rudca/v21n2/0123-4226-rudca-21-02-00587-e1.png">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3105" cy="789940"/>
                    </a:xfrm>
                    <a:prstGeom prst="rect">
                      <a:avLst/>
                    </a:prstGeom>
                    <a:noFill/>
                    <a:ln>
                      <a:noFill/>
                    </a:ln>
                  </pic:spPr>
                </pic:pic>
              </a:graphicData>
            </a:graphic>
          </wp:inline>
        </w:drawing>
      </w:r>
    </w:p>
    <w:p w14:paraId="231804AC" w14:textId="77777777" w:rsidR="0096206D" w:rsidRPr="00F0027C" w:rsidRDefault="0096206D" w:rsidP="008122FA">
      <w:pPr>
        <w:spacing w:line="240" w:lineRule="auto"/>
        <w:jc w:val="both"/>
        <w:rPr>
          <w:rFonts w:ascii="Times New Roman" w:hAnsi="Times New Roman" w:cs="Times New Roman"/>
          <w:lang w:val="es-EC"/>
        </w:rPr>
      </w:pPr>
    </w:p>
    <w:p w14:paraId="0E6CBA67" w14:textId="77777777" w:rsidR="00C26B8A" w:rsidRPr="00F0027C" w:rsidRDefault="00C26B8A" w:rsidP="00C26B8A">
      <w:pPr>
        <w:shd w:val="clear" w:color="auto" w:fill="FFFFFF"/>
        <w:spacing w:line="240" w:lineRule="auto"/>
        <w:rPr>
          <w:rFonts w:ascii="Times New Roman" w:eastAsia="Times New Roman" w:hAnsi="Times New Roman" w:cs="Times New Roman"/>
          <w:color w:val="000000"/>
          <w:lang w:val="es-EC"/>
        </w:rPr>
      </w:pPr>
      <w:r w:rsidRPr="00F0027C">
        <w:rPr>
          <w:rFonts w:ascii="Times New Roman" w:eastAsia="Times New Roman" w:hAnsi="Times New Roman" w:cs="Times New Roman"/>
          <w:color w:val="000000"/>
          <w:lang w:val="es-EC"/>
        </w:rPr>
        <w:t>Donde:</w:t>
      </w:r>
    </w:p>
    <w:p w14:paraId="0381E012" w14:textId="77777777" w:rsidR="00C26B8A" w:rsidRPr="00F0027C" w:rsidRDefault="00C26B8A" w:rsidP="00C26B8A">
      <w:pPr>
        <w:shd w:val="clear" w:color="auto" w:fill="FFFFFF"/>
        <w:spacing w:line="240" w:lineRule="auto"/>
        <w:rPr>
          <w:rFonts w:ascii="Times New Roman" w:eastAsia="Times New Roman" w:hAnsi="Times New Roman" w:cs="Times New Roman"/>
          <w:color w:val="000000"/>
          <w:lang w:val="es-EC"/>
        </w:rPr>
      </w:pPr>
    </w:p>
    <w:p w14:paraId="3CDBA16C" w14:textId="77777777" w:rsidR="00C26B8A" w:rsidRPr="00F0027C" w:rsidRDefault="00C26B8A" w:rsidP="00C26B8A">
      <w:pPr>
        <w:shd w:val="clear" w:color="auto" w:fill="FFFFFF"/>
        <w:spacing w:line="240" w:lineRule="auto"/>
        <w:rPr>
          <w:rFonts w:ascii="Times New Roman" w:eastAsia="Times New Roman" w:hAnsi="Times New Roman" w:cs="Times New Roman"/>
          <w:color w:val="000000"/>
          <w:lang w:val="es-EC"/>
        </w:rPr>
      </w:pPr>
      <w:r w:rsidRPr="00F0027C">
        <w:rPr>
          <w:rFonts w:ascii="Times New Roman" w:eastAsia="Times New Roman" w:hAnsi="Times New Roman" w:cs="Times New Roman"/>
          <w:color w:val="000000"/>
          <w:lang w:val="es-EC"/>
        </w:rPr>
        <w:t>X</w:t>
      </w:r>
      <w:r w:rsidRPr="00F0027C">
        <w:rPr>
          <w:rFonts w:ascii="Times New Roman" w:eastAsia="Times New Roman" w:hAnsi="Times New Roman" w:cs="Times New Roman"/>
          <w:color w:val="000000"/>
          <w:vertAlign w:val="subscript"/>
          <w:lang w:val="es-EC"/>
        </w:rPr>
        <w:t>i</w:t>
      </w:r>
      <w:r w:rsidRPr="00F0027C">
        <w:rPr>
          <w:rFonts w:ascii="Times New Roman" w:eastAsia="Times New Roman" w:hAnsi="Times New Roman" w:cs="Times New Roman"/>
          <w:color w:val="000000"/>
          <w:lang w:val="es-EC"/>
        </w:rPr>
        <w:t> = es el número de individuos de cada familia</w:t>
      </w:r>
    </w:p>
    <w:p w14:paraId="348D42AA" w14:textId="77777777" w:rsidR="00C26B8A" w:rsidRPr="00F0027C" w:rsidRDefault="00C26B8A" w:rsidP="00C26B8A">
      <w:pPr>
        <w:shd w:val="clear" w:color="auto" w:fill="FFFFFF"/>
        <w:spacing w:line="240" w:lineRule="auto"/>
        <w:rPr>
          <w:rFonts w:ascii="Times New Roman" w:eastAsia="Times New Roman" w:hAnsi="Times New Roman" w:cs="Times New Roman"/>
          <w:color w:val="000000"/>
          <w:lang w:val="es-EC"/>
        </w:rPr>
      </w:pPr>
      <w:r w:rsidRPr="00F0027C">
        <w:rPr>
          <w:rFonts w:ascii="Times New Roman" w:eastAsia="Times New Roman" w:hAnsi="Times New Roman" w:cs="Times New Roman"/>
          <w:color w:val="000000"/>
          <w:lang w:val="es-EC"/>
        </w:rPr>
        <w:t>T</w:t>
      </w:r>
      <w:r w:rsidRPr="00F0027C">
        <w:rPr>
          <w:rFonts w:ascii="Times New Roman" w:eastAsia="Times New Roman" w:hAnsi="Times New Roman" w:cs="Times New Roman"/>
          <w:color w:val="000000"/>
          <w:vertAlign w:val="subscript"/>
          <w:lang w:val="es-EC"/>
        </w:rPr>
        <w:t xml:space="preserve">i </w:t>
      </w:r>
      <w:r w:rsidRPr="00F0027C">
        <w:rPr>
          <w:rFonts w:ascii="Times New Roman" w:eastAsia="Times New Roman" w:hAnsi="Times New Roman" w:cs="Times New Roman"/>
          <w:color w:val="000000"/>
          <w:lang w:val="es-EC"/>
        </w:rPr>
        <w:t>= es el valor de tolerancia de cada familia</w:t>
      </w:r>
    </w:p>
    <w:p w14:paraId="67E04220" w14:textId="7596BD53" w:rsidR="00C26B8A" w:rsidRPr="00F0027C" w:rsidRDefault="00C26B8A" w:rsidP="00C26B8A">
      <w:pPr>
        <w:shd w:val="clear" w:color="auto" w:fill="FFFFFF"/>
        <w:spacing w:line="240" w:lineRule="auto"/>
        <w:rPr>
          <w:rFonts w:ascii="Times New Roman" w:eastAsia="Times New Roman" w:hAnsi="Times New Roman" w:cs="Times New Roman"/>
          <w:color w:val="000000"/>
          <w:lang w:val="es-EC"/>
        </w:rPr>
      </w:pPr>
      <w:r w:rsidRPr="00F0027C">
        <w:rPr>
          <w:rFonts w:ascii="Times New Roman" w:eastAsia="Times New Roman" w:hAnsi="Times New Roman" w:cs="Times New Roman"/>
          <w:color w:val="000000"/>
          <w:lang w:val="es-EC"/>
        </w:rPr>
        <w:t>n</w:t>
      </w:r>
      <w:r w:rsidRPr="00F0027C">
        <w:rPr>
          <w:rFonts w:ascii="Times New Roman" w:eastAsia="Times New Roman" w:hAnsi="Times New Roman" w:cs="Times New Roman"/>
          <w:color w:val="000000"/>
          <w:vertAlign w:val="subscript"/>
          <w:lang w:val="es-EC"/>
        </w:rPr>
        <w:t xml:space="preserve">i </w:t>
      </w:r>
      <w:r w:rsidRPr="00F0027C">
        <w:rPr>
          <w:rFonts w:ascii="Times New Roman" w:eastAsia="Times New Roman" w:hAnsi="Times New Roman" w:cs="Times New Roman"/>
          <w:color w:val="000000"/>
          <w:lang w:val="es-EC"/>
        </w:rPr>
        <w:t>= es el número total de organismos.</w:t>
      </w:r>
    </w:p>
    <w:p w14:paraId="0CAD1A8D" w14:textId="77777777" w:rsidR="00C26B8A" w:rsidRPr="00F0027C" w:rsidRDefault="00C26B8A" w:rsidP="008122FA">
      <w:pPr>
        <w:spacing w:line="240" w:lineRule="auto"/>
        <w:jc w:val="both"/>
        <w:rPr>
          <w:rFonts w:ascii="Times New Roman" w:hAnsi="Times New Roman" w:cs="Times New Roman"/>
          <w:lang w:val="es-EC"/>
        </w:rPr>
      </w:pPr>
    </w:p>
    <w:p w14:paraId="0ED6A80F" w14:textId="77777777" w:rsidR="00796A3E" w:rsidRPr="008122FA" w:rsidRDefault="00796A3E" w:rsidP="008122FA">
      <w:pPr>
        <w:spacing w:line="240" w:lineRule="auto"/>
        <w:jc w:val="both"/>
        <w:rPr>
          <w:rFonts w:ascii="Times New Roman" w:hAnsi="Times New Roman" w:cs="Times New Roman"/>
          <w:lang w:val="es-EC"/>
        </w:rPr>
      </w:pPr>
    </w:p>
    <w:p w14:paraId="668E5DDC" w14:textId="030FFC88" w:rsidR="00380763" w:rsidRPr="008122FA" w:rsidRDefault="007051AD" w:rsidP="008122FA">
      <w:pPr>
        <w:spacing w:line="240" w:lineRule="auto"/>
        <w:jc w:val="both"/>
        <w:rPr>
          <w:rFonts w:ascii="Times New Roman" w:hAnsi="Times New Roman" w:cs="Times New Roman"/>
          <w:lang w:val="es-EC"/>
        </w:rPr>
      </w:pPr>
      <w:r w:rsidRPr="008122FA">
        <w:rPr>
          <w:rFonts w:ascii="Times New Roman" w:hAnsi="Times New Roman" w:cs="Times New Roman"/>
          <w:b/>
          <w:lang w:val="es-EC"/>
        </w:rPr>
        <w:t>Tabla 4</w:t>
      </w:r>
      <w:r w:rsidR="00380763" w:rsidRPr="008122FA">
        <w:rPr>
          <w:rFonts w:ascii="Times New Roman" w:hAnsi="Times New Roman" w:cs="Times New Roman"/>
          <w:b/>
          <w:lang w:val="es-EC"/>
        </w:rPr>
        <w:t>.</w:t>
      </w:r>
      <w:r w:rsidRPr="008122FA">
        <w:rPr>
          <w:rFonts w:ascii="Times New Roman" w:hAnsi="Times New Roman" w:cs="Times New Roman"/>
          <w:lang w:val="es-EC"/>
        </w:rPr>
        <w:t xml:space="preserve"> Valores de Tolerancia del Índice IBF </w:t>
      </w:r>
      <w:r w:rsidR="006E0023" w:rsidRPr="008122FA">
        <w:rPr>
          <w:rFonts w:ascii="Times New Roman" w:hAnsi="Times New Roman" w:cs="Times New Roman"/>
          <w:lang w:val="es-EC"/>
        </w:rPr>
        <w:t>(</w:t>
      </w:r>
      <w:proofErr w:type="spellStart"/>
      <w:r w:rsidR="006E0023" w:rsidRPr="008122FA">
        <w:rPr>
          <w:rFonts w:ascii="Times New Roman" w:hAnsi="Times New Roman" w:cs="Times New Roman"/>
          <w:lang w:val="es-EC"/>
        </w:rPr>
        <w:t>Hilsenhoff</w:t>
      </w:r>
      <w:proofErr w:type="spellEnd"/>
      <w:r w:rsidR="006E0023" w:rsidRPr="008122FA">
        <w:rPr>
          <w:rFonts w:ascii="Times New Roman" w:hAnsi="Times New Roman" w:cs="Times New Roman"/>
          <w:lang w:val="es-EC"/>
        </w:rPr>
        <w:t xml:space="preserve">, 1988), con base en el </w:t>
      </w:r>
      <w:proofErr w:type="spellStart"/>
      <w:r w:rsidR="006E0023" w:rsidRPr="008122FA">
        <w:rPr>
          <w:rFonts w:ascii="Times New Roman" w:hAnsi="Times New Roman" w:cs="Times New Roman"/>
          <w:lang w:val="es-EC"/>
        </w:rPr>
        <w:t>Andean</w:t>
      </w:r>
      <w:proofErr w:type="spellEnd"/>
      <w:r w:rsidR="006E0023" w:rsidRPr="008122FA">
        <w:rPr>
          <w:rFonts w:ascii="Times New Roman" w:hAnsi="Times New Roman" w:cs="Times New Roman"/>
          <w:lang w:val="es-EC"/>
        </w:rPr>
        <w:t xml:space="preserve"> </w:t>
      </w:r>
      <w:proofErr w:type="spellStart"/>
      <w:r w:rsidR="006E0023" w:rsidRPr="008122FA">
        <w:rPr>
          <w:rFonts w:ascii="Times New Roman" w:hAnsi="Times New Roman" w:cs="Times New Roman"/>
          <w:lang w:val="es-EC"/>
        </w:rPr>
        <w:t>Biotic</w:t>
      </w:r>
      <w:proofErr w:type="spellEnd"/>
      <w:r w:rsidR="006E0023" w:rsidRPr="008122FA">
        <w:rPr>
          <w:rFonts w:ascii="Times New Roman" w:hAnsi="Times New Roman" w:cs="Times New Roman"/>
          <w:lang w:val="es-EC"/>
        </w:rPr>
        <w:t xml:space="preserve"> </w:t>
      </w:r>
      <w:proofErr w:type="spellStart"/>
      <w:r w:rsidR="006E0023" w:rsidRPr="008122FA">
        <w:rPr>
          <w:rFonts w:ascii="Times New Roman" w:hAnsi="Times New Roman" w:cs="Times New Roman"/>
          <w:lang w:val="es-EC"/>
        </w:rPr>
        <w:t>Index</w:t>
      </w:r>
      <w:proofErr w:type="spellEnd"/>
      <w:r w:rsidR="006E0023" w:rsidRPr="008122FA">
        <w:rPr>
          <w:rFonts w:ascii="Times New Roman" w:hAnsi="Times New Roman" w:cs="Times New Roman"/>
          <w:lang w:val="es-EC"/>
        </w:rPr>
        <w:t xml:space="preserve"> (Ríos et al. 2014).</w:t>
      </w:r>
    </w:p>
    <w:p w14:paraId="2F9D575D" w14:textId="77777777" w:rsidR="009930DC" w:rsidRPr="008122FA" w:rsidRDefault="009930DC" w:rsidP="008122FA">
      <w:pPr>
        <w:spacing w:line="240" w:lineRule="auto"/>
        <w:jc w:val="both"/>
        <w:rPr>
          <w:rFonts w:ascii="Times New Roman" w:hAnsi="Times New Roman" w:cs="Times New Roman"/>
          <w:lang w:val="es-EC"/>
        </w:rPr>
      </w:pPr>
    </w:p>
    <w:tbl>
      <w:tblPr>
        <w:tblW w:w="10343" w:type="dxa"/>
        <w:jc w:val="center"/>
        <w:tblLayout w:type="fixed"/>
        <w:tblLook w:val="04A0" w:firstRow="1" w:lastRow="0" w:firstColumn="1" w:lastColumn="0" w:noHBand="0" w:noVBand="1"/>
      </w:tblPr>
      <w:tblGrid>
        <w:gridCol w:w="1229"/>
        <w:gridCol w:w="1181"/>
        <w:gridCol w:w="1426"/>
        <w:gridCol w:w="1404"/>
        <w:gridCol w:w="851"/>
        <w:gridCol w:w="1005"/>
        <w:gridCol w:w="1842"/>
        <w:gridCol w:w="1405"/>
      </w:tblGrid>
      <w:tr w:rsidR="009930DC" w:rsidRPr="009930DC" w14:paraId="65BB8F50" w14:textId="77777777" w:rsidTr="007051AD">
        <w:trPr>
          <w:trHeight w:val="599"/>
          <w:tblHeader/>
          <w:jc w:val="center"/>
        </w:trPr>
        <w:tc>
          <w:tcPr>
            <w:tcW w:w="12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6A94ED" w14:textId="09C6A474" w:rsidR="009930DC" w:rsidRPr="007051AD" w:rsidRDefault="007051AD" w:rsidP="007051AD">
            <w:pPr>
              <w:spacing w:line="240" w:lineRule="auto"/>
              <w:rPr>
                <w:rFonts w:ascii="Times New Roman" w:hAnsi="Times New Roman" w:cs="Times New Roman"/>
                <w:b/>
                <w:sz w:val="16"/>
                <w:szCs w:val="16"/>
              </w:rPr>
            </w:pPr>
            <w:r w:rsidRPr="007051AD">
              <w:rPr>
                <w:rFonts w:ascii="Times New Roman" w:hAnsi="Times New Roman" w:cs="Times New Roman"/>
                <w:b/>
                <w:sz w:val="16"/>
                <w:szCs w:val="16"/>
              </w:rPr>
              <w:t>CLASE</w:t>
            </w:r>
          </w:p>
        </w:tc>
        <w:tc>
          <w:tcPr>
            <w:tcW w:w="11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E0047E" w14:textId="19D3BFC0" w:rsidR="009930DC" w:rsidRPr="007051AD" w:rsidRDefault="007051AD" w:rsidP="007051AD">
            <w:pPr>
              <w:spacing w:line="240" w:lineRule="auto"/>
              <w:rPr>
                <w:rFonts w:ascii="Times New Roman" w:hAnsi="Times New Roman" w:cs="Times New Roman"/>
                <w:b/>
                <w:sz w:val="16"/>
                <w:szCs w:val="16"/>
              </w:rPr>
            </w:pPr>
            <w:r w:rsidRPr="007051AD">
              <w:rPr>
                <w:rFonts w:ascii="Times New Roman" w:hAnsi="Times New Roman" w:cs="Times New Roman"/>
                <w:b/>
                <w:sz w:val="16"/>
                <w:szCs w:val="16"/>
              </w:rPr>
              <w:t>ORDEN</w:t>
            </w:r>
          </w:p>
        </w:tc>
        <w:tc>
          <w:tcPr>
            <w:tcW w:w="14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1918B0" w14:textId="3D3DF04B" w:rsidR="009930DC" w:rsidRPr="007051AD" w:rsidRDefault="007051AD" w:rsidP="007051AD">
            <w:pPr>
              <w:spacing w:line="240" w:lineRule="auto"/>
              <w:rPr>
                <w:rFonts w:ascii="Times New Roman" w:hAnsi="Times New Roman" w:cs="Times New Roman"/>
                <w:b/>
                <w:sz w:val="16"/>
                <w:szCs w:val="16"/>
              </w:rPr>
            </w:pPr>
            <w:r w:rsidRPr="007051AD">
              <w:rPr>
                <w:rFonts w:ascii="Times New Roman" w:hAnsi="Times New Roman" w:cs="Times New Roman"/>
                <w:b/>
                <w:sz w:val="16"/>
                <w:szCs w:val="16"/>
              </w:rPr>
              <w:t>FAMILIA</w:t>
            </w:r>
          </w:p>
        </w:tc>
        <w:tc>
          <w:tcPr>
            <w:tcW w:w="14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D4D348" w14:textId="67A9D60A" w:rsidR="009930DC" w:rsidRPr="007051AD" w:rsidRDefault="007051AD" w:rsidP="007051AD">
            <w:pPr>
              <w:spacing w:line="240" w:lineRule="auto"/>
              <w:rPr>
                <w:rFonts w:ascii="Times New Roman" w:hAnsi="Times New Roman" w:cs="Times New Roman"/>
                <w:b/>
                <w:sz w:val="16"/>
                <w:szCs w:val="16"/>
              </w:rPr>
            </w:pPr>
            <w:r w:rsidRPr="007051AD">
              <w:rPr>
                <w:rFonts w:ascii="Times New Roman" w:hAnsi="Times New Roman" w:cs="Times New Roman"/>
                <w:b/>
                <w:sz w:val="16"/>
                <w:szCs w:val="16"/>
              </w:rPr>
              <w:t>VALORES DE TOLERANCIA</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BA459A" w14:textId="04DEEC3B" w:rsidR="009930DC" w:rsidRPr="007051AD" w:rsidRDefault="007051AD" w:rsidP="007051AD">
            <w:pPr>
              <w:spacing w:line="240" w:lineRule="auto"/>
              <w:rPr>
                <w:rFonts w:ascii="Times New Roman" w:hAnsi="Times New Roman" w:cs="Times New Roman"/>
                <w:b/>
                <w:sz w:val="16"/>
                <w:szCs w:val="16"/>
              </w:rPr>
            </w:pPr>
            <w:r w:rsidRPr="007051AD">
              <w:rPr>
                <w:rFonts w:ascii="Times New Roman" w:hAnsi="Times New Roman" w:cs="Times New Roman"/>
                <w:b/>
                <w:sz w:val="16"/>
                <w:szCs w:val="16"/>
              </w:rPr>
              <w:t>CLASE</w:t>
            </w:r>
          </w:p>
        </w:tc>
        <w:tc>
          <w:tcPr>
            <w:tcW w:w="1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0CF39F" w14:textId="22238EE7" w:rsidR="009930DC" w:rsidRPr="007051AD" w:rsidRDefault="007051AD" w:rsidP="007051AD">
            <w:pPr>
              <w:spacing w:line="240" w:lineRule="auto"/>
              <w:rPr>
                <w:rFonts w:ascii="Times New Roman" w:hAnsi="Times New Roman" w:cs="Times New Roman"/>
                <w:b/>
                <w:sz w:val="16"/>
                <w:szCs w:val="16"/>
              </w:rPr>
            </w:pPr>
            <w:r w:rsidRPr="007051AD">
              <w:rPr>
                <w:rFonts w:ascii="Times New Roman" w:hAnsi="Times New Roman" w:cs="Times New Roman"/>
                <w:b/>
                <w:sz w:val="16"/>
                <w:szCs w:val="16"/>
              </w:rPr>
              <w:t>ORDEN</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EAE9F6" w14:textId="0254D0E2" w:rsidR="009930DC" w:rsidRPr="007051AD" w:rsidRDefault="007051AD" w:rsidP="007051AD">
            <w:pPr>
              <w:spacing w:line="240" w:lineRule="auto"/>
              <w:rPr>
                <w:rFonts w:ascii="Times New Roman" w:hAnsi="Times New Roman" w:cs="Times New Roman"/>
                <w:b/>
                <w:sz w:val="16"/>
                <w:szCs w:val="16"/>
              </w:rPr>
            </w:pPr>
            <w:r w:rsidRPr="007051AD">
              <w:rPr>
                <w:rFonts w:ascii="Times New Roman" w:hAnsi="Times New Roman" w:cs="Times New Roman"/>
                <w:b/>
                <w:sz w:val="16"/>
                <w:szCs w:val="16"/>
              </w:rPr>
              <w:t>FAMILIA</w:t>
            </w:r>
          </w:p>
        </w:tc>
        <w:tc>
          <w:tcPr>
            <w:tcW w:w="14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1E5BFB" w14:textId="067BBF4A" w:rsidR="009930DC" w:rsidRPr="007051AD" w:rsidRDefault="007051AD" w:rsidP="007051AD">
            <w:pPr>
              <w:spacing w:line="240" w:lineRule="auto"/>
              <w:rPr>
                <w:rFonts w:ascii="Times New Roman" w:hAnsi="Times New Roman" w:cs="Times New Roman"/>
                <w:b/>
                <w:sz w:val="16"/>
                <w:szCs w:val="16"/>
              </w:rPr>
            </w:pPr>
            <w:r w:rsidRPr="007051AD">
              <w:rPr>
                <w:rFonts w:ascii="Times New Roman" w:hAnsi="Times New Roman" w:cs="Times New Roman"/>
                <w:b/>
                <w:sz w:val="16"/>
                <w:szCs w:val="16"/>
              </w:rPr>
              <w:t>VALORES DE TOLERANCIA</w:t>
            </w:r>
          </w:p>
        </w:tc>
      </w:tr>
      <w:tr w:rsidR="009930DC" w:rsidRPr="009930DC" w14:paraId="1BC4AA52" w14:textId="77777777" w:rsidTr="007051AD">
        <w:trPr>
          <w:trHeight w:val="480"/>
          <w:jc w:val="center"/>
        </w:trPr>
        <w:tc>
          <w:tcPr>
            <w:tcW w:w="1229" w:type="dxa"/>
            <w:tcBorders>
              <w:top w:val="single" w:sz="4" w:space="0" w:color="auto"/>
              <w:left w:val="single" w:sz="4" w:space="0" w:color="231F20"/>
              <w:bottom w:val="single" w:sz="4" w:space="0" w:color="231F20"/>
              <w:right w:val="single" w:sz="4" w:space="0" w:color="231F20"/>
            </w:tcBorders>
            <w:shd w:val="clear" w:color="auto" w:fill="auto"/>
            <w:vAlign w:val="center"/>
            <w:hideMark/>
          </w:tcPr>
          <w:p w14:paraId="6775D5D0"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Hydrozoa</w:t>
            </w:r>
          </w:p>
        </w:tc>
        <w:tc>
          <w:tcPr>
            <w:tcW w:w="1181" w:type="dxa"/>
            <w:tcBorders>
              <w:top w:val="single" w:sz="4" w:space="0" w:color="auto"/>
              <w:left w:val="nil"/>
              <w:bottom w:val="single" w:sz="4" w:space="0" w:color="231F20"/>
              <w:right w:val="single" w:sz="4" w:space="0" w:color="231F20"/>
            </w:tcBorders>
            <w:shd w:val="clear" w:color="auto" w:fill="auto"/>
            <w:vAlign w:val="center"/>
            <w:hideMark/>
          </w:tcPr>
          <w:p w14:paraId="2E988007" w14:textId="4772179C" w:rsidR="009930DC" w:rsidRPr="007051AD" w:rsidRDefault="009930DC" w:rsidP="007051AD">
            <w:pPr>
              <w:spacing w:line="240" w:lineRule="auto"/>
              <w:rPr>
                <w:rFonts w:ascii="Times New Roman" w:hAnsi="Times New Roman" w:cs="Times New Roman"/>
                <w:sz w:val="16"/>
                <w:szCs w:val="16"/>
              </w:rPr>
            </w:pPr>
          </w:p>
        </w:tc>
        <w:tc>
          <w:tcPr>
            <w:tcW w:w="1426" w:type="dxa"/>
            <w:tcBorders>
              <w:top w:val="single" w:sz="4" w:space="0" w:color="auto"/>
              <w:left w:val="nil"/>
              <w:bottom w:val="single" w:sz="4" w:space="0" w:color="231F20"/>
              <w:right w:val="single" w:sz="4" w:space="0" w:color="231F20"/>
            </w:tcBorders>
            <w:shd w:val="clear" w:color="auto" w:fill="auto"/>
            <w:vAlign w:val="center"/>
            <w:hideMark/>
          </w:tcPr>
          <w:p w14:paraId="2B7462DD"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Hydridae</w:t>
            </w:r>
            <w:proofErr w:type="spellEnd"/>
            <w:r w:rsidRPr="007051AD">
              <w:rPr>
                <w:rFonts w:ascii="Times New Roman" w:hAnsi="Times New Roman" w:cs="Times New Roman"/>
                <w:sz w:val="16"/>
                <w:szCs w:val="16"/>
              </w:rPr>
              <w:t xml:space="preserve"> (Roldan- Pérez, 2012)</w:t>
            </w:r>
          </w:p>
        </w:tc>
        <w:tc>
          <w:tcPr>
            <w:tcW w:w="1404" w:type="dxa"/>
            <w:tcBorders>
              <w:top w:val="single" w:sz="4" w:space="0" w:color="auto"/>
              <w:left w:val="nil"/>
              <w:bottom w:val="single" w:sz="4" w:space="0" w:color="231F20"/>
              <w:right w:val="single" w:sz="4" w:space="0" w:color="231F20"/>
            </w:tcBorders>
            <w:shd w:val="clear" w:color="auto" w:fill="auto"/>
            <w:noWrap/>
            <w:vAlign w:val="center"/>
            <w:hideMark/>
          </w:tcPr>
          <w:p w14:paraId="2B01755A"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0</w:t>
            </w:r>
          </w:p>
        </w:tc>
        <w:tc>
          <w:tcPr>
            <w:tcW w:w="851" w:type="dxa"/>
            <w:vMerge w:val="restart"/>
            <w:tcBorders>
              <w:top w:val="single" w:sz="4" w:space="0" w:color="auto"/>
              <w:left w:val="single" w:sz="4" w:space="0" w:color="231F20"/>
              <w:bottom w:val="single" w:sz="4" w:space="0" w:color="231F20"/>
              <w:right w:val="single" w:sz="4" w:space="0" w:color="231F20"/>
            </w:tcBorders>
            <w:shd w:val="clear" w:color="auto" w:fill="auto"/>
            <w:vAlign w:val="center"/>
            <w:hideMark/>
          </w:tcPr>
          <w:p w14:paraId="71FFD8F5"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Insecta</w:t>
            </w:r>
            <w:proofErr w:type="spellEnd"/>
          </w:p>
        </w:tc>
        <w:tc>
          <w:tcPr>
            <w:tcW w:w="1005" w:type="dxa"/>
            <w:vMerge w:val="restart"/>
            <w:tcBorders>
              <w:top w:val="single" w:sz="4" w:space="0" w:color="auto"/>
              <w:left w:val="single" w:sz="4" w:space="0" w:color="231F20"/>
              <w:bottom w:val="single" w:sz="4" w:space="0" w:color="231F20"/>
              <w:right w:val="single" w:sz="4" w:space="0" w:color="231F20"/>
            </w:tcBorders>
            <w:shd w:val="clear" w:color="auto" w:fill="auto"/>
            <w:vAlign w:val="center"/>
            <w:hideMark/>
          </w:tcPr>
          <w:p w14:paraId="7F3311FB"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Trichoptera</w:t>
            </w:r>
            <w:proofErr w:type="spellEnd"/>
          </w:p>
        </w:tc>
        <w:tc>
          <w:tcPr>
            <w:tcW w:w="1842" w:type="dxa"/>
            <w:tcBorders>
              <w:top w:val="single" w:sz="4" w:space="0" w:color="auto"/>
              <w:left w:val="nil"/>
              <w:bottom w:val="single" w:sz="4" w:space="0" w:color="231F20"/>
              <w:right w:val="single" w:sz="4" w:space="0" w:color="231F20"/>
            </w:tcBorders>
            <w:shd w:val="clear" w:color="auto" w:fill="auto"/>
            <w:vAlign w:val="center"/>
            <w:hideMark/>
          </w:tcPr>
          <w:p w14:paraId="6545C870"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Hydroptilidae</w:t>
            </w:r>
            <w:proofErr w:type="spellEnd"/>
          </w:p>
        </w:tc>
        <w:tc>
          <w:tcPr>
            <w:tcW w:w="1405" w:type="dxa"/>
            <w:tcBorders>
              <w:top w:val="single" w:sz="4" w:space="0" w:color="auto"/>
              <w:left w:val="nil"/>
              <w:bottom w:val="single" w:sz="4" w:space="0" w:color="231F20"/>
              <w:right w:val="single" w:sz="4" w:space="0" w:color="231F20"/>
            </w:tcBorders>
            <w:shd w:val="clear" w:color="auto" w:fill="auto"/>
            <w:noWrap/>
            <w:vAlign w:val="center"/>
            <w:hideMark/>
          </w:tcPr>
          <w:p w14:paraId="41274D13"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4</w:t>
            </w:r>
          </w:p>
        </w:tc>
      </w:tr>
      <w:tr w:rsidR="009930DC" w:rsidRPr="009930DC" w14:paraId="1FDF1653" w14:textId="77777777" w:rsidTr="007051AD">
        <w:trPr>
          <w:trHeight w:val="288"/>
          <w:jc w:val="center"/>
        </w:trPr>
        <w:tc>
          <w:tcPr>
            <w:tcW w:w="1229" w:type="dxa"/>
            <w:tcBorders>
              <w:top w:val="nil"/>
              <w:left w:val="single" w:sz="4" w:space="0" w:color="231F20"/>
              <w:bottom w:val="single" w:sz="4" w:space="0" w:color="231F20"/>
              <w:right w:val="single" w:sz="4" w:space="0" w:color="231F20"/>
            </w:tcBorders>
            <w:shd w:val="clear" w:color="auto" w:fill="auto"/>
            <w:vAlign w:val="center"/>
            <w:hideMark/>
          </w:tcPr>
          <w:p w14:paraId="62C6CC27"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Turbellaria</w:t>
            </w:r>
          </w:p>
        </w:tc>
        <w:tc>
          <w:tcPr>
            <w:tcW w:w="1181" w:type="dxa"/>
            <w:tcBorders>
              <w:top w:val="nil"/>
              <w:left w:val="nil"/>
              <w:bottom w:val="single" w:sz="4" w:space="0" w:color="231F20"/>
              <w:right w:val="single" w:sz="4" w:space="0" w:color="231F20"/>
            </w:tcBorders>
            <w:shd w:val="clear" w:color="auto" w:fill="auto"/>
            <w:vAlign w:val="center"/>
            <w:hideMark/>
          </w:tcPr>
          <w:p w14:paraId="7F92CF21"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Tricladia</w:t>
            </w:r>
            <w:proofErr w:type="spellEnd"/>
          </w:p>
        </w:tc>
        <w:tc>
          <w:tcPr>
            <w:tcW w:w="1426" w:type="dxa"/>
            <w:tcBorders>
              <w:top w:val="nil"/>
              <w:left w:val="nil"/>
              <w:bottom w:val="single" w:sz="4" w:space="0" w:color="231F20"/>
              <w:right w:val="single" w:sz="4" w:space="0" w:color="231F20"/>
            </w:tcBorders>
            <w:shd w:val="clear" w:color="auto" w:fill="auto"/>
            <w:vAlign w:val="center"/>
            <w:hideMark/>
          </w:tcPr>
          <w:p w14:paraId="3E211275" w14:textId="7F0099A1" w:rsidR="009930DC" w:rsidRPr="007051AD" w:rsidRDefault="009930DC" w:rsidP="007051AD">
            <w:pPr>
              <w:spacing w:line="240" w:lineRule="auto"/>
              <w:rPr>
                <w:rFonts w:ascii="Times New Roman" w:hAnsi="Times New Roman" w:cs="Times New Roman"/>
                <w:sz w:val="16"/>
                <w:szCs w:val="16"/>
              </w:rPr>
            </w:pPr>
          </w:p>
        </w:tc>
        <w:tc>
          <w:tcPr>
            <w:tcW w:w="1404" w:type="dxa"/>
            <w:tcBorders>
              <w:top w:val="nil"/>
              <w:left w:val="nil"/>
              <w:bottom w:val="single" w:sz="4" w:space="0" w:color="231F20"/>
              <w:right w:val="single" w:sz="4" w:space="0" w:color="231F20"/>
            </w:tcBorders>
            <w:shd w:val="clear" w:color="auto" w:fill="auto"/>
            <w:noWrap/>
            <w:vAlign w:val="center"/>
            <w:hideMark/>
          </w:tcPr>
          <w:p w14:paraId="15CDFAE2"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c>
          <w:tcPr>
            <w:tcW w:w="851" w:type="dxa"/>
            <w:vMerge/>
            <w:tcBorders>
              <w:top w:val="nil"/>
              <w:left w:val="single" w:sz="4" w:space="0" w:color="231F20"/>
              <w:bottom w:val="single" w:sz="4" w:space="0" w:color="231F20"/>
              <w:right w:val="single" w:sz="4" w:space="0" w:color="231F20"/>
            </w:tcBorders>
            <w:vAlign w:val="center"/>
            <w:hideMark/>
          </w:tcPr>
          <w:p w14:paraId="1A1E648E"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1B0454C2"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103460A9"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Xiphocentronidae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446CE020"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2</w:t>
            </w:r>
          </w:p>
        </w:tc>
      </w:tr>
      <w:tr w:rsidR="009930DC" w:rsidRPr="009930DC" w14:paraId="01CE5EC1" w14:textId="77777777" w:rsidTr="007051AD">
        <w:trPr>
          <w:trHeight w:val="288"/>
          <w:jc w:val="center"/>
        </w:trPr>
        <w:tc>
          <w:tcPr>
            <w:tcW w:w="1229" w:type="dxa"/>
            <w:tcBorders>
              <w:top w:val="nil"/>
              <w:left w:val="single" w:sz="4" w:space="0" w:color="231F20"/>
              <w:bottom w:val="single" w:sz="4" w:space="0" w:color="231F20"/>
              <w:right w:val="single" w:sz="4" w:space="0" w:color="231F20"/>
            </w:tcBorders>
            <w:shd w:val="clear" w:color="auto" w:fill="auto"/>
            <w:vAlign w:val="center"/>
            <w:hideMark/>
          </w:tcPr>
          <w:p w14:paraId="4C683ACE"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Hyrudinea</w:t>
            </w:r>
            <w:proofErr w:type="spellEnd"/>
          </w:p>
        </w:tc>
        <w:tc>
          <w:tcPr>
            <w:tcW w:w="1181" w:type="dxa"/>
            <w:tcBorders>
              <w:top w:val="nil"/>
              <w:left w:val="nil"/>
              <w:bottom w:val="single" w:sz="4" w:space="0" w:color="231F20"/>
              <w:right w:val="single" w:sz="4" w:space="0" w:color="231F20"/>
            </w:tcBorders>
            <w:shd w:val="clear" w:color="auto" w:fill="auto"/>
            <w:vAlign w:val="center"/>
            <w:hideMark/>
          </w:tcPr>
          <w:p w14:paraId="55A4C3B5" w14:textId="5512AD26"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2CF4CC8C" w14:textId="488967CA" w:rsidR="009930DC" w:rsidRPr="007051AD" w:rsidRDefault="009930DC" w:rsidP="007051AD">
            <w:pPr>
              <w:spacing w:line="240" w:lineRule="auto"/>
              <w:rPr>
                <w:rFonts w:ascii="Times New Roman" w:hAnsi="Times New Roman" w:cs="Times New Roman"/>
                <w:sz w:val="16"/>
                <w:szCs w:val="16"/>
              </w:rPr>
            </w:pPr>
          </w:p>
        </w:tc>
        <w:tc>
          <w:tcPr>
            <w:tcW w:w="1404" w:type="dxa"/>
            <w:tcBorders>
              <w:top w:val="nil"/>
              <w:left w:val="nil"/>
              <w:bottom w:val="single" w:sz="4" w:space="0" w:color="231F20"/>
              <w:right w:val="single" w:sz="4" w:space="0" w:color="231F20"/>
            </w:tcBorders>
            <w:shd w:val="clear" w:color="auto" w:fill="auto"/>
            <w:noWrap/>
            <w:vAlign w:val="center"/>
            <w:hideMark/>
          </w:tcPr>
          <w:p w14:paraId="4657EFE0"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7</w:t>
            </w:r>
          </w:p>
        </w:tc>
        <w:tc>
          <w:tcPr>
            <w:tcW w:w="851" w:type="dxa"/>
            <w:vMerge/>
            <w:tcBorders>
              <w:top w:val="nil"/>
              <w:left w:val="single" w:sz="4" w:space="0" w:color="231F20"/>
              <w:bottom w:val="single" w:sz="4" w:space="0" w:color="231F20"/>
              <w:right w:val="single" w:sz="4" w:space="0" w:color="231F20"/>
            </w:tcBorders>
            <w:vAlign w:val="center"/>
            <w:hideMark/>
          </w:tcPr>
          <w:p w14:paraId="369A361F"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551B239E"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0D3254DF"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Hydrobiosidae</w:t>
            </w:r>
          </w:p>
        </w:tc>
        <w:tc>
          <w:tcPr>
            <w:tcW w:w="1405" w:type="dxa"/>
            <w:tcBorders>
              <w:top w:val="nil"/>
              <w:left w:val="nil"/>
              <w:bottom w:val="single" w:sz="4" w:space="0" w:color="231F20"/>
              <w:right w:val="single" w:sz="4" w:space="0" w:color="231F20"/>
            </w:tcBorders>
            <w:shd w:val="clear" w:color="auto" w:fill="auto"/>
            <w:noWrap/>
            <w:vAlign w:val="center"/>
            <w:hideMark/>
          </w:tcPr>
          <w:p w14:paraId="5EEE94C6"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2</w:t>
            </w:r>
          </w:p>
        </w:tc>
      </w:tr>
      <w:tr w:rsidR="009930DC" w:rsidRPr="009930DC" w14:paraId="3D72B69B" w14:textId="77777777" w:rsidTr="007051AD">
        <w:trPr>
          <w:trHeight w:val="288"/>
          <w:jc w:val="center"/>
        </w:trPr>
        <w:tc>
          <w:tcPr>
            <w:tcW w:w="1229" w:type="dxa"/>
            <w:tcBorders>
              <w:top w:val="nil"/>
              <w:left w:val="single" w:sz="4" w:space="0" w:color="231F20"/>
              <w:bottom w:val="single" w:sz="4" w:space="0" w:color="231F20"/>
              <w:right w:val="single" w:sz="4" w:space="0" w:color="231F20"/>
            </w:tcBorders>
            <w:shd w:val="clear" w:color="auto" w:fill="auto"/>
            <w:vAlign w:val="center"/>
            <w:hideMark/>
          </w:tcPr>
          <w:p w14:paraId="6515B806"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Oligoqueta</w:t>
            </w:r>
            <w:proofErr w:type="spellEnd"/>
          </w:p>
        </w:tc>
        <w:tc>
          <w:tcPr>
            <w:tcW w:w="1181" w:type="dxa"/>
            <w:tcBorders>
              <w:top w:val="nil"/>
              <w:left w:val="nil"/>
              <w:bottom w:val="single" w:sz="4" w:space="0" w:color="231F20"/>
              <w:right w:val="single" w:sz="4" w:space="0" w:color="231F20"/>
            </w:tcBorders>
            <w:shd w:val="clear" w:color="auto" w:fill="auto"/>
            <w:vAlign w:val="center"/>
            <w:hideMark/>
          </w:tcPr>
          <w:p w14:paraId="0D41BAF1" w14:textId="5A5F9A2E"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2DAD643A"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Tubificidae</w:t>
            </w:r>
          </w:p>
        </w:tc>
        <w:tc>
          <w:tcPr>
            <w:tcW w:w="1404" w:type="dxa"/>
            <w:tcBorders>
              <w:top w:val="nil"/>
              <w:left w:val="nil"/>
              <w:bottom w:val="single" w:sz="4" w:space="0" w:color="231F20"/>
              <w:right w:val="single" w:sz="4" w:space="0" w:color="231F20"/>
            </w:tcBorders>
            <w:shd w:val="clear" w:color="auto" w:fill="auto"/>
            <w:noWrap/>
            <w:vAlign w:val="center"/>
            <w:hideMark/>
          </w:tcPr>
          <w:p w14:paraId="6FEAD325"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9</w:t>
            </w:r>
          </w:p>
        </w:tc>
        <w:tc>
          <w:tcPr>
            <w:tcW w:w="851" w:type="dxa"/>
            <w:vMerge/>
            <w:tcBorders>
              <w:top w:val="nil"/>
              <w:left w:val="single" w:sz="4" w:space="0" w:color="231F20"/>
              <w:bottom w:val="single" w:sz="4" w:space="0" w:color="231F20"/>
              <w:right w:val="single" w:sz="4" w:space="0" w:color="231F20"/>
            </w:tcBorders>
            <w:vAlign w:val="center"/>
            <w:hideMark/>
          </w:tcPr>
          <w:p w14:paraId="1EB3169F"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5777A60E"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242A4E30"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Glossosomatidae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06065EE2"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3</w:t>
            </w:r>
          </w:p>
        </w:tc>
      </w:tr>
      <w:tr w:rsidR="009930DC" w:rsidRPr="009930DC" w14:paraId="005755B6" w14:textId="77777777" w:rsidTr="007051AD">
        <w:trPr>
          <w:trHeight w:val="288"/>
          <w:jc w:val="center"/>
        </w:trPr>
        <w:tc>
          <w:tcPr>
            <w:tcW w:w="1229" w:type="dxa"/>
            <w:vMerge w:val="restart"/>
            <w:tcBorders>
              <w:top w:val="nil"/>
              <w:left w:val="single" w:sz="4" w:space="0" w:color="231F20"/>
              <w:bottom w:val="single" w:sz="4" w:space="0" w:color="231F20"/>
              <w:right w:val="single" w:sz="4" w:space="0" w:color="231F20"/>
            </w:tcBorders>
            <w:shd w:val="clear" w:color="auto" w:fill="auto"/>
            <w:vAlign w:val="center"/>
            <w:hideMark/>
          </w:tcPr>
          <w:p w14:paraId="74D41C1E"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Gasteropoda</w:t>
            </w:r>
            <w:proofErr w:type="spellEnd"/>
          </w:p>
        </w:tc>
        <w:tc>
          <w:tcPr>
            <w:tcW w:w="1181" w:type="dxa"/>
            <w:vMerge w:val="restart"/>
            <w:tcBorders>
              <w:top w:val="nil"/>
              <w:left w:val="single" w:sz="4" w:space="0" w:color="231F20"/>
              <w:bottom w:val="single" w:sz="4" w:space="0" w:color="231F20"/>
              <w:right w:val="single" w:sz="4" w:space="0" w:color="231F20"/>
            </w:tcBorders>
            <w:shd w:val="clear" w:color="auto" w:fill="auto"/>
            <w:vAlign w:val="center"/>
            <w:hideMark/>
          </w:tcPr>
          <w:p w14:paraId="08479381" w14:textId="20AAC2D6"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3CF25EDB"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Ancylidae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392DCABB"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4</w:t>
            </w:r>
          </w:p>
        </w:tc>
        <w:tc>
          <w:tcPr>
            <w:tcW w:w="851" w:type="dxa"/>
            <w:vMerge/>
            <w:tcBorders>
              <w:top w:val="nil"/>
              <w:left w:val="single" w:sz="4" w:space="0" w:color="231F20"/>
              <w:bottom w:val="single" w:sz="4" w:space="0" w:color="231F20"/>
              <w:right w:val="single" w:sz="4" w:space="0" w:color="231F20"/>
            </w:tcBorders>
            <w:vAlign w:val="center"/>
            <w:hideMark/>
          </w:tcPr>
          <w:p w14:paraId="2CC7333D"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710573B0"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7934208B"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Hydropsychidae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5FD16D34"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r>
      <w:tr w:rsidR="009930DC" w:rsidRPr="009930DC" w14:paraId="5DF736C5"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317FD739"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107070B7"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44A0D786"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Physidae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69790E9D"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7</w:t>
            </w:r>
          </w:p>
        </w:tc>
        <w:tc>
          <w:tcPr>
            <w:tcW w:w="851" w:type="dxa"/>
            <w:vMerge/>
            <w:tcBorders>
              <w:top w:val="nil"/>
              <w:left w:val="single" w:sz="4" w:space="0" w:color="231F20"/>
              <w:bottom w:val="single" w:sz="4" w:space="0" w:color="231F20"/>
              <w:right w:val="single" w:sz="4" w:space="0" w:color="231F20"/>
            </w:tcBorders>
            <w:vAlign w:val="center"/>
            <w:hideMark/>
          </w:tcPr>
          <w:p w14:paraId="64327C31"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7FD357DC"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69DEA0FC"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Anomalopsychidae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1CD2CC60"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0</w:t>
            </w:r>
          </w:p>
        </w:tc>
      </w:tr>
      <w:tr w:rsidR="009930DC" w:rsidRPr="009930DC" w14:paraId="10C05A8B"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6FFD10BC"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5A77EF16"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461C0352"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Hydrobiidae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3BB842F2"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7</w:t>
            </w:r>
          </w:p>
        </w:tc>
        <w:tc>
          <w:tcPr>
            <w:tcW w:w="851" w:type="dxa"/>
            <w:vMerge/>
            <w:tcBorders>
              <w:top w:val="nil"/>
              <w:left w:val="single" w:sz="4" w:space="0" w:color="231F20"/>
              <w:bottom w:val="single" w:sz="4" w:space="0" w:color="231F20"/>
              <w:right w:val="single" w:sz="4" w:space="0" w:color="231F20"/>
            </w:tcBorders>
            <w:vAlign w:val="center"/>
            <w:hideMark/>
          </w:tcPr>
          <w:p w14:paraId="26ED15CF"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706A5C25"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3B5DEF41"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Philopotamidae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1DB0552D"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2</w:t>
            </w:r>
          </w:p>
        </w:tc>
      </w:tr>
      <w:tr w:rsidR="009930DC" w:rsidRPr="009930DC" w14:paraId="22F452D3"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3E5E4D01"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42BCF648"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6640F69B"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Limnaeidae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654178F7"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7</w:t>
            </w:r>
          </w:p>
        </w:tc>
        <w:tc>
          <w:tcPr>
            <w:tcW w:w="851" w:type="dxa"/>
            <w:vMerge/>
            <w:tcBorders>
              <w:top w:val="nil"/>
              <w:left w:val="single" w:sz="4" w:space="0" w:color="231F20"/>
              <w:bottom w:val="single" w:sz="4" w:space="0" w:color="231F20"/>
              <w:right w:val="single" w:sz="4" w:space="0" w:color="231F20"/>
            </w:tcBorders>
            <w:vAlign w:val="center"/>
            <w:hideMark/>
          </w:tcPr>
          <w:p w14:paraId="1BCA81B6"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42DEDEC3"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7B14A8CA"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Limnephilidae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629C584C"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3</w:t>
            </w:r>
          </w:p>
        </w:tc>
      </w:tr>
      <w:tr w:rsidR="009930DC" w:rsidRPr="009930DC" w14:paraId="13213A15"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121A1BC2"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0EA7904F"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4D57EE55"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Planorbidae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415EFF3B"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7</w:t>
            </w:r>
          </w:p>
        </w:tc>
        <w:tc>
          <w:tcPr>
            <w:tcW w:w="851" w:type="dxa"/>
            <w:vMerge/>
            <w:tcBorders>
              <w:top w:val="nil"/>
              <w:left w:val="single" w:sz="4" w:space="0" w:color="231F20"/>
              <w:bottom w:val="single" w:sz="4" w:space="0" w:color="231F20"/>
              <w:right w:val="single" w:sz="4" w:space="0" w:color="231F20"/>
            </w:tcBorders>
            <w:vAlign w:val="center"/>
            <w:hideMark/>
          </w:tcPr>
          <w:p w14:paraId="747257CB" w14:textId="77777777" w:rsidR="009930DC" w:rsidRPr="007051AD" w:rsidRDefault="009930DC" w:rsidP="007051AD">
            <w:pPr>
              <w:spacing w:line="240" w:lineRule="auto"/>
              <w:rPr>
                <w:rFonts w:ascii="Times New Roman" w:hAnsi="Times New Roman" w:cs="Times New Roman"/>
                <w:sz w:val="16"/>
                <w:szCs w:val="16"/>
              </w:rPr>
            </w:pPr>
          </w:p>
        </w:tc>
        <w:tc>
          <w:tcPr>
            <w:tcW w:w="1005" w:type="dxa"/>
            <w:tcBorders>
              <w:top w:val="nil"/>
              <w:left w:val="nil"/>
              <w:bottom w:val="single" w:sz="4" w:space="0" w:color="231F20"/>
              <w:right w:val="single" w:sz="4" w:space="0" w:color="231F20"/>
            </w:tcBorders>
            <w:shd w:val="clear" w:color="auto" w:fill="auto"/>
            <w:vAlign w:val="center"/>
            <w:hideMark/>
          </w:tcPr>
          <w:p w14:paraId="619EED06"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Lepidoptera</w:t>
            </w:r>
          </w:p>
        </w:tc>
        <w:tc>
          <w:tcPr>
            <w:tcW w:w="1842" w:type="dxa"/>
            <w:tcBorders>
              <w:top w:val="nil"/>
              <w:left w:val="nil"/>
              <w:bottom w:val="single" w:sz="4" w:space="0" w:color="231F20"/>
              <w:right w:val="single" w:sz="4" w:space="0" w:color="231F20"/>
            </w:tcBorders>
            <w:shd w:val="clear" w:color="auto" w:fill="auto"/>
            <w:vAlign w:val="center"/>
            <w:hideMark/>
          </w:tcPr>
          <w:p w14:paraId="28F7D6C6"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Pyralidae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46F72A5E"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6</w:t>
            </w:r>
          </w:p>
        </w:tc>
      </w:tr>
      <w:tr w:rsidR="009930DC" w:rsidRPr="009930DC" w14:paraId="4F6FF8B6" w14:textId="77777777" w:rsidTr="007051AD">
        <w:trPr>
          <w:trHeight w:val="288"/>
          <w:jc w:val="center"/>
        </w:trPr>
        <w:tc>
          <w:tcPr>
            <w:tcW w:w="1229" w:type="dxa"/>
            <w:vMerge w:val="restart"/>
            <w:tcBorders>
              <w:top w:val="nil"/>
              <w:left w:val="single" w:sz="4" w:space="0" w:color="231F20"/>
              <w:bottom w:val="single" w:sz="4" w:space="0" w:color="231F20"/>
              <w:right w:val="single" w:sz="4" w:space="0" w:color="231F20"/>
            </w:tcBorders>
            <w:shd w:val="clear" w:color="auto" w:fill="auto"/>
            <w:vAlign w:val="center"/>
            <w:hideMark/>
          </w:tcPr>
          <w:p w14:paraId="7CBDFA9D"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Bivalvia</w:t>
            </w:r>
          </w:p>
        </w:tc>
        <w:tc>
          <w:tcPr>
            <w:tcW w:w="1181" w:type="dxa"/>
            <w:vMerge w:val="restart"/>
            <w:tcBorders>
              <w:top w:val="nil"/>
              <w:left w:val="single" w:sz="4" w:space="0" w:color="231F20"/>
              <w:bottom w:val="single" w:sz="4" w:space="0" w:color="231F20"/>
              <w:right w:val="single" w:sz="4" w:space="0" w:color="231F20"/>
            </w:tcBorders>
            <w:shd w:val="clear" w:color="auto" w:fill="auto"/>
            <w:vAlign w:val="center"/>
            <w:hideMark/>
          </w:tcPr>
          <w:p w14:paraId="1F4441B6" w14:textId="5201435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1899B385"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Sphaeriidae</w:t>
            </w:r>
          </w:p>
        </w:tc>
        <w:tc>
          <w:tcPr>
            <w:tcW w:w="1404" w:type="dxa"/>
            <w:tcBorders>
              <w:top w:val="nil"/>
              <w:left w:val="nil"/>
              <w:bottom w:val="single" w:sz="4" w:space="0" w:color="231F20"/>
              <w:right w:val="single" w:sz="4" w:space="0" w:color="231F20"/>
            </w:tcBorders>
            <w:shd w:val="clear" w:color="auto" w:fill="auto"/>
            <w:noWrap/>
            <w:vAlign w:val="center"/>
            <w:hideMark/>
          </w:tcPr>
          <w:p w14:paraId="5B88A4F8"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7</w:t>
            </w:r>
          </w:p>
        </w:tc>
        <w:tc>
          <w:tcPr>
            <w:tcW w:w="851" w:type="dxa"/>
            <w:vMerge/>
            <w:tcBorders>
              <w:top w:val="nil"/>
              <w:left w:val="single" w:sz="4" w:space="0" w:color="231F20"/>
              <w:bottom w:val="single" w:sz="4" w:space="0" w:color="231F20"/>
              <w:right w:val="single" w:sz="4" w:space="0" w:color="231F20"/>
            </w:tcBorders>
            <w:vAlign w:val="center"/>
            <w:hideMark/>
          </w:tcPr>
          <w:p w14:paraId="242DAC04"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val="restart"/>
            <w:tcBorders>
              <w:top w:val="nil"/>
              <w:left w:val="single" w:sz="4" w:space="0" w:color="231F20"/>
              <w:bottom w:val="single" w:sz="4" w:space="0" w:color="231F20"/>
              <w:right w:val="single" w:sz="4" w:space="0" w:color="231F20"/>
            </w:tcBorders>
            <w:shd w:val="clear" w:color="auto" w:fill="auto"/>
            <w:vAlign w:val="center"/>
            <w:hideMark/>
          </w:tcPr>
          <w:p w14:paraId="072CDAD7"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Coleoptera</w:t>
            </w:r>
          </w:p>
        </w:tc>
        <w:tc>
          <w:tcPr>
            <w:tcW w:w="1842" w:type="dxa"/>
            <w:tcBorders>
              <w:top w:val="nil"/>
              <w:left w:val="nil"/>
              <w:bottom w:val="single" w:sz="4" w:space="0" w:color="231F20"/>
              <w:right w:val="single" w:sz="4" w:space="0" w:color="231F20"/>
            </w:tcBorders>
            <w:shd w:val="clear" w:color="auto" w:fill="auto"/>
            <w:vAlign w:val="center"/>
            <w:hideMark/>
          </w:tcPr>
          <w:p w14:paraId="5ED42539"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Ptilodactylidae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0BA4E19D"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r>
      <w:tr w:rsidR="009930DC" w:rsidRPr="009930DC" w14:paraId="26F65FA8"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15A52C32"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7C9D37FA"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36796C67"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Hyriidae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6B408B8C"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7</w:t>
            </w:r>
          </w:p>
        </w:tc>
        <w:tc>
          <w:tcPr>
            <w:tcW w:w="851" w:type="dxa"/>
            <w:vMerge/>
            <w:tcBorders>
              <w:top w:val="nil"/>
              <w:left w:val="single" w:sz="4" w:space="0" w:color="231F20"/>
              <w:bottom w:val="single" w:sz="4" w:space="0" w:color="231F20"/>
              <w:right w:val="single" w:sz="4" w:space="0" w:color="231F20"/>
            </w:tcBorders>
            <w:vAlign w:val="center"/>
            <w:hideMark/>
          </w:tcPr>
          <w:p w14:paraId="26367BC9"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1337A6AA"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590176A9"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Lampyridae</w:t>
            </w:r>
          </w:p>
        </w:tc>
        <w:tc>
          <w:tcPr>
            <w:tcW w:w="1405" w:type="dxa"/>
            <w:tcBorders>
              <w:top w:val="nil"/>
              <w:left w:val="nil"/>
              <w:bottom w:val="single" w:sz="4" w:space="0" w:color="231F20"/>
              <w:right w:val="single" w:sz="4" w:space="0" w:color="231F20"/>
            </w:tcBorders>
            <w:shd w:val="clear" w:color="auto" w:fill="auto"/>
            <w:noWrap/>
            <w:vAlign w:val="center"/>
            <w:hideMark/>
          </w:tcPr>
          <w:p w14:paraId="2832265C"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r>
      <w:tr w:rsidR="009930DC" w:rsidRPr="009930DC" w14:paraId="0EBC6378" w14:textId="77777777" w:rsidTr="007051AD">
        <w:trPr>
          <w:trHeight w:val="288"/>
          <w:jc w:val="center"/>
        </w:trPr>
        <w:tc>
          <w:tcPr>
            <w:tcW w:w="1229" w:type="dxa"/>
            <w:tcBorders>
              <w:top w:val="nil"/>
              <w:left w:val="single" w:sz="4" w:space="0" w:color="231F20"/>
              <w:bottom w:val="single" w:sz="4" w:space="0" w:color="231F20"/>
              <w:right w:val="single" w:sz="4" w:space="0" w:color="231F20"/>
            </w:tcBorders>
            <w:shd w:val="clear" w:color="auto" w:fill="auto"/>
            <w:vAlign w:val="center"/>
            <w:hideMark/>
          </w:tcPr>
          <w:p w14:paraId="54C06767"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Malacostraca</w:t>
            </w:r>
          </w:p>
        </w:tc>
        <w:tc>
          <w:tcPr>
            <w:tcW w:w="1181" w:type="dxa"/>
            <w:tcBorders>
              <w:top w:val="nil"/>
              <w:left w:val="nil"/>
              <w:bottom w:val="single" w:sz="4" w:space="0" w:color="231F20"/>
              <w:right w:val="single" w:sz="4" w:space="0" w:color="231F20"/>
            </w:tcBorders>
            <w:shd w:val="clear" w:color="auto" w:fill="auto"/>
            <w:vAlign w:val="center"/>
            <w:hideMark/>
          </w:tcPr>
          <w:p w14:paraId="744BBD2C"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Amphipoda</w:t>
            </w:r>
          </w:p>
        </w:tc>
        <w:tc>
          <w:tcPr>
            <w:tcW w:w="1426" w:type="dxa"/>
            <w:tcBorders>
              <w:top w:val="nil"/>
              <w:left w:val="nil"/>
              <w:bottom w:val="single" w:sz="4" w:space="0" w:color="231F20"/>
              <w:right w:val="single" w:sz="4" w:space="0" w:color="231F20"/>
            </w:tcBorders>
            <w:shd w:val="clear" w:color="auto" w:fill="auto"/>
            <w:vAlign w:val="center"/>
            <w:hideMark/>
          </w:tcPr>
          <w:p w14:paraId="18A52A43"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Hyalellidae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135307C3"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4</w:t>
            </w:r>
          </w:p>
        </w:tc>
        <w:tc>
          <w:tcPr>
            <w:tcW w:w="851" w:type="dxa"/>
            <w:vMerge/>
            <w:tcBorders>
              <w:top w:val="nil"/>
              <w:left w:val="single" w:sz="4" w:space="0" w:color="231F20"/>
              <w:bottom w:val="single" w:sz="4" w:space="0" w:color="231F20"/>
              <w:right w:val="single" w:sz="4" w:space="0" w:color="231F20"/>
            </w:tcBorders>
            <w:vAlign w:val="center"/>
            <w:hideMark/>
          </w:tcPr>
          <w:p w14:paraId="735D78E3"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63F38D61"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1183B841"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Psephenidae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05404C51"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r>
      <w:tr w:rsidR="009930DC" w:rsidRPr="009930DC" w14:paraId="70C1AD8F" w14:textId="77777777" w:rsidTr="007051AD">
        <w:trPr>
          <w:trHeight w:val="288"/>
          <w:jc w:val="center"/>
        </w:trPr>
        <w:tc>
          <w:tcPr>
            <w:tcW w:w="1229" w:type="dxa"/>
            <w:tcBorders>
              <w:top w:val="nil"/>
              <w:left w:val="single" w:sz="4" w:space="0" w:color="231F20"/>
              <w:bottom w:val="single" w:sz="4" w:space="0" w:color="231F20"/>
              <w:right w:val="single" w:sz="4" w:space="0" w:color="231F20"/>
            </w:tcBorders>
            <w:shd w:val="clear" w:color="auto" w:fill="auto"/>
            <w:vAlign w:val="center"/>
            <w:hideMark/>
          </w:tcPr>
          <w:p w14:paraId="6C40B43B"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Ostracoda</w:t>
            </w:r>
          </w:p>
        </w:tc>
        <w:tc>
          <w:tcPr>
            <w:tcW w:w="1181" w:type="dxa"/>
            <w:tcBorders>
              <w:top w:val="nil"/>
              <w:left w:val="nil"/>
              <w:bottom w:val="single" w:sz="4" w:space="0" w:color="231F20"/>
              <w:right w:val="single" w:sz="4" w:space="0" w:color="231F20"/>
            </w:tcBorders>
            <w:shd w:val="clear" w:color="auto" w:fill="auto"/>
            <w:vAlign w:val="center"/>
            <w:hideMark/>
          </w:tcPr>
          <w:p w14:paraId="094F19C6" w14:textId="158131E8"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3A9C686B" w14:textId="186447D5" w:rsidR="009930DC" w:rsidRPr="007051AD" w:rsidRDefault="009930DC" w:rsidP="007051AD">
            <w:pPr>
              <w:spacing w:line="240" w:lineRule="auto"/>
              <w:rPr>
                <w:rFonts w:ascii="Times New Roman" w:hAnsi="Times New Roman" w:cs="Times New Roman"/>
                <w:sz w:val="16"/>
                <w:szCs w:val="16"/>
              </w:rPr>
            </w:pPr>
          </w:p>
        </w:tc>
        <w:tc>
          <w:tcPr>
            <w:tcW w:w="1404" w:type="dxa"/>
            <w:tcBorders>
              <w:top w:val="nil"/>
              <w:left w:val="nil"/>
              <w:bottom w:val="single" w:sz="4" w:space="0" w:color="231F20"/>
              <w:right w:val="single" w:sz="4" w:space="0" w:color="231F20"/>
            </w:tcBorders>
            <w:shd w:val="clear" w:color="auto" w:fill="auto"/>
            <w:noWrap/>
            <w:vAlign w:val="center"/>
            <w:hideMark/>
          </w:tcPr>
          <w:p w14:paraId="1D5EA026"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7</w:t>
            </w:r>
          </w:p>
        </w:tc>
        <w:tc>
          <w:tcPr>
            <w:tcW w:w="851" w:type="dxa"/>
            <w:vMerge/>
            <w:tcBorders>
              <w:top w:val="nil"/>
              <w:left w:val="single" w:sz="4" w:space="0" w:color="231F20"/>
              <w:bottom w:val="single" w:sz="4" w:space="0" w:color="231F20"/>
              <w:right w:val="single" w:sz="4" w:space="0" w:color="231F20"/>
            </w:tcBorders>
            <w:vAlign w:val="center"/>
            <w:hideMark/>
          </w:tcPr>
          <w:p w14:paraId="52328C06"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7832A130"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495E9491"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Scirtidae</w:t>
            </w:r>
            <w:proofErr w:type="spellEnd"/>
            <w:r w:rsidRPr="007051AD">
              <w:rPr>
                <w:rFonts w:ascii="Times New Roman" w:hAnsi="Times New Roman" w:cs="Times New Roman"/>
                <w:sz w:val="16"/>
                <w:szCs w:val="16"/>
              </w:rPr>
              <w:t xml:space="preserve"> (</w:t>
            </w:r>
            <w:proofErr w:type="spellStart"/>
            <w:r w:rsidRPr="007051AD">
              <w:rPr>
                <w:rFonts w:ascii="Times New Roman" w:hAnsi="Times New Roman" w:cs="Times New Roman"/>
                <w:sz w:val="16"/>
                <w:szCs w:val="16"/>
              </w:rPr>
              <w:t>Helodidae</w:t>
            </w:r>
            <w:proofErr w:type="spellEnd"/>
            <w:r w:rsidRPr="007051AD">
              <w:rPr>
                <w:rFonts w:ascii="Times New Roman" w:hAnsi="Times New Roman" w:cs="Times New Roman"/>
                <w:sz w:val="16"/>
                <w:szCs w:val="16"/>
              </w:rPr>
              <w:t>)</w:t>
            </w:r>
          </w:p>
        </w:tc>
        <w:tc>
          <w:tcPr>
            <w:tcW w:w="1405" w:type="dxa"/>
            <w:tcBorders>
              <w:top w:val="nil"/>
              <w:left w:val="nil"/>
              <w:bottom w:val="single" w:sz="4" w:space="0" w:color="231F20"/>
              <w:right w:val="single" w:sz="4" w:space="0" w:color="231F20"/>
            </w:tcBorders>
            <w:shd w:val="clear" w:color="auto" w:fill="auto"/>
            <w:noWrap/>
            <w:vAlign w:val="center"/>
            <w:hideMark/>
          </w:tcPr>
          <w:p w14:paraId="4C764854"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r>
      <w:tr w:rsidR="009930DC" w:rsidRPr="009930DC" w14:paraId="314F7893" w14:textId="77777777" w:rsidTr="007051AD">
        <w:trPr>
          <w:trHeight w:val="288"/>
          <w:jc w:val="center"/>
        </w:trPr>
        <w:tc>
          <w:tcPr>
            <w:tcW w:w="1229" w:type="dxa"/>
            <w:tcBorders>
              <w:top w:val="nil"/>
              <w:left w:val="single" w:sz="4" w:space="0" w:color="231F20"/>
              <w:bottom w:val="single" w:sz="4" w:space="0" w:color="231F20"/>
              <w:right w:val="single" w:sz="4" w:space="0" w:color="231F20"/>
            </w:tcBorders>
            <w:shd w:val="clear" w:color="auto" w:fill="auto"/>
            <w:vAlign w:val="center"/>
            <w:hideMark/>
          </w:tcPr>
          <w:p w14:paraId="512C2821"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Acari</w:t>
            </w:r>
          </w:p>
        </w:tc>
        <w:tc>
          <w:tcPr>
            <w:tcW w:w="1181" w:type="dxa"/>
            <w:tcBorders>
              <w:top w:val="nil"/>
              <w:left w:val="nil"/>
              <w:bottom w:val="single" w:sz="4" w:space="0" w:color="231F20"/>
              <w:right w:val="single" w:sz="4" w:space="0" w:color="231F20"/>
            </w:tcBorders>
            <w:shd w:val="clear" w:color="auto" w:fill="auto"/>
            <w:vAlign w:val="center"/>
            <w:hideMark/>
          </w:tcPr>
          <w:p w14:paraId="260C6A75"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Hydracarina</w:t>
            </w:r>
            <w:proofErr w:type="spellEnd"/>
          </w:p>
        </w:tc>
        <w:tc>
          <w:tcPr>
            <w:tcW w:w="1426" w:type="dxa"/>
            <w:tcBorders>
              <w:top w:val="nil"/>
              <w:left w:val="nil"/>
              <w:bottom w:val="single" w:sz="4" w:space="0" w:color="231F20"/>
              <w:right w:val="single" w:sz="4" w:space="0" w:color="231F20"/>
            </w:tcBorders>
            <w:shd w:val="clear" w:color="auto" w:fill="auto"/>
            <w:vAlign w:val="center"/>
            <w:hideMark/>
          </w:tcPr>
          <w:p w14:paraId="455CD6A2" w14:textId="5A2472D8" w:rsidR="009930DC" w:rsidRPr="007051AD" w:rsidRDefault="009930DC" w:rsidP="007051AD">
            <w:pPr>
              <w:spacing w:line="240" w:lineRule="auto"/>
              <w:rPr>
                <w:rFonts w:ascii="Times New Roman" w:hAnsi="Times New Roman" w:cs="Times New Roman"/>
                <w:sz w:val="16"/>
                <w:szCs w:val="16"/>
              </w:rPr>
            </w:pPr>
          </w:p>
        </w:tc>
        <w:tc>
          <w:tcPr>
            <w:tcW w:w="1404" w:type="dxa"/>
            <w:tcBorders>
              <w:top w:val="nil"/>
              <w:left w:val="nil"/>
              <w:bottom w:val="single" w:sz="4" w:space="0" w:color="231F20"/>
              <w:right w:val="single" w:sz="4" w:space="0" w:color="231F20"/>
            </w:tcBorders>
            <w:shd w:val="clear" w:color="auto" w:fill="auto"/>
            <w:noWrap/>
            <w:vAlign w:val="center"/>
            <w:hideMark/>
          </w:tcPr>
          <w:p w14:paraId="15A2CD4F"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6</w:t>
            </w:r>
          </w:p>
        </w:tc>
        <w:tc>
          <w:tcPr>
            <w:tcW w:w="851" w:type="dxa"/>
            <w:vMerge/>
            <w:tcBorders>
              <w:top w:val="nil"/>
              <w:left w:val="single" w:sz="4" w:space="0" w:color="231F20"/>
              <w:bottom w:val="single" w:sz="4" w:space="0" w:color="231F20"/>
              <w:right w:val="single" w:sz="4" w:space="0" w:color="231F20"/>
            </w:tcBorders>
            <w:vAlign w:val="center"/>
            <w:hideMark/>
          </w:tcPr>
          <w:p w14:paraId="21AB1BFA"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3C5D1C37"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5B102E04"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Staphylinidae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16C22699"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7</w:t>
            </w:r>
          </w:p>
        </w:tc>
      </w:tr>
      <w:tr w:rsidR="009930DC" w:rsidRPr="009930DC" w14:paraId="21143795" w14:textId="77777777" w:rsidTr="007051AD">
        <w:trPr>
          <w:trHeight w:val="288"/>
          <w:jc w:val="center"/>
        </w:trPr>
        <w:tc>
          <w:tcPr>
            <w:tcW w:w="1229" w:type="dxa"/>
            <w:vMerge w:val="restart"/>
            <w:tcBorders>
              <w:top w:val="nil"/>
              <w:left w:val="single" w:sz="4" w:space="0" w:color="231F20"/>
              <w:bottom w:val="single" w:sz="4" w:space="0" w:color="231F20"/>
              <w:right w:val="single" w:sz="4" w:space="0" w:color="231F20"/>
            </w:tcBorders>
            <w:shd w:val="clear" w:color="auto" w:fill="auto"/>
            <w:vAlign w:val="center"/>
            <w:hideMark/>
          </w:tcPr>
          <w:p w14:paraId="50D173B2"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Insecta</w:t>
            </w:r>
            <w:proofErr w:type="spellEnd"/>
          </w:p>
        </w:tc>
        <w:tc>
          <w:tcPr>
            <w:tcW w:w="1181" w:type="dxa"/>
            <w:vMerge w:val="restart"/>
            <w:tcBorders>
              <w:top w:val="nil"/>
              <w:left w:val="single" w:sz="4" w:space="0" w:color="231F20"/>
              <w:bottom w:val="single" w:sz="4" w:space="0" w:color="231F20"/>
              <w:right w:val="single" w:sz="4" w:space="0" w:color="231F20"/>
            </w:tcBorders>
            <w:shd w:val="clear" w:color="auto" w:fill="auto"/>
            <w:vAlign w:val="center"/>
            <w:hideMark/>
          </w:tcPr>
          <w:p w14:paraId="0E505AC5"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Ephemeroptera</w:t>
            </w:r>
          </w:p>
        </w:tc>
        <w:tc>
          <w:tcPr>
            <w:tcW w:w="1426" w:type="dxa"/>
            <w:tcBorders>
              <w:top w:val="nil"/>
              <w:left w:val="nil"/>
              <w:bottom w:val="single" w:sz="4" w:space="0" w:color="231F20"/>
              <w:right w:val="single" w:sz="4" w:space="0" w:color="231F20"/>
            </w:tcBorders>
            <w:shd w:val="clear" w:color="auto" w:fill="auto"/>
            <w:vAlign w:val="center"/>
            <w:hideMark/>
          </w:tcPr>
          <w:p w14:paraId="3BB6E8A5"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Baetidae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7307DACE"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6</w:t>
            </w:r>
          </w:p>
        </w:tc>
        <w:tc>
          <w:tcPr>
            <w:tcW w:w="851" w:type="dxa"/>
            <w:vMerge/>
            <w:tcBorders>
              <w:top w:val="nil"/>
              <w:left w:val="single" w:sz="4" w:space="0" w:color="231F20"/>
              <w:bottom w:val="single" w:sz="4" w:space="0" w:color="231F20"/>
              <w:right w:val="single" w:sz="4" w:space="0" w:color="231F20"/>
            </w:tcBorders>
            <w:vAlign w:val="center"/>
            <w:hideMark/>
          </w:tcPr>
          <w:p w14:paraId="0F61FB03"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3CE76467"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140393BE"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Elmidae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6847AF12"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r>
      <w:tr w:rsidR="009930DC" w:rsidRPr="009930DC" w14:paraId="00D13C9A"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1FA51424"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1B0267B9"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4651D1FD"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Leptophlebiidae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4BF1B013"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0</w:t>
            </w:r>
          </w:p>
        </w:tc>
        <w:tc>
          <w:tcPr>
            <w:tcW w:w="851" w:type="dxa"/>
            <w:vMerge/>
            <w:tcBorders>
              <w:top w:val="nil"/>
              <w:left w:val="single" w:sz="4" w:space="0" w:color="231F20"/>
              <w:bottom w:val="single" w:sz="4" w:space="0" w:color="231F20"/>
              <w:right w:val="single" w:sz="4" w:space="0" w:color="231F20"/>
            </w:tcBorders>
            <w:vAlign w:val="center"/>
            <w:hideMark/>
          </w:tcPr>
          <w:p w14:paraId="11FCA897"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24DC5A9C"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348CDD87"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Dryopidae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1B1B4921"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r>
      <w:tr w:rsidR="009930DC" w:rsidRPr="009930DC" w14:paraId="5F7D6BB7"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760E899A"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26C1D8DA"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75A8E49B"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Leptohyphidae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6B56FE19"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3</w:t>
            </w:r>
          </w:p>
        </w:tc>
        <w:tc>
          <w:tcPr>
            <w:tcW w:w="851" w:type="dxa"/>
            <w:vMerge/>
            <w:tcBorders>
              <w:top w:val="nil"/>
              <w:left w:val="single" w:sz="4" w:space="0" w:color="231F20"/>
              <w:bottom w:val="single" w:sz="4" w:space="0" w:color="231F20"/>
              <w:right w:val="single" w:sz="4" w:space="0" w:color="231F20"/>
            </w:tcBorders>
            <w:vAlign w:val="center"/>
            <w:hideMark/>
          </w:tcPr>
          <w:p w14:paraId="035F0597"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6F6612BF"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39EA1FA0"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Gyrinidae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65CC08E0"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7</w:t>
            </w:r>
          </w:p>
        </w:tc>
      </w:tr>
      <w:tr w:rsidR="009930DC" w:rsidRPr="009930DC" w14:paraId="4E597CBA"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699A2C5C"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5AA4C04E"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7D7245FA"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Oligoneuridae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23F37944"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0</w:t>
            </w:r>
          </w:p>
        </w:tc>
        <w:tc>
          <w:tcPr>
            <w:tcW w:w="851" w:type="dxa"/>
            <w:vMerge/>
            <w:tcBorders>
              <w:top w:val="nil"/>
              <w:left w:val="single" w:sz="4" w:space="0" w:color="231F20"/>
              <w:bottom w:val="single" w:sz="4" w:space="0" w:color="231F20"/>
              <w:right w:val="single" w:sz="4" w:space="0" w:color="231F20"/>
            </w:tcBorders>
            <w:vAlign w:val="center"/>
            <w:hideMark/>
          </w:tcPr>
          <w:p w14:paraId="4E7FD97A"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19C70ADE"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03F8AF8F"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Dytiscidae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7673AA4F"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7</w:t>
            </w:r>
          </w:p>
        </w:tc>
      </w:tr>
      <w:tr w:rsidR="009930DC" w:rsidRPr="009930DC" w14:paraId="1AE98C4C"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5A12D84A"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val="restart"/>
            <w:tcBorders>
              <w:top w:val="nil"/>
              <w:left w:val="single" w:sz="4" w:space="0" w:color="231F20"/>
              <w:bottom w:val="single" w:sz="4" w:space="0" w:color="231F20"/>
              <w:right w:val="single" w:sz="4" w:space="0" w:color="231F20"/>
            </w:tcBorders>
            <w:shd w:val="clear" w:color="auto" w:fill="auto"/>
            <w:vAlign w:val="center"/>
            <w:hideMark/>
          </w:tcPr>
          <w:p w14:paraId="20007E3B"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Odonata</w:t>
            </w:r>
          </w:p>
        </w:tc>
        <w:tc>
          <w:tcPr>
            <w:tcW w:w="1426" w:type="dxa"/>
            <w:tcBorders>
              <w:top w:val="nil"/>
              <w:left w:val="nil"/>
              <w:bottom w:val="single" w:sz="4" w:space="0" w:color="231F20"/>
              <w:right w:val="single" w:sz="4" w:space="0" w:color="231F20"/>
            </w:tcBorders>
            <w:shd w:val="clear" w:color="auto" w:fill="auto"/>
            <w:vAlign w:val="center"/>
            <w:hideMark/>
          </w:tcPr>
          <w:p w14:paraId="4DF74DC3"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Aeshnidae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236F11C0"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4</w:t>
            </w:r>
          </w:p>
        </w:tc>
        <w:tc>
          <w:tcPr>
            <w:tcW w:w="851" w:type="dxa"/>
            <w:vMerge/>
            <w:tcBorders>
              <w:top w:val="nil"/>
              <w:left w:val="single" w:sz="4" w:space="0" w:color="231F20"/>
              <w:bottom w:val="single" w:sz="4" w:space="0" w:color="231F20"/>
              <w:right w:val="single" w:sz="4" w:space="0" w:color="231F20"/>
            </w:tcBorders>
            <w:vAlign w:val="center"/>
            <w:hideMark/>
          </w:tcPr>
          <w:p w14:paraId="7708B968"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24BDAFA3"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1C07C693"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Hydrophilidae</w:t>
            </w:r>
          </w:p>
        </w:tc>
        <w:tc>
          <w:tcPr>
            <w:tcW w:w="1405" w:type="dxa"/>
            <w:tcBorders>
              <w:top w:val="nil"/>
              <w:left w:val="nil"/>
              <w:bottom w:val="single" w:sz="4" w:space="0" w:color="231F20"/>
              <w:right w:val="single" w:sz="4" w:space="0" w:color="231F20"/>
            </w:tcBorders>
            <w:shd w:val="clear" w:color="auto" w:fill="auto"/>
            <w:noWrap/>
            <w:vAlign w:val="center"/>
            <w:hideMark/>
          </w:tcPr>
          <w:p w14:paraId="7159BE61"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7</w:t>
            </w:r>
          </w:p>
        </w:tc>
      </w:tr>
      <w:tr w:rsidR="009930DC" w:rsidRPr="009930DC" w14:paraId="1D3CD0AF"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0CB7F93C"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08E11A10"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3EB1922F"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Gomphidae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3D41DBA8"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2</w:t>
            </w:r>
          </w:p>
        </w:tc>
        <w:tc>
          <w:tcPr>
            <w:tcW w:w="851" w:type="dxa"/>
            <w:vMerge/>
            <w:tcBorders>
              <w:top w:val="nil"/>
              <w:left w:val="single" w:sz="4" w:space="0" w:color="231F20"/>
              <w:bottom w:val="single" w:sz="4" w:space="0" w:color="231F20"/>
              <w:right w:val="single" w:sz="4" w:space="0" w:color="231F20"/>
            </w:tcBorders>
            <w:vAlign w:val="center"/>
            <w:hideMark/>
          </w:tcPr>
          <w:p w14:paraId="229499EB"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39E196B3"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1E5F3210"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Hydraenidae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45104BE8"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r>
      <w:tr w:rsidR="009930DC" w:rsidRPr="009930DC" w14:paraId="162F1DE6"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411E9567"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4D56635D"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062EC38D"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Libellulidae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4B10A6C1"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4</w:t>
            </w:r>
          </w:p>
        </w:tc>
        <w:tc>
          <w:tcPr>
            <w:tcW w:w="851" w:type="dxa"/>
            <w:vMerge/>
            <w:tcBorders>
              <w:top w:val="nil"/>
              <w:left w:val="single" w:sz="4" w:space="0" w:color="231F20"/>
              <w:bottom w:val="single" w:sz="4" w:space="0" w:color="231F20"/>
              <w:right w:val="single" w:sz="4" w:space="0" w:color="231F20"/>
            </w:tcBorders>
            <w:vAlign w:val="center"/>
            <w:hideMark/>
          </w:tcPr>
          <w:p w14:paraId="58DA0C3C"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val="restart"/>
            <w:tcBorders>
              <w:top w:val="nil"/>
              <w:left w:val="single" w:sz="4" w:space="0" w:color="231F20"/>
              <w:bottom w:val="single" w:sz="4" w:space="0" w:color="231F20"/>
              <w:right w:val="single" w:sz="4" w:space="0" w:color="231F20"/>
            </w:tcBorders>
            <w:shd w:val="clear" w:color="auto" w:fill="auto"/>
            <w:vAlign w:val="center"/>
            <w:hideMark/>
          </w:tcPr>
          <w:p w14:paraId="401436A2"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Diptera</w:t>
            </w:r>
          </w:p>
        </w:tc>
        <w:tc>
          <w:tcPr>
            <w:tcW w:w="1842" w:type="dxa"/>
            <w:tcBorders>
              <w:top w:val="nil"/>
              <w:left w:val="nil"/>
              <w:bottom w:val="single" w:sz="4" w:space="0" w:color="231F20"/>
              <w:right w:val="single" w:sz="4" w:space="0" w:color="231F20"/>
            </w:tcBorders>
            <w:shd w:val="clear" w:color="auto" w:fill="auto"/>
            <w:vAlign w:val="center"/>
            <w:hideMark/>
          </w:tcPr>
          <w:p w14:paraId="6280C0B6"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Athericidae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006DFA7C"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0</w:t>
            </w:r>
          </w:p>
        </w:tc>
      </w:tr>
      <w:tr w:rsidR="009930DC" w:rsidRPr="009930DC" w14:paraId="0CDEFA86"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289AB289"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51BFF6AA"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4C66C57D"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Coenagríonidae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1DB339F5"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4</w:t>
            </w:r>
          </w:p>
        </w:tc>
        <w:tc>
          <w:tcPr>
            <w:tcW w:w="851" w:type="dxa"/>
            <w:vMerge/>
            <w:tcBorders>
              <w:top w:val="nil"/>
              <w:left w:val="single" w:sz="4" w:space="0" w:color="231F20"/>
              <w:bottom w:val="single" w:sz="4" w:space="0" w:color="231F20"/>
              <w:right w:val="single" w:sz="4" w:space="0" w:color="231F20"/>
            </w:tcBorders>
            <w:vAlign w:val="center"/>
            <w:hideMark/>
          </w:tcPr>
          <w:p w14:paraId="7FC334E8"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7ED19E5D"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4AB5602D"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Blepharoceridae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2B378B12"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0</w:t>
            </w:r>
          </w:p>
        </w:tc>
      </w:tr>
      <w:tr w:rsidR="009930DC" w:rsidRPr="009930DC" w14:paraId="0084C43A"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613D9702"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12D707A3"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5E4CBEDF"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Calopterygidae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414355DE"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2</w:t>
            </w:r>
          </w:p>
        </w:tc>
        <w:tc>
          <w:tcPr>
            <w:tcW w:w="851" w:type="dxa"/>
            <w:vMerge/>
            <w:tcBorders>
              <w:top w:val="nil"/>
              <w:left w:val="single" w:sz="4" w:space="0" w:color="231F20"/>
              <w:bottom w:val="single" w:sz="4" w:space="0" w:color="231F20"/>
              <w:right w:val="single" w:sz="4" w:space="0" w:color="231F20"/>
            </w:tcBorders>
            <w:vAlign w:val="center"/>
            <w:hideMark/>
          </w:tcPr>
          <w:p w14:paraId="4F41EBDB"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2F0211F7"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7D780FA9"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Simuliidae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01FDCBEC"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r>
      <w:tr w:rsidR="009930DC" w:rsidRPr="009930DC" w14:paraId="352D3B09"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00688DFD"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461BCDC3"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33B19B06"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Polythoridae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3F94F445"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0</w:t>
            </w:r>
          </w:p>
        </w:tc>
        <w:tc>
          <w:tcPr>
            <w:tcW w:w="851" w:type="dxa"/>
            <w:vMerge/>
            <w:tcBorders>
              <w:top w:val="nil"/>
              <w:left w:val="single" w:sz="4" w:space="0" w:color="231F20"/>
              <w:bottom w:val="single" w:sz="4" w:space="0" w:color="231F20"/>
              <w:right w:val="single" w:sz="4" w:space="0" w:color="231F20"/>
            </w:tcBorders>
            <w:vAlign w:val="center"/>
            <w:hideMark/>
          </w:tcPr>
          <w:p w14:paraId="506BD2A8"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537D5DD5"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0B859650"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Tabanidae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1EE43E0D"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6</w:t>
            </w:r>
          </w:p>
        </w:tc>
      </w:tr>
      <w:tr w:rsidR="009930DC" w:rsidRPr="009930DC" w14:paraId="1ADC57C9"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233E9898"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val="restart"/>
            <w:tcBorders>
              <w:top w:val="nil"/>
              <w:left w:val="single" w:sz="4" w:space="0" w:color="231F20"/>
              <w:bottom w:val="single" w:sz="4" w:space="0" w:color="231F20"/>
              <w:right w:val="single" w:sz="4" w:space="0" w:color="231F20"/>
            </w:tcBorders>
            <w:shd w:val="clear" w:color="auto" w:fill="auto"/>
            <w:vAlign w:val="center"/>
            <w:hideMark/>
          </w:tcPr>
          <w:p w14:paraId="3370CE45"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Plecóptera</w:t>
            </w:r>
            <w:proofErr w:type="spellEnd"/>
          </w:p>
        </w:tc>
        <w:tc>
          <w:tcPr>
            <w:tcW w:w="1426" w:type="dxa"/>
            <w:tcBorders>
              <w:top w:val="nil"/>
              <w:left w:val="nil"/>
              <w:bottom w:val="single" w:sz="4" w:space="0" w:color="231F20"/>
              <w:right w:val="single" w:sz="4" w:space="0" w:color="231F20"/>
            </w:tcBorders>
            <w:shd w:val="clear" w:color="auto" w:fill="auto"/>
            <w:vAlign w:val="center"/>
            <w:hideMark/>
          </w:tcPr>
          <w:p w14:paraId="09A5F8BF"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Perlidae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3F447C65"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0</w:t>
            </w:r>
          </w:p>
        </w:tc>
        <w:tc>
          <w:tcPr>
            <w:tcW w:w="851" w:type="dxa"/>
            <w:vMerge/>
            <w:tcBorders>
              <w:top w:val="nil"/>
              <w:left w:val="single" w:sz="4" w:space="0" w:color="231F20"/>
              <w:bottom w:val="single" w:sz="4" w:space="0" w:color="231F20"/>
              <w:right w:val="single" w:sz="4" w:space="0" w:color="231F20"/>
            </w:tcBorders>
            <w:vAlign w:val="center"/>
            <w:hideMark/>
          </w:tcPr>
          <w:p w14:paraId="416513B2"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5DB167CF"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79E8495C"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Tipulidae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5F535478"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r>
      <w:tr w:rsidR="009930DC" w:rsidRPr="009930DC" w14:paraId="2DF1556B"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12208BD8"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05A19E6F"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2447CE4F"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Gripopterygidae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71C27933"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0</w:t>
            </w:r>
          </w:p>
        </w:tc>
        <w:tc>
          <w:tcPr>
            <w:tcW w:w="851" w:type="dxa"/>
            <w:vMerge/>
            <w:tcBorders>
              <w:top w:val="nil"/>
              <w:left w:val="single" w:sz="4" w:space="0" w:color="231F20"/>
              <w:bottom w:val="single" w:sz="4" w:space="0" w:color="231F20"/>
              <w:right w:val="single" w:sz="4" w:space="0" w:color="231F20"/>
            </w:tcBorders>
            <w:vAlign w:val="center"/>
            <w:hideMark/>
          </w:tcPr>
          <w:p w14:paraId="4CB084D3"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2AE470B0"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18C3E835"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Limoniidae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2EAFEBAF"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6</w:t>
            </w:r>
          </w:p>
        </w:tc>
      </w:tr>
      <w:tr w:rsidR="009930DC" w:rsidRPr="009930DC" w14:paraId="7446DA3A"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1E66B03B"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val="restart"/>
            <w:tcBorders>
              <w:top w:val="nil"/>
              <w:left w:val="single" w:sz="4" w:space="0" w:color="231F20"/>
              <w:bottom w:val="single" w:sz="4" w:space="0" w:color="231F20"/>
              <w:right w:val="single" w:sz="4" w:space="0" w:color="231F20"/>
            </w:tcBorders>
            <w:shd w:val="clear" w:color="auto" w:fill="auto"/>
            <w:vAlign w:val="center"/>
            <w:hideMark/>
          </w:tcPr>
          <w:p w14:paraId="64839069"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Heteróptera</w:t>
            </w:r>
            <w:proofErr w:type="spellEnd"/>
          </w:p>
        </w:tc>
        <w:tc>
          <w:tcPr>
            <w:tcW w:w="1426" w:type="dxa"/>
            <w:tcBorders>
              <w:top w:val="nil"/>
              <w:left w:val="nil"/>
              <w:bottom w:val="single" w:sz="4" w:space="0" w:color="231F20"/>
              <w:right w:val="single" w:sz="4" w:space="0" w:color="231F20"/>
            </w:tcBorders>
            <w:shd w:val="clear" w:color="auto" w:fill="auto"/>
            <w:vAlign w:val="center"/>
            <w:hideMark/>
          </w:tcPr>
          <w:p w14:paraId="26480934"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Veliidae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3495C970"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c>
          <w:tcPr>
            <w:tcW w:w="851" w:type="dxa"/>
            <w:vMerge/>
            <w:tcBorders>
              <w:top w:val="nil"/>
              <w:left w:val="single" w:sz="4" w:space="0" w:color="231F20"/>
              <w:bottom w:val="single" w:sz="4" w:space="0" w:color="231F20"/>
              <w:right w:val="single" w:sz="4" w:space="0" w:color="231F20"/>
            </w:tcBorders>
            <w:vAlign w:val="center"/>
            <w:hideMark/>
          </w:tcPr>
          <w:p w14:paraId="715D9458"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2E10D8D3"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575ADD02"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Ceratopogonidae</w:t>
            </w:r>
          </w:p>
        </w:tc>
        <w:tc>
          <w:tcPr>
            <w:tcW w:w="1405" w:type="dxa"/>
            <w:tcBorders>
              <w:top w:val="nil"/>
              <w:left w:val="nil"/>
              <w:bottom w:val="single" w:sz="4" w:space="0" w:color="231F20"/>
              <w:right w:val="single" w:sz="4" w:space="0" w:color="231F20"/>
            </w:tcBorders>
            <w:shd w:val="clear" w:color="auto" w:fill="auto"/>
            <w:noWrap/>
            <w:vAlign w:val="center"/>
            <w:hideMark/>
          </w:tcPr>
          <w:p w14:paraId="53DD8512"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6</w:t>
            </w:r>
          </w:p>
        </w:tc>
      </w:tr>
      <w:tr w:rsidR="009930DC" w:rsidRPr="009930DC" w14:paraId="65BF2674"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5D2EE957"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6BBA9BA0"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70F12DFA"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Gerridae</w:t>
            </w:r>
          </w:p>
        </w:tc>
        <w:tc>
          <w:tcPr>
            <w:tcW w:w="1404" w:type="dxa"/>
            <w:tcBorders>
              <w:top w:val="nil"/>
              <w:left w:val="nil"/>
              <w:bottom w:val="single" w:sz="4" w:space="0" w:color="231F20"/>
              <w:right w:val="single" w:sz="4" w:space="0" w:color="231F20"/>
            </w:tcBorders>
            <w:shd w:val="clear" w:color="auto" w:fill="auto"/>
            <w:noWrap/>
            <w:vAlign w:val="center"/>
            <w:hideMark/>
          </w:tcPr>
          <w:p w14:paraId="6F7DBC8A"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c>
          <w:tcPr>
            <w:tcW w:w="851" w:type="dxa"/>
            <w:vMerge/>
            <w:tcBorders>
              <w:top w:val="nil"/>
              <w:left w:val="single" w:sz="4" w:space="0" w:color="231F20"/>
              <w:bottom w:val="single" w:sz="4" w:space="0" w:color="231F20"/>
              <w:right w:val="single" w:sz="4" w:space="0" w:color="231F20"/>
            </w:tcBorders>
            <w:vAlign w:val="center"/>
            <w:hideMark/>
          </w:tcPr>
          <w:p w14:paraId="45B6E98D"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152AA3F6"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1FE0D0C3"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Dixidae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0EB58BC1"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6</w:t>
            </w:r>
          </w:p>
        </w:tc>
      </w:tr>
      <w:tr w:rsidR="009930DC" w:rsidRPr="009930DC" w14:paraId="62A74AC8"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71332AF2"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53037AF4"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4790B1FD"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Corixidae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15091E77"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c>
          <w:tcPr>
            <w:tcW w:w="851" w:type="dxa"/>
            <w:vMerge/>
            <w:tcBorders>
              <w:top w:val="nil"/>
              <w:left w:val="single" w:sz="4" w:space="0" w:color="231F20"/>
              <w:bottom w:val="single" w:sz="4" w:space="0" w:color="231F20"/>
              <w:right w:val="single" w:sz="4" w:space="0" w:color="231F20"/>
            </w:tcBorders>
            <w:vAlign w:val="center"/>
            <w:hideMark/>
          </w:tcPr>
          <w:p w14:paraId="19E26FC2"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1EE6259E"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7E3DE474"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Psychodidae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27722FFA"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7</w:t>
            </w:r>
          </w:p>
        </w:tc>
      </w:tr>
      <w:tr w:rsidR="009930DC" w:rsidRPr="009930DC" w14:paraId="63FC285B"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46ECC701"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049B3DDE"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52A13295"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Notonectidae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0D1E5C2B"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c>
          <w:tcPr>
            <w:tcW w:w="851" w:type="dxa"/>
            <w:vMerge/>
            <w:tcBorders>
              <w:top w:val="nil"/>
              <w:left w:val="single" w:sz="4" w:space="0" w:color="231F20"/>
              <w:bottom w:val="single" w:sz="4" w:space="0" w:color="231F20"/>
              <w:right w:val="single" w:sz="4" w:space="0" w:color="231F20"/>
            </w:tcBorders>
            <w:vAlign w:val="center"/>
            <w:hideMark/>
          </w:tcPr>
          <w:p w14:paraId="60C28F86"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2308E079"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26983ECD"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Dolichopodidae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39AE04D5"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6</w:t>
            </w:r>
          </w:p>
        </w:tc>
      </w:tr>
      <w:tr w:rsidR="009930DC" w:rsidRPr="009930DC" w14:paraId="18C51E55"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5BA5281D"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6A00C071"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39E39C12"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Belostomatidae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6BE74364"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6</w:t>
            </w:r>
          </w:p>
        </w:tc>
        <w:tc>
          <w:tcPr>
            <w:tcW w:w="851" w:type="dxa"/>
            <w:vMerge/>
            <w:tcBorders>
              <w:top w:val="nil"/>
              <w:left w:val="single" w:sz="4" w:space="0" w:color="231F20"/>
              <w:bottom w:val="single" w:sz="4" w:space="0" w:color="231F20"/>
              <w:right w:val="single" w:sz="4" w:space="0" w:color="231F20"/>
            </w:tcBorders>
            <w:vAlign w:val="center"/>
            <w:hideMark/>
          </w:tcPr>
          <w:p w14:paraId="22113FE7"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0ACD3C0A"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7E850B2B"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Stratiomyidae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510A7206"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6</w:t>
            </w:r>
          </w:p>
        </w:tc>
      </w:tr>
      <w:tr w:rsidR="009930DC" w:rsidRPr="009930DC" w14:paraId="6C5D36F3"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5D2967A9"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187AB4DC"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36791611"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Naucoridae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5E506237"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5</w:t>
            </w:r>
          </w:p>
        </w:tc>
        <w:tc>
          <w:tcPr>
            <w:tcW w:w="851" w:type="dxa"/>
            <w:vMerge/>
            <w:tcBorders>
              <w:top w:val="nil"/>
              <w:left w:val="single" w:sz="4" w:space="0" w:color="231F20"/>
              <w:bottom w:val="single" w:sz="4" w:space="0" w:color="231F20"/>
              <w:right w:val="single" w:sz="4" w:space="0" w:color="231F20"/>
            </w:tcBorders>
            <w:vAlign w:val="center"/>
            <w:hideMark/>
          </w:tcPr>
          <w:p w14:paraId="4CD4C23A"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192C1AA4"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4C06CAD0"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Empididae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3B9F611C"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6</w:t>
            </w:r>
          </w:p>
        </w:tc>
      </w:tr>
      <w:tr w:rsidR="009930DC" w:rsidRPr="009930DC" w14:paraId="355B7EC6"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4F1208EE"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val="restart"/>
            <w:tcBorders>
              <w:top w:val="nil"/>
              <w:left w:val="single" w:sz="4" w:space="0" w:color="231F20"/>
              <w:bottom w:val="single" w:sz="4" w:space="0" w:color="231F20"/>
              <w:right w:val="single" w:sz="4" w:space="0" w:color="231F20"/>
            </w:tcBorders>
            <w:shd w:val="clear" w:color="auto" w:fill="auto"/>
            <w:vAlign w:val="center"/>
            <w:hideMark/>
          </w:tcPr>
          <w:p w14:paraId="01ED67A9"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Trichóptera</w:t>
            </w:r>
            <w:proofErr w:type="spellEnd"/>
          </w:p>
        </w:tc>
        <w:tc>
          <w:tcPr>
            <w:tcW w:w="1426" w:type="dxa"/>
            <w:tcBorders>
              <w:top w:val="nil"/>
              <w:left w:val="nil"/>
              <w:bottom w:val="single" w:sz="4" w:space="0" w:color="231F20"/>
              <w:right w:val="single" w:sz="4" w:space="0" w:color="231F20"/>
            </w:tcBorders>
            <w:shd w:val="clear" w:color="auto" w:fill="auto"/>
            <w:vAlign w:val="center"/>
            <w:hideMark/>
          </w:tcPr>
          <w:p w14:paraId="0BAE5FAB"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Helicopsychidae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3B98C91D"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0</w:t>
            </w:r>
          </w:p>
        </w:tc>
        <w:tc>
          <w:tcPr>
            <w:tcW w:w="851" w:type="dxa"/>
            <w:vMerge/>
            <w:tcBorders>
              <w:top w:val="nil"/>
              <w:left w:val="single" w:sz="4" w:space="0" w:color="231F20"/>
              <w:bottom w:val="single" w:sz="4" w:space="0" w:color="231F20"/>
              <w:right w:val="single" w:sz="4" w:space="0" w:color="231F20"/>
            </w:tcBorders>
            <w:vAlign w:val="center"/>
            <w:hideMark/>
          </w:tcPr>
          <w:p w14:paraId="6F682B86"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0A5AA7F9"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52EAAB56"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Chironomidae</w:t>
            </w:r>
          </w:p>
        </w:tc>
        <w:tc>
          <w:tcPr>
            <w:tcW w:w="1405" w:type="dxa"/>
            <w:tcBorders>
              <w:top w:val="nil"/>
              <w:left w:val="nil"/>
              <w:bottom w:val="single" w:sz="4" w:space="0" w:color="231F20"/>
              <w:right w:val="single" w:sz="4" w:space="0" w:color="231F20"/>
            </w:tcBorders>
            <w:shd w:val="clear" w:color="auto" w:fill="auto"/>
            <w:noWrap/>
            <w:vAlign w:val="center"/>
            <w:hideMark/>
          </w:tcPr>
          <w:p w14:paraId="0FBBDEB5"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8</w:t>
            </w:r>
          </w:p>
        </w:tc>
      </w:tr>
      <w:tr w:rsidR="009930DC" w:rsidRPr="009930DC" w14:paraId="34B68109"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121B548A"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3D86E71C"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7B5CE0C1"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Calamoceratidae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3527462C"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0</w:t>
            </w:r>
          </w:p>
        </w:tc>
        <w:tc>
          <w:tcPr>
            <w:tcW w:w="851" w:type="dxa"/>
            <w:vMerge/>
            <w:tcBorders>
              <w:top w:val="nil"/>
              <w:left w:val="single" w:sz="4" w:space="0" w:color="231F20"/>
              <w:bottom w:val="single" w:sz="4" w:space="0" w:color="231F20"/>
              <w:right w:val="single" w:sz="4" w:space="0" w:color="231F20"/>
            </w:tcBorders>
            <w:vAlign w:val="center"/>
            <w:hideMark/>
          </w:tcPr>
          <w:p w14:paraId="3EBBDBC7"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47EB3A4F"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2628BA73"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Culicidae</w:t>
            </w:r>
          </w:p>
        </w:tc>
        <w:tc>
          <w:tcPr>
            <w:tcW w:w="1405" w:type="dxa"/>
            <w:tcBorders>
              <w:top w:val="nil"/>
              <w:left w:val="nil"/>
              <w:bottom w:val="single" w:sz="4" w:space="0" w:color="231F20"/>
              <w:right w:val="single" w:sz="4" w:space="0" w:color="231F20"/>
            </w:tcBorders>
            <w:shd w:val="clear" w:color="auto" w:fill="auto"/>
            <w:noWrap/>
            <w:vAlign w:val="center"/>
            <w:hideMark/>
          </w:tcPr>
          <w:p w14:paraId="038587C7"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8</w:t>
            </w:r>
          </w:p>
        </w:tc>
      </w:tr>
      <w:tr w:rsidR="009930DC" w:rsidRPr="009930DC" w14:paraId="10214109"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58810265"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6845CB82"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589D2CDE"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Odontoceridae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20CF170B"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0</w:t>
            </w:r>
          </w:p>
        </w:tc>
        <w:tc>
          <w:tcPr>
            <w:tcW w:w="851" w:type="dxa"/>
            <w:vMerge/>
            <w:tcBorders>
              <w:top w:val="nil"/>
              <w:left w:val="single" w:sz="4" w:space="0" w:color="231F20"/>
              <w:bottom w:val="single" w:sz="4" w:space="0" w:color="231F20"/>
              <w:right w:val="single" w:sz="4" w:space="0" w:color="231F20"/>
            </w:tcBorders>
            <w:vAlign w:val="center"/>
            <w:hideMark/>
          </w:tcPr>
          <w:p w14:paraId="43B3C508"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629A9B0C"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603AFEB6"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Muscidae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524A86C6"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8</w:t>
            </w:r>
          </w:p>
        </w:tc>
      </w:tr>
      <w:tr w:rsidR="009930DC" w:rsidRPr="009930DC" w14:paraId="56CDC7CC"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66C8A758"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3AC8DA33"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46679A56"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Leptoceridae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0F98BDD8"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2</w:t>
            </w:r>
          </w:p>
        </w:tc>
        <w:tc>
          <w:tcPr>
            <w:tcW w:w="851" w:type="dxa"/>
            <w:vMerge/>
            <w:tcBorders>
              <w:top w:val="nil"/>
              <w:left w:val="single" w:sz="4" w:space="0" w:color="231F20"/>
              <w:bottom w:val="single" w:sz="4" w:space="0" w:color="231F20"/>
              <w:right w:val="single" w:sz="4" w:space="0" w:color="231F20"/>
            </w:tcBorders>
            <w:vAlign w:val="center"/>
            <w:hideMark/>
          </w:tcPr>
          <w:p w14:paraId="71B7D0D2"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33D301D3"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40F9C71B"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Ephydridae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49582D47"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8</w:t>
            </w:r>
          </w:p>
        </w:tc>
      </w:tr>
      <w:tr w:rsidR="009930DC" w:rsidRPr="009930DC" w14:paraId="6152B175" w14:textId="77777777" w:rsidTr="007051AD">
        <w:trPr>
          <w:trHeight w:val="288"/>
          <w:jc w:val="center"/>
        </w:trPr>
        <w:tc>
          <w:tcPr>
            <w:tcW w:w="1229" w:type="dxa"/>
            <w:vMerge/>
            <w:tcBorders>
              <w:top w:val="nil"/>
              <w:left w:val="single" w:sz="4" w:space="0" w:color="231F20"/>
              <w:bottom w:val="single" w:sz="4" w:space="0" w:color="231F20"/>
              <w:right w:val="single" w:sz="4" w:space="0" w:color="231F20"/>
            </w:tcBorders>
            <w:vAlign w:val="center"/>
            <w:hideMark/>
          </w:tcPr>
          <w:p w14:paraId="2F76B022" w14:textId="77777777" w:rsidR="009930DC" w:rsidRPr="007051AD" w:rsidRDefault="009930DC" w:rsidP="007051AD">
            <w:pPr>
              <w:spacing w:line="240" w:lineRule="auto"/>
              <w:rPr>
                <w:rFonts w:ascii="Times New Roman" w:hAnsi="Times New Roman" w:cs="Times New Roman"/>
                <w:sz w:val="16"/>
                <w:szCs w:val="16"/>
              </w:rPr>
            </w:pPr>
          </w:p>
        </w:tc>
        <w:tc>
          <w:tcPr>
            <w:tcW w:w="1181" w:type="dxa"/>
            <w:vMerge/>
            <w:tcBorders>
              <w:top w:val="nil"/>
              <w:left w:val="single" w:sz="4" w:space="0" w:color="231F20"/>
              <w:bottom w:val="single" w:sz="4" w:space="0" w:color="231F20"/>
              <w:right w:val="single" w:sz="4" w:space="0" w:color="231F20"/>
            </w:tcBorders>
            <w:vAlign w:val="center"/>
            <w:hideMark/>
          </w:tcPr>
          <w:p w14:paraId="774FC5B7" w14:textId="77777777" w:rsidR="009930DC" w:rsidRPr="007051AD" w:rsidRDefault="009930DC" w:rsidP="007051AD">
            <w:pPr>
              <w:spacing w:line="240" w:lineRule="auto"/>
              <w:rPr>
                <w:rFonts w:ascii="Times New Roman" w:hAnsi="Times New Roman" w:cs="Times New Roman"/>
                <w:sz w:val="16"/>
                <w:szCs w:val="16"/>
              </w:rPr>
            </w:pPr>
          </w:p>
        </w:tc>
        <w:tc>
          <w:tcPr>
            <w:tcW w:w="1426" w:type="dxa"/>
            <w:tcBorders>
              <w:top w:val="nil"/>
              <w:left w:val="nil"/>
              <w:bottom w:val="single" w:sz="4" w:space="0" w:color="231F20"/>
              <w:right w:val="single" w:sz="4" w:space="0" w:color="231F20"/>
            </w:tcBorders>
            <w:shd w:val="clear" w:color="auto" w:fill="auto"/>
            <w:vAlign w:val="center"/>
            <w:hideMark/>
          </w:tcPr>
          <w:p w14:paraId="4A60F49E"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Polycentropodidae</w:t>
            </w:r>
            <w:proofErr w:type="spellEnd"/>
          </w:p>
        </w:tc>
        <w:tc>
          <w:tcPr>
            <w:tcW w:w="1404" w:type="dxa"/>
            <w:tcBorders>
              <w:top w:val="nil"/>
              <w:left w:val="nil"/>
              <w:bottom w:val="single" w:sz="4" w:space="0" w:color="231F20"/>
              <w:right w:val="single" w:sz="4" w:space="0" w:color="231F20"/>
            </w:tcBorders>
            <w:shd w:val="clear" w:color="auto" w:fill="auto"/>
            <w:noWrap/>
            <w:vAlign w:val="center"/>
            <w:hideMark/>
          </w:tcPr>
          <w:p w14:paraId="0495240C"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2</w:t>
            </w:r>
          </w:p>
        </w:tc>
        <w:tc>
          <w:tcPr>
            <w:tcW w:w="851" w:type="dxa"/>
            <w:vMerge/>
            <w:tcBorders>
              <w:top w:val="nil"/>
              <w:left w:val="single" w:sz="4" w:space="0" w:color="231F20"/>
              <w:bottom w:val="single" w:sz="4" w:space="0" w:color="231F20"/>
              <w:right w:val="single" w:sz="4" w:space="0" w:color="231F20"/>
            </w:tcBorders>
            <w:vAlign w:val="center"/>
            <w:hideMark/>
          </w:tcPr>
          <w:p w14:paraId="6894A13F" w14:textId="77777777" w:rsidR="009930DC" w:rsidRPr="007051AD" w:rsidRDefault="009930DC" w:rsidP="007051AD">
            <w:pPr>
              <w:spacing w:line="240" w:lineRule="auto"/>
              <w:rPr>
                <w:rFonts w:ascii="Times New Roman" w:hAnsi="Times New Roman" w:cs="Times New Roman"/>
                <w:sz w:val="16"/>
                <w:szCs w:val="16"/>
              </w:rPr>
            </w:pPr>
          </w:p>
        </w:tc>
        <w:tc>
          <w:tcPr>
            <w:tcW w:w="1005" w:type="dxa"/>
            <w:vMerge/>
            <w:tcBorders>
              <w:top w:val="nil"/>
              <w:left w:val="single" w:sz="4" w:space="0" w:color="231F20"/>
              <w:bottom w:val="single" w:sz="4" w:space="0" w:color="231F20"/>
              <w:right w:val="single" w:sz="4" w:space="0" w:color="231F20"/>
            </w:tcBorders>
            <w:vAlign w:val="center"/>
            <w:hideMark/>
          </w:tcPr>
          <w:p w14:paraId="28FAD344" w14:textId="77777777" w:rsidR="009930DC" w:rsidRPr="007051AD" w:rsidRDefault="009930DC" w:rsidP="007051AD">
            <w:pPr>
              <w:spacing w:line="240" w:lineRule="auto"/>
              <w:rPr>
                <w:rFonts w:ascii="Times New Roman" w:hAnsi="Times New Roman" w:cs="Times New Roman"/>
                <w:sz w:val="16"/>
                <w:szCs w:val="16"/>
              </w:rPr>
            </w:pPr>
          </w:p>
        </w:tc>
        <w:tc>
          <w:tcPr>
            <w:tcW w:w="1842" w:type="dxa"/>
            <w:tcBorders>
              <w:top w:val="nil"/>
              <w:left w:val="nil"/>
              <w:bottom w:val="single" w:sz="4" w:space="0" w:color="231F20"/>
              <w:right w:val="single" w:sz="4" w:space="0" w:color="231F20"/>
            </w:tcBorders>
            <w:shd w:val="clear" w:color="auto" w:fill="auto"/>
            <w:vAlign w:val="center"/>
            <w:hideMark/>
          </w:tcPr>
          <w:p w14:paraId="3987A854" w14:textId="77777777" w:rsidR="009930DC" w:rsidRPr="007051AD" w:rsidRDefault="009930DC" w:rsidP="007051AD">
            <w:pPr>
              <w:spacing w:line="240" w:lineRule="auto"/>
              <w:rPr>
                <w:rFonts w:ascii="Times New Roman" w:hAnsi="Times New Roman" w:cs="Times New Roman"/>
                <w:sz w:val="16"/>
                <w:szCs w:val="16"/>
              </w:rPr>
            </w:pPr>
            <w:proofErr w:type="spellStart"/>
            <w:r w:rsidRPr="007051AD">
              <w:rPr>
                <w:rFonts w:ascii="Times New Roman" w:hAnsi="Times New Roman" w:cs="Times New Roman"/>
                <w:sz w:val="16"/>
                <w:szCs w:val="16"/>
              </w:rPr>
              <w:t>Syrphidae</w:t>
            </w:r>
            <w:proofErr w:type="spellEnd"/>
          </w:p>
        </w:tc>
        <w:tc>
          <w:tcPr>
            <w:tcW w:w="1405" w:type="dxa"/>
            <w:tcBorders>
              <w:top w:val="nil"/>
              <w:left w:val="nil"/>
              <w:bottom w:val="single" w:sz="4" w:space="0" w:color="231F20"/>
              <w:right w:val="single" w:sz="4" w:space="0" w:color="231F20"/>
            </w:tcBorders>
            <w:shd w:val="clear" w:color="auto" w:fill="auto"/>
            <w:noWrap/>
            <w:vAlign w:val="center"/>
            <w:hideMark/>
          </w:tcPr>
          <w:p w14:paraId="24516314" w14:textId="77777777" w:rsidR="009930DC" w:rsidRPr="007051AD" w:rsidRDefault="009930DC" w:rsidP="007051AD">
            <w:pPr>
              <w:spacing w:line="240" w:lineRule="auto"/>
              <w:rPr>
                <w:rFonts w:ascii="Times New Roman" w:hAnsi="Times New Roman" w:cs="Times New Roman"/>
                <w:sz w:val="16"/>
                <w:szCs w:val="16"/>
              </w:rPr>
            </w:pPr>
            <w:r w:rsidRPr="007051AD">
              <w:rPr>
                <w:rFonts w:ascii="Times New Roman" w:hAnsi="Times New Roman" w:cs="Times New Roman"/>
                <w:sz w:val="16"/>
                <w:szCs w:val="16"/>
              </w:rPr>
              <w:t>9</w:t>
            </w:r>
          </w:p>
        </w:tc>
      </w:tr>
    </w:tbl>
    <w:p w14:paraId="422D5976" w14:textId="77777777" w:rsidR="009930DC" w:rsidRDefault="009930DC" w:rsidP="00380763">
      <w:pPr>
        <w:spacing w:line="240" w:lineRule="auto"/>
        <w:jc w:val="both"/>
        <w:rPr>
          <w:rFonts w:ascii="Times New Roman" w:hAnsi="Times New Roman" w:cs="Times New Roman"/>
          <w:highlight w:val="yellow"/>
          <w:lang w:val="es-EC"/>
        </w:rPr>
      </w:pPr>
    </w:p>
    <w:p w14:paraId="49C35B32" w14:textId="77777777" w:rsidR="00380763" w:rsidRDefault="00380763" w:rsidP="00796A3E">
      <w:pPr>
        <w:spacing w:line="240" w:lineRule="auto"/>
        <w:jc w:val="both"/>
        <w:rPr>
          <w:rFonts w:ascii="Times New Roman" w:hAnsi="Times New Roman" w:cs="Times New Roman"/>
          <w:lang w:val="es-EC"/>
        </w:rPr>
      </w:pPr>
    </w:p>
    <w:p w14:paraId="22E2D844" w14:textId="34BB6DE9" w:rsidR="00E102C1" w:rsidRPr="004836F6" w:rsidRDefault="007051AD" w:rsidP="00DB068B">
      <w:pPr>
        <w:spacing w:line="240" w:lineRule="auto"/>
        <w:jc w:val="both"/>
        <w:rPr>
          <w:rFonts w:ascii="Times New Roman" w:hAnsi="Times New Roman" w:cs="Times New Roman"/>
          <w:lang w:val="es-EC"/>
        </w:rPr>
      </w:pPr>
      <w:r>
        <w:rPr>
          <w:rFonts w:ascii="Times New Roman" w:hAnsi="Times New Roman" w:cs="Times New Roman"/>
          <w:b/>
          <w:lang w:val="es-EC"/>
        </w:rPr>
        <w:t>Tabla 5</w:t>
      </w:r>
      <w:r w:rsidRPr="00796A3E">
        <w:rPr>
          <w:rFonts w:ascii="Times New Roman" w:hAnsi="Times New Roman" w:cs="Times New Roman"/>
          <w:b/>
          <w:lang w:val="es-EC"/>
        </w:rPr>
        <w:t>.</w:t>
      </w:r>
      <w:r>
        <w:rPr>
          <w:rFonts w:ascii="Times New Roman" w:hAnsi="Times New Roman" w:cs="Times New Roman"/>
          <w:lang w:val="es-EC"/>
        </w:rPr>
        <w:t xml:space="preserve"> Determinación de calidad del agua – índice IBF</w:t>
      </w:r>
    </w:p>
    <w:p w14:paraId="2B9D2F42" w14:textId="77777777" w:rsidR="00796A3E" w:rsidRDefault="00796A3E" w:rsidP="00DB068B">
      <w:pPr>
        <w:spacing w:line="240" w:lineRule="auto"/>
        <w:jc w:val="both"/>
        <w:rPr>
          <w:rFonts w:ascii="Times New Roman" w:hAnsi="Times New Roman" w:cs="Times New Roman"/>
          <w:b/>
          <w:sz w:val="24"/>
          <w:szCs w:val="24"/>
          <w:lang w:val="es-EC"/>
        </w:rPr>
      </w:pPr>
    </w:p>
    <w:tbl>
      <w:tblPr>
        <w:tblW w:w="3460" w:type="dxa"/>
        <w:jc w:val="center"/>
        <w:tblLook w:val="04A0" w:firstRow="1" w:lastRow="0" w:firstColumn="1" w:lastColumn="0" w:noHBand="0" w:noVBand="1"/>
      </w:tblPr>
      <w:tblGrid>
        <w:gridCol w:w="2547"/>
        <w:gridCol w:w="913"/>
      </w:tblGrid>
      <w:tr w:rsidR="00796A3E" w:rsidRPr="00796A3E" w14:paraId="6A454E8B" w14:textId="77777777" w:rsidTr="00796A3E">
        <w:trPr>
          <w:trHeight w:val="288"/>
          <w:jc w:val="center"/>
        </w:trPr>
        <w:tc>
          <w:tcPr>
            <w:tcW w:w="25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417DBA" w14:textId="40C6530F" w:rsidR="00796A3E" w:rsidRPr="00796A3E" w:rsidRDefault="00796A3E" w:rsidP="001D681E">
            <w:pPr>
              <w:spacing w:line="240" w:lineRule="auto"/>
              <w:rPr>
                <w:rFonts w:ascii="Times New Roman" w:eastAsia="Times New Roman" w:hAnsi="Times New Roman" w:cs="Times New Roman"/>
                <w:b/>
                <w:bCs/>
                <w:color w:val="000000"/>
                <w:sz w:val="20"/>
                <w:szCs w:val="20"/>
                <w:lang w:val="es-EC"/>
              </w:rPr>
            </w:pPr>
            <w:r>
              <w:rPr>
                <w:rFonts w:ascii="Times New Roman" w:eastAsia="Times New Roman" w:hAnsi="Times New Roman" w:cs="Times New Roman"/>
                <w:b/>
                <w:bCs/>
                <w:color w:val="000000"/>
                <w:sz w:val="20"/>
                <w:szCs w:val="20"/>
                <w:lang w:val="es-EC"/>
              </w:rPr>
              <w:t>CALIDAD DEL AGUA</w:t>
            </w:r>
          </w:p>
        </w:tc>
        <w:tc>
          <w:tcPr>
            <w:tcW w:w="913" w:type="dxa"/>
            <w:tcBorders>
              <w:top w:val="single" w:sz="4" w:space="0" w:color="auto"/>
              <w:left w:val="nil"/>
              <w:bottom w:val="single" w:sz="4" w:space="0" w:color="auto"/>
              <w:right w:val="single" w:sz="4" w:space="0" w:color="auto"/>
            </w:tcBorders>
            <w:shd w:val="clear" w:color="auto" w:fill="auto"/>
            <w:noWrap/>
            <w:vAlign w:val="center"/>
            <w:hideMark/>
          </w:tcPr>
          <w:p w14:paraId="0F813119" w14:textId="7831C050" w:rsidR="00796A3E" w:rsidRPr="00796A3E" w:rsidRDefault="00796A3E" w:rsidP="001D681E">
            <w:pPr>
              <w:spacing w:line="240" w:lineRule="auto"/>
              <w:rPr>
                <w:rFonts w:ascii="Times New Roman" w:eastAsia="Times New Roman" w:hAnsi="Times New Roman" w:cs="Times New Roman"/>
                <w:b/>
                <w:bCs/>
                <w:color w:val="000000"/>
                <w:sz w:val="20"/>
                <w:szCs w:val="20"/>
                <w:lang w:val="es-EC"/>
              </w:rPr>
            </w:pPr>
            <w:r w:rsidRPr="00796A3E">
              <w:rPr>
                <w:rFonts w:ascii="Times New Roman" w:eastAsia="Times New Roman" w:hAnsi="Times New Roman" w:cs="Times New Roman"/>
                <w:b/>
                <w:bCs/>
                <w:color w:val="000000"/>
                <w:sz w:val="20"/>
                <w:szCs w:val="20"/>
                <w:lang w:val="es-EC"/>
              </w:rPr>
              <w:t>I</w:t>
            </w:r>
            <w:r>
              <w:rPr>
                <w:rFonts w:ascii="Times New Roman" w:eastAsia="Times New Roman" w:hAnsi="Times New Roman" w:cs="Times New Roman"/>
                <w:b/>
                <w:bCs/>
                <w:color w:val="000000"/>
                <w:sz w:val="20"/>
                <w:szCs w:val="20"/>
                <w:lang w:val="es-EC"/>
              </w:rPr>
              <w:t>BF</w:t>
            </w:r>
          </w:p>
        </w:tc>
      </w:tr>
      <w:tr w:rsidR="00796A3E" w:rsidRPr="00796A3E" w14:paraId="2DAADA06" w14:textId="77777777" w:rsidTr="00796A3E">
        <w:trPr>
          <w:trHeight w:val="288"/>
          <w:jc w:val="center"/>
        </w:trPr>
        <w:tc>
          <w:tcPr>
            <w:tcW w:w="2547" w:type="dxa"/>
            <w:tcBorders>
              <w:top w:val="nil"/>
              <w:left w:val="single" w:sz="4" w:space="0" w:color="auto"/>
              <w:bottom w:val="single" w:sz="4" w:space="0" w:color="auto"/>
              <w:right w:val="single" w:sz="4" w:space="0" w:color="auto"/>
            </w:tcBorders>
            <w:shd w:val="clear" w:color="auto" w:fill="auto"/>
            <w:noWrap/>
            <w:vAlign w:val="center"/>
            <w:hideMark/>
          </w:tcPr>
          <w:p w14:paraId="7FE308C1" w14:textId="77777777" w:rsidR="00796A3E" w:rsidRPr="00796A3E" w:rsidRDefault="00796A3E" w:rsidP="001D681E">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Muy bueno</w:t>
            </w:r>
          </w:p>
        </w:tc>
        <w:tc>
          <w:tcPr>
            <w:tcW w:w="913" w:type="dxa"/>
            <w:tcBorders>
              <w:top w:val="nil"/>
              <w:left w:val="nil"/>
              <w:bottom w:val="single" w:sz="4" w:space="0" w:color="auto"/>
              <w:right w:val="single" w:sz="4" w:space="0" w:color="auto"/>
            </w:tcBorders>
            <w:shd w:val="clear" w:color="000000" w:fill="0070C0"/>
            <w:noWrap/>
            <w:vAlign w:val="center"/>
            <w:hideMark/>
          </w:tcPr>
          <w:p w14:paraId="43D3C149" w14:textId="73C8F4EC" w:rsidR="00796A3E" w:rsidRPr="00796A3E" w:rsidRDefault="00796A3E" w:rsidP="001D681E">
            <w:pPr>
              <w:spacing w:line="240" w:lineRule="auto"/>
              <w:rPr>
                <w:rFonts w:ascii="Times New Roman" w:eastAsia="Times New Roman" w:hAnsi="Times New Roman" w:cs="Times New Roman"/>
                <w:color w:val="000000"/>
                <w:sz w:val="20"/>
                <w:szCs w:val="20"/>
                <w:lang w:val="es-EC"/>
              </w:rPr>
            </w:pPr>
            <w:r>
              <w:rPr>
                <w:rFonts w:ascii="Times New Roman" w:eastAsia="Times New Roman" w:hAnsi="Times New Roman" w:cs="Times New Roman"/>
                <w:color w:val="000000"/>
                <w:sz w:val="20"/>
                <w:szCs w:val="20"/>
                <w:lang w:val="es-EC"/>
              </w:rPr>
              <w:t>&gt; 96</w:t>
            </w:r>
          </w:p>
        </w:tc>
      </w:tr>
      <w:tr w:rsidR="00796A3E" w:rsidRPr="00796A3E" w14:paraId="7507DC4D" w14:textId="77777777" w:rsidTr="00796A3E">
        <w:trPr>
          <w:trHeight w:val="288"/>
          <w:jc w:val="center"/>
        </w:trPr>
        <w:tc>
          <w:tcPr>
            <w:tcW w:w="2547" w:type="dxa"/>
            <w:tcBorders>
              <w:top w:val="nil"/>
              <w:left w:val="single" w:sz="4" w:space="0" w:color="auto"/>
              <w:bottom w:val="single" w:sz="4" w:space="0" w:color="auto"/>
              <w:right w:val="single" w:sz="4" w:space="0" w:color="auto"/>
            </w:tcBorders>
            <w:shd w:val="clear" w:color="auto" w:fill="auto"/>
            <w:noWrap/>
            <w:vAlign w:val="center"/>
            <w:hideMark/>
          </w:tcPr>
          <w:p w14:paraId="0E7ADD1E" w14:textId="77777777" w:rsidR="00796A3E" w:rsidRPr="00796A3E" w:rsidRDefault="00796A3E" w:rsidP="001D681E">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Bueno</w:t>
            </w:r>
          </w:p>
        </w:tc>
        <w:tc>
          <w:tcPr>
            <w:tcW w:w="913" w:type="dxa"/>
            <w:tcBorders>
              <w:top w:val="nil"/>
              <w:left w:val="nil"/>
              <w:bottom w:val="single" w:sz="4" w:space="0" w:color="auto"/>
              <w:right w:val="single" w:sz="4" w:space="0" w:color="auto"/>
            </w:tcBorders>
            <w:shd w:val="clear" w:color="000000" w:fill="00B050"/>
            <w:noWrap/>
            <w:vAlign w:val="center"/>
            <w:hideMark/>
          </w:tcPr>
          <w:p w14:paraId="1A817F93" w14:textId="6CD99F80" w:rsidR="00796A3E" w:rsidRPr="00796A3E" w:rsidRDefault="00796A3E" w:rsidP="001D681E">
            <w:pPr>
              <w:spacing w:line="240" w:lineRule="auto"/>
              <w:rPr>
                <w:rFonts w:ascii="Times New Roman" w:eastAsia="Times New Roman" w:hAnsi="Times New Roman" w:cs="Times New Roman"/>
                <w:color w:val="000000"/>
                <w:sz w:val="20"/>
                <w:szCs w:val="20"/>
                <w:lang w:val="es-EC"/>
              </w:rPr>
            </w:pPr>
            <w:r>
              <w:rPr>
                <w:rFonts w:ascii="Times New Roman" w:eastAsia="Times New Roman" w:hAnsi="Times New Roman" w:cs="Times New Roman"/>
                <w:color w:val="000000"/>
                <w:sz w:val="20"/>
                <w:szCs w:val="20"/>
                <w:lang w:val="es-EC"/>
              </w:rPr>
              <w:t>59 - 96</w:t>
            </w:r>
          </w:p>
        </w:tc>
      </w:tr>
      <w:tr w:rsidR="00796A3E" w:rsidRPr="00796A3E" w14:paraId="6BDFA49B" w14:textId="77777777" w:rsidTr="00796A3E">
        <w:trPr>
          <w:trHeight w:val="288"/>
          <w:jc w:val="center"/>
        </w:trPr>
        <w:tc>
          <w:tcPr>
            <w:tcW w:w="2547" w:type="dxa"/>
            <w:tcBorders>
              <w:top w:val="nil"/>
              <w:left w:val="single" w:sz="4" w:space="0" w:color="auto"/>
              <w:bottom w:val="single" w:sz="4" w:space="0" w:color="auto"/>
              <w:right w:val="single" w:sz="4" w:space="0" w:color="auto"/>
            </w:tcBorders>
            <w:shd w:val="clear" w:color="auto" w:fill="auto"/>
            <w:noWrap/>
            <w:vAlign w:val="center"/>
            <w:hideMark/>
          </w:tcPr>
          <w:p w14:paraId="499B7520" w14:textId="44A9D456" w:rsidR="00796A3E" w:rsidRPr="00796A3E" w:rsidRDefault="00796A3E" w:rsidP="001D681E">
            <w:pPr>
              <w:spacing w:line="240" w:lineRule="auto"/>
              <w:rPr>
                <w:rFonts w:ascii="Times New Roman" w:eastAsia="Times New Roman" w:hAnsi="Times New Roman" w:cs="Times New Roman"/>
                <w:color w:val="000000"/>
                <w:sz w:val="20"/>
                <w:szCs w:val="20"/>
                <w:lang w:val="es-EC"/>
              </w:rPr>
            </w:pPr>
            <w:r>
              <w:rPr>
                <w:rFonts w:ascii="Times New Roman" w:eastAsia="Times New Roman" w:hAnsi="Times New Roman" w:cs="Times New Roman"/>
                <w:color w:val="000000"/>
                <w:sz w:val="20"/>
                <w:szCs w:val="20"/>
                <w:lang w:val="es-EC"/>
              </w:rPr>
              <w:t>Regular</w:t>
            </w:r>
          </w:p>
        </w:tc>
        <w:tc>
          <w:tcPr>
            <w:tcW w:w="913" w:type="dxa"/>
            <w:tcBorders>
              <w:top w:val="nil"/>
              <w:left w:val="nil"/>
              <w:bottom w:val="single" w:sz="4" w:space="0" w:color="auto"/>
              <w:right w:val="single" w:sz="4" w:space="0" w:color="auto"/>
            </w:tcBorders>
            <w:shd w:val="clear" w:color="000000" w:fill="FFFF00"/>
            <w:noWrap/>
            <w:vAlign w:val="center"/>
            <w:hideMark/>
          </w:tcPr>
          <w:p w14:paraId="6BE92FE7" w14:textId="76EBA38B" w:rsidR="00796A3E" w:rsidRPr="00796A3E" w:rsidRDefault="00796A3E" w:rsidP="001D681E">
            <w:pPr>
              <w:spacing w:line="240" w:lineRule="auto"/>
              <w:rPr>
                <w:rFonts w:ascii="Times New Roman" w:eastAsia="Times New Roman" w:hAnsi="Times New Roman" w:cs="Times New Roman"/>
                <w:color w:val="000000"/>
                <w:sz w:val="20"/>
                <w:szCs w:val="20"/>
                <w:lang w:val="es-EC"/>
              </w:rPr>
            </w:pPr>
            <w:r>
              <w:rPr>
                <w:rFonts w:ascii="Times New Roman" w:eastAsia="Times New Roman" w:hAnsi="Times New Roman" w:cs="Times New Roman"/>
                <w:color w:val="000000"/>
                <w:sz w:val="20"/>
                <w:szCs w:val="20"/>
                <w:lang w:val="es-EC"/>
              </w:rPr>
              <w:t>35 - 58</w:t>
            </w:r>
          </w:p>
        </w:tc>
      </w:tr>
      <w:tr w:rsidR="00796A3E" w:rsidRPr="00796A3E" w14:paraId="7DB37749" w14:textId="77777777" w:rsidTr="00796A3E">
        <w:trPr>
          <w:trHeight w:val="288"/>
          <w:jc w:val="center"/>
        </w:trPr>
        <w:tc>
          <w:tcPr>
            <w:tcW w:w="2547" w:type="dxa"/>
            <w:tcBorders>
              <w:top w:val="nil"/>
              <w:left w:val="single" w:sz="4" w:space="0" w:color="auto"/>
              <w:bottom w:val="single" w:sz="4" w:space="0" w:color="auto"/>
              <w:right w:val="single" w:sz="4" w:space="0" w:color="auto"/>
            </w:tcBorders>
            <w:shd w:val="clear" w:color="auto" w:fill="auto"/>
            <w:noWrap/>
            <w:vAlign w:val="center"/>
            <w:hideMark/>
          </w:tcPr>
          <w:p w14:paraId="7DBAB987" w14:textId="77777777" w:rsidR="00796A3E" w:rsidRPr="00796A3E" w:rsidRDefault="00796A3E" w:rsidP="001D681E">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Malo</w:t>
            </w:r>
          </w:p>
        </w:tc>
        <w:tc>
          <w:tcPr>
            <w:tcW w:w="913" w:type="dxa"/>
            <w:tcBorders>
              <w:top w:val="nil"/>
              <w:left w:val="nil"/>
              <w:bottom w:val="single" w:sz="4" w:space="0" w:color="auto"/>
              <w:right w:val="single" w:sz="4" w:space="0" w:color="auto"/>
            </w:tcBorders>
            <w:shd w:val="clear" w:color="000000" w:fill="FFC000"/>
            <w:noWrap/>
            <w:vAlign w:val="center"/>
            <w:hideMark/>
          </w:tcPr>
          <w:p w14:paraId="7F6C6D8B" w14:textId="36F31F96" w:rsidR="00796A3E" w:rsidRPr="00796A3E" w:rsidRDefault="00796A3E" w:rsidP="001D681E">
            <w:pPr>
              <w:spacing w:line="240" w:lineRule="auto"/>
              <w:rPr>
                <w:rFonts w:ascii="Times New Roman" w:eastAsia="Times New Roman" w:hAnsi="Times New Roman" w:cs="Times New Roman"/>
                <w:color w:val="000000"/>
                <w:sz w:val="20"/>
                <w:szCs w:val="20"/>
                <w:lang w:val="es-EC"/>
              </w:rPr>
            </w:pPr>
            <w:r>
              <w:rPr>
                <w:rFonts w:ascii="Times New Roman" w:eastAsia="Times New Roman" w:hAnsi="Times New Roman" w:cs="Times New Roman"/>
                <w:color w:val="000000"/>
                <w:sz w:val="20"/>
                <w:szCs w:val="20"/>
                <w:lang w:val="es-EC"/>
              </w:rPr>
              <w:t>14 - 34</w:t>
            </w:r>
          </w:p>
        </w:tc>
      </w:tr>
      <w:tr w:rsidR="00796A3E" w:rsidRPr="00796A3E" w14:paraId="5B5C9BCF" w14:textId="77777777" w:rsidTr="00796A3E">
        <w:trPr>
          <w:trHeight w:val="288"/>
          <w:jc w:val="center"/>
        </w:trPr>
        <w:tc>
          <w:tcPr>
            <w:tcW w:w="2547" w:type="dxa"/>
            <w:tcBorders>
              <w:top w:val="nil"/>
              <w:left w:val="single" w:sz="4" w:space="0" w:color="auto"/>
              <w:bottom w:val="single" w:sz="4" w:space="0" w:color="auto"/>
              <w:right w:val="single" w:sz="4" w:space="0" w:color="auto"/>
            </w:tcBorders>
            <w:shd w:val="clear" w:color="auto" w:fill="auto"/>
            <w:noWrap/>
            <w:vAlign w:val="center"/>
            <w:hideMark/>
          </w:tcPr>
          <w:p w14:paraId="68F42D38" w14:textId="77777777" w:rsidR="00796A3E" w:rsidRPr="00796A3E" w:rsidRDefault="00796A3E" w:rsidP="001D681E">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Pésimo</w:t>
            </w:r>
          </w:p>
        </w:tc>
        <w:tc>
          <w:tcPr>
            <w:tcW w:w="913" w:type="dxa"/>
            <w:tcBorders>
              <w:top w:val="nil"/>
              <w:left w:val="nil"/>
              <w:bottom w:val="single" w:sz="4" w:space="0" w:color="auto"/>
              <w:right w:val="single" w:sz="4" w:space="0" w:color="auto"/>
            </w:tcBorders>
            <w:shd w:val="clear" w:color="000000" w:fill="FF0000"/>
            <w:noWrap/>
            <w:vAlign w:val="center"/>
            <w:hideMark/>
          </w:tcPr>
          <w:p w14:paraId="7A77A75D" w14:textId="7221C3D7" w:rsidR="00796A3E" w:rsidRPr="00796A3E" w:rsidRDefault="00796A3E" w:rsidP="001D681E">
            <w:pPr>
              <w:spacing w:line="240" w:lineRule="auto"/>
              <w:rPr>
                <w:rFonts w:ascii="Times New Roman" w:eastAsia="Times New Roman" w:hAnsi="Times New Roman" w:cs="Times New Roman"/>
                <w:color w:val="000000"/>
                <w:sz w:val="20"/>
                <w:szCs w:val="20"/>
                <w:lang w:val="es-EC"/>
              </w:rPr>
            </w:pPr>
            <w:r w:rsidRPr="00796A3E">
              <w:rPr>
                <w:rFonts w:ascii="Times New Roman" w:eastAsia="Times New Roman" w:hAnsi="Times New Roman" w:cs="Times New Roman"/>
                <w:color w:val="000000"/>
                <w:sz w:val="20"/>
                <w:szCs w:val="20"/>
                <w:lang w:val="es-EC"/>
              </w:rPr>
              <w:t>&lt;</w:t>
            </w:r>
            <w:r>
              <w:rPr>
                <w:rFonts w:ascii="Times New Roman" w:eastAsia="Times New Roman" w:hAnsi="Times New Roman" w:cs="Times New Roman"/>
                <w:color w:val="000000"/>
                <w:sz w:val="20"/>
                <w:szCs w:val="20"/>
                <w:lang w:val="es-EC"/>
              </w:rPr>
              <w:t xml:space="preserve"> </w:t>
            </w:r>
            <w:r w:rsidRPr="00796A3E">
              <w:rPr>
                <w:rFonts w:ascii="Times New Roman" w:eastAsia="Times New Roman" w:hAnsi="Times New Roman" w:cs="Times New Roman"/>
                <w:color w:val="000000"/>
                <w:sz w:val="20"/>
                <w:szCs w:val="20"/>
                <w:lang w:val="es-EC"/>
              </w:rPr>
              <w:t>1</w:t>
            </w:r>
            <w:r>
              <w:rPr>
                <w:rFonts w:ascii="Times New Roman" w:eastAsia="Times New Roman" w:hAnsi="Times New Roman" w:cs="Times New Roman"/>
                <w:color w:val="000000"/>
                <w:sz w:val="20"/>
                <w:szCs w:val="20"/>
                <w:lang w:val="es-EC"/>
              </w:rPr>
              <w:t>4</w:t>
            </w:r>
          </w:p>
        </w:tc>
      </w:tr>
    </w:tbl>
    <w:p w14:paraId="482AC739" w14:textId="77777777" w:rsidR="00796A3E" w:rsidRDefault="00796A3E" w:rsidP="00DB068B">
      <w:pPr>
        <w:spacing w:line="240" w:lineRule="auto"/>
        <w:jc w:val="both"/>
        <w:rPr>
          <w:rFonts w:ascii="Times New Roman" w:hAnsi="Times New Roman" w:cs="Times New Roman"/>
          <w:b/>
          <w:sz w:val="24"/>
          <w:szCs w:val="24"/>
          <w:lang w:val="es-EC"/>
        </w:rPr>
      </w:pPr>
    </w:p>
    <w:p w14:paraId="2C29C427" w14:textId="77777777" w:rsidR="00796A3E" w:rsidRDefault="00796A3E" w:rsidP="00DB068B">
      <w:pPr>
        <w:spacing w:line="240" w:lineRule="auto"/>
        <w:jc w:val="both"/>
        <w:rPr>
          <w:rFonts w:ascii="Times New Roman" w:hAnsi="Times New Roman" w:cs="Times New Roman"/>
          <w:b/>
          <w:sz w:val="24"/>
          <w:szCs w:val="24"/>
          <w:lang w:val="es-EC"/>
        </w:rPr>
      </w:pPr>
    </w:p>
    <w:p w14:paraId="5956DBF7" w14:textId="77777777" w:rsidR="00796A3E" w:rsidRDefault="00796A3E" w:rsidP="00DB068B">
      <w:pPr>
        <w:spacing w:line="240" w:lineRule="auto"/>
        <w:jc w:val="both"/>
        <w:rPr>
          <w:rFonts w:ascii="Times New Roman" w:hAnsi="Times New Roman" w:cs="Times New Roman"/>
          <w:b/>
          <w:sz w:val="24"/>
          <w:szCs w:val="24"/>
          <w:lang w:val="es-EC"/>
        </w:rPr>
      </w:pPr>
    </w:p>
    <w:p w14:paraId="46CBABC3" w14:textId="304661FE" w:rsidR="00C26B8A" w:rsidRPr="00CC1E17" w:rsidRDefault="00C26B8A" w:rsidP="00C26B8A">
      <w:pPr>
        <w:spacing w:line="240" w:lineRule="auto"/>
        <w:jc w:val="both"/>
        <w:rPr>
          <w:rFonts w:ascii="Times New Roman" w:hAnsi="Times New Roman" w:cs="Times New Roman"/>
          <w:b/>
          <w:i/>
          <w:lang w:val="es-EC"/>
        </w:rPr>
      </w:pPr>
      <w:r w:rsidRPr="00CC1E17">
        <w:rPr>
          <w:rFonts w:ascii="Times New Roman" w:hAnsi="Times New Roman" w:cs="Times New Roman"/>
          <w:b/>
          <w:i/>
          <w:lang w:val="es-EC"/>
        </w:rPr>
        <w:t>Índice</w:t>
      </w:r>
      <w:r>
        <w:rPr>
          <w:rFonts w:ascii="Times New Roman" w:hAnsi="Times New Roman" w:cs="Times New Roman"/>
          <w:b/>
          <w:i/>
          <w:lang w:val="es-EC"/>
        </w:rPr>
        <w:t xml:space="preserve"> </w:t>
      </w:r>
      <w:r w:rsidRPr="00C26B8A">
        <w:rPr>
          <w:rFonts w:ascii="Times New Roman" w:hAnsi="Times New Roman" w:cs="Times New Roman"/>
          <w:b/>
          <w:i/>
          <w:lang w:val="es-EC"/>
        </w:rPr>
        <w:t>BMWP/Col</w:t>
      </w:r>
      <w:r w:rsidRPr="00CC1E17">
        <w:rPr>
          <w:rFonts w:ascii="Times New Roman" w:hAnsi="Times New Roman" w:cs="Times New Roman"/>
          <w:b/>
          <w:i/>
          <w:lang w:val="es-EC"/>
        </w:rPr>
        <w:t xml:space="preserve"> </w:t>
      </w:r>
    </w:p>
    <w:p w14:paraId="0C5758F2" w14:textId="77777777" w:rsidR="00DB068B" w:rsidRDefault="00DB068B" w:rsidP="00DB068B">
      <w:pPr>
        <w:spacing w:line="240" w:lineRule="auto"/>
        <w:jc w:val="both"/>
        <w:rPr>
          <w:rFonts w:ascii="Times New Roman" w:hAnsi="Times New Roman" w:cs="Times New Roman"/>
          <w:sz w:val="24"/>
          <w:szCs w:val="24"/>
          <w:lang w:val="es-EC"/>
        </w:rPr>
      </w:pPr>
    </w:p>
    <w:p w14:paraId="01FC89FD" w14:textId="0358818B" w:rsidR="00BC6F58" w:rsidRPr="00C5154E" w:rsidRDefault="00BC6F58" w:rsidP="00CC1E17">
      <w:pPr>
        <w:spacing w:line="240" w:lineRule="auto"/>
        <w:ind w:right="62"/>
        <w:jc w:val="both"/>
        <w:rPr>
          <w:rFonts w:ascii="Times New Roman" w:hAnsi="Times New Roman" w:cs="Times New Roman"/>
          <w:lang w:val="es-EC"/>
        </w:rPr>
      </w:pPr>
      <w:r w:rsidRPr="00C5154E">
        <w:rPr>
          <w:rFonts w:ascii="Times New Roman" w:hAnsi="Times New Roman" w:cs="Times New Roman"/>
          <w:lang w:val="es-EC"/>
        </w:rPr>
        <w:t xml:space="preserve">El índice BMWP/Col (modificación del índice </w:t>
      </w:r>
      <w:proofErr w:type="spellStart"/>
      <w:r w:rsidRPr="00C5154E">
        <w:rPr>
          <w:rFonts w:ascii="Times New Roman" w:hAnsi="Times New Roman" w:cs="Times New Roman"/>
          <w:lang w:val="es-EC"/>
        </w:rPr>
        <w:t>Biological</w:t>
      </w:r>
      <w:proofErr w:type="spellEnd"/>
      <w:r w:rsidRPr="00C5154E">
        <w:rPr>
          <w:rFonts w:ascii="Times New Roman" w:hAnsi="Times New Roman" w:cs="Times New Roman"/>
          <w:lang w:val="es-EC"/>
        </w:rPr>
        <w:t xml:space="preserve"> </w:t>
      </w:r>
      <w:proofErr w:type="spellStart"/>
      <w:r w:rsidRPr="00C5154E">
        <w:rPr>
          <w:rFonts w:ascii="Times New Roman" w:hAnsi="Times New Roman" w:cs="Times New Roman"/>
          <w:lang w:val="es-EC"/>
        </w:rPr>
        <w:t>Monitoring</w:t>
      </w:r>
      <w:proofErr w:type="spellEnd"/>
      <w:r w:rsidRPr="00C5154E">
        <w:rPr>
          <w:rFonts w:ascii="Times New Roman" w:hAnsi="Times New Roman" w:cs="Times New Roman"/>
          <w:lang w:val="es-EC"/>
        </w:rPr>
        <w:t xml:space="preserve"> </w:t>
      </w:r>
      <w:proofErr w:type="spellStart"/>
      <w:r w:rsidRPr="00C5154E">
        <w:rPr>
          <w:rFonts w:ascii="Times New Roman" w:hAnsi="Times New Roman" w:cs="Times New Roman"/>
          <w:lang w:val="es-EC"/>
        </w:rPr>
        <w:t>Working</w:t>
      </w:r>
      <w:proofErr w:type="spellEnd"/>
      <w:r w:rsidRPr="00C5154E">
        <w:rPr>
          <w:rFonts w:ascii="Times New Roman" w:hAnsi="Times New Roman" w:cs="Times New Roman"/>
          <w:lang w:val="es-EC"/>
        </w:rPr>
        <w:t xml:space="preserve"> </w:t>
      </w:r>
      <w:proofErr w:type="spellStart"/>
      <w:r w:rsidRPr="00C5154E">
        <w:rPr>
          <w:rFonts w:ascii="Times New Roman" w:hAnsi="Times New Roman" w:cs="Times New Roman"/>
          <w:lang w:val="es-EC"/>
        </w:rPr>
        <w:t>Party</w:t>
      </w:r>
      <w:proofErr w:type="spellEnd"/>
      <w:r w:rsidRPr="00C5154E">
        <w:rPr>
          <w:rFonts w:ascii="Times New Roman" w:hAnsi="Times New Roman" w:cs="Times New Roman"/>
          <w:lang w:val="es-EC"/>
        </w:rPr>
        <w:t xml:space="preserve"> de Inglaterra a la península Ibérica), considera diferentes valores por familia, cuya sumatoria total identifica a un tipo de calidad de agua (Alba-</w:t>
      </w:r>
      <w:proofErr w:type="spellStart"/>
      <w:r w:rsidRPr="00C5154E">
        <w:rPr>
          <w:rFonts w:ascii="Times New Roman" w:hAnsi="Times New Roman" w:cs="Times New Roman"/>
          <w:lang w:val="es-EC"/>
        </w:rPr>
        <w:t>Tercedor</w:t>
      </w:r>
      <w:proofErr w:type="spellEnd"/>
      <w:r w:rsidRPr="00C5154E">
        <w:rPr>
          <w:rFonts w:ascii="Times New Roman" w:hAnsi="Times New Roman" w:cs="Times New Roman"/>
          <w:lang w:val="es-EC"/>
        </w:rPr>
        <w:t xml:space="preserve"> &amp; Sánchez-Ortega, 1988).</w:t>
      </w:r>
    </w:p>
    <w:p w14:paraId="756E6F75" w14:textId="77777777" w:rsidR="00BC6F58" w:rsidRPr="00C5154E" w:rsidRDefault="00BC6F58" w:rsidP="00CC1E17">
      <w:pPr>
        <w:spacing w:line="240" w:lineRule="auto"/>
        <w:ind w:right="62"/>
        <w:jc w:val="both"/>
        <w:rPr>
          <w:rFonts w:ascii="Times New Roman" w:hAnsi="Times New Roman" w:cs="Times New Roman"/>
          <w:lang w:val="es-EC"/>
        </w:rPr>
      </w:pPr>
    </w:p>
    <w:p w14:paraId="504651C0" w14:textId="77777777" w:rsidR="00BC6F58" w:rsidRDefault="00BC6F58" w:rsidP="00CC1E17">
      <w:pPr>
        <w:spacing w:line="240" w:lineRule="auto"/>
        <w:ind w:right="62"/>
        <w:jc w:val="both"/>
        <w:rPr>
          <w:rFonts w:ascii="Times New Roman" w:hAnsi="Times New Roman" w:cs="Times New Roman"/>
          <w:lang w:val="es-EC"/>
        </w:rPr>
      </w:pPr>
      <w:r w:rsidRPr="00C5154E">
        <w:rPr>
          <w:rFonts w:ascii="Times New Roman" w:hAnsi="Times New Roman" w:cs="Times New Roman"/>
          <w:lang w:val="es-EC"/>
        </w:rPr>
        <w:t xml:space="preserve">El índice </w:t>
      </w:r>
      <w:proofErr w:type="spellStart"/>
      <w:r w:rsidRPr="00C5154E">
        <w:rPr>
          <w:rFonts w:ascii="Times New Roman" w:hAnsi="Times New Roman" w:cs="Times New Roman"/>
          <w:lang w:val="es-EC"/>
        </w:rPr>
        <w:t>Biological</w:t>
      </w:r>
      <w:proofErr w:type="spellEnd"/>
      <w:r w:rsidRPr="00C5154E">
        <w:rPr>
          <w:rFonts w:ascii="Times New Roman" w:hAnsi="Times New Roman" w:cs="Times New Roman"/>
          <w:lang w:val="es-EC"/>
        </w:rPr>
        <w:t xml:space="preserve"> </w:t>
      </w:r>
      <w:proofErr w:type="spellStart"/>
      <w:r w:rsidRPr="00C5154E">
        <w:rPr>
          <w:rFonts w:ascii="Times New Roman" w:hAnsi="Times New Roman" w:cs="Times New Roman"/>
          <w:lang w:val="es-EC"/>
        </w:rPr>
        <w:t>Monitoring</w:t>
      </w:r>
      <w:proofErr w:type="spellEnd"/>
      <w:r w:rsidRPr="00C5154E">
        <w:rPr>
          <w:rFonts w:ascii="Times New Roman" w:hAnsi="Times New Roman" w:cs="Times New Roman"/>
          <w:lang w:val="es-EC"/>
        </w:rPr>
        <w:t xml:space="preserve"> </w:t>
      </w:r>
      <w:proofErr w:type="spellStart"/>
      <w:r w:rsidRPr="00C5154E">
        <w:rPr>
          <w:rFonts w:ascii="Times New Roman" w:hAnsi="Times New Roman" w:cs="Times New Roman"/>
          <w:lang w:val="es-EC"/>
        </w:rPr>
        <w:t>Working</w:t>
      </w:r>
      <w:proofErr w:type="spellEnd"/>
      <w:r w:rsidRPr="00C5154E">
        <w:rPr>
          <w:rFonts w:ascii="Times New Roman" w:hAnsi="Times New Roman" w:cs="Times New Roman"/>
          <w:lang w:val="es-EC"/>
        </w:rPr>
        <w:t xml:space="preserve"> </w:t>
      </w:r>
      <w:proofErr w:type="spellStart"/>
      <w:r w:rsidRPr="00C5154E">
        <w:rPr>
          <w:rFonts w:ascii="Times New Roman" w:hAnsi="Times New Roman" w:cs="Times New Roman"/>
          <w:lang w:val="es-EC"/>
        </w:rPr>
        <w:t>Party</w:t>
      </w:r>
      <w:proofErr w:type="spellEnd"/>
      <w:r w:rsidRPr="00C5154E">
        <w:rPr>
          <w:rFonts w:ascii="Times New Roman" w:hAnsi="Times New Roman" w:cs="Times New Roman"/>
          <w:lang w:val="es-EC"/>
        </w:rPr>
        <w:t xml:space="preserve"> de Colombia adaptado a Ecuador (BMWP/Col), permite evaluar la calidad del agua tomando en cuenta el nivel taxonómico de familias de macroinvertebrados acuáticos, donde el máximo puntaje se les asigna a las especies sensibles indicadoras de aguas limpias con un valor de 10, y el mínimo a las más tolerantes, indicadoras de mayor contaminación con el valor de 1. Para el cálculo de este índice es necesario sumar el total de las puntuaciones obtenidas por la presencia de dichas especies, el valor va desde menos 15 para aguas severamente contaminadas, hasta más de 150 donde se pueden encontrar familias indicadoras de aguas muy limpias (Roldán, 1988). A continuación, se incluyen los puntajes designados a las familias, así como la interpretación del índice.</w:t>
      </w:r>
    </w:p>
    <w:p w14:paraId="2DBA5C93" w14:textId="77777777" w:rsidR="00C26B8A" w:rsidRDefault="00C26B8A" w:rsidP="00CC1E17">
      <w:pPr>
        <w:spacing w:line="240" w:lineRule="auto"/>
        <w:ind w:right="62"/>
        <w:jc w:val="both"/>
        <w:rPr>
          <w:rFonts w:ascii="Times New Roman" w:hAnsi="Times New Roman" w:cs="Times New Roman"/>
          <w:lang w:val="es-EC"/>
        </w:rPr>
      </w:pPr>
    </w:p>
    <w:p w14:paraId="48204D43" w14:textId="554E5046" w:rsidR="00C26B8A" w:rsidRDefault="00C26B8A" w:rsidP="00CC1E17">
      <w:pPr>
        <w:spacing w:line="240" w:lineRule="auto"/>
        <w:ind w:right="62"/>
        <w:jc w:val="both"/>
        <w:rPr>
          <w:rFonts w:ascii="Times New Roman" w:hAnsi="Times New Roman" w:cs="Times New Roman"/>
          <w:lang w:val="es-EC"/>
        </w:rPr>
      </w:pPr>
      <w:r>
        <w:rPr>
          <w:rFonts w:ascii="Times New Roman" w:hAnsi="Times New Roman" w:cs="Times New Roman"/>
          <w:b/>
          <w:lang w:val="es-EC"/>
        </w:rPr>
        <w:t>Tabla 6</w:t>
      </w:r>
      <w:r w:rsidRPr="008122FA">
        <w:rPr>
          <w:rFonts w:ascii="Times New Roman" w:hAnsi="Times New Roman" w:cs="Times New Roman"/>
          <w:b/>
          <w:lang w:val="es-EC"/>
        </w:rPr>
        <w:t>.</w:t>
      </w:r>
      <w:r w:rsidRPr="008122FA">
        <w:rPr>
          <w:rFonts w:ascii="Times New Roman" w:hAnsi="Times New Roman" w:cs="Times New Roman"/>
          <w:lang w:val="es-EC"/>
        </w:rPr>
        <w:t xml:space="preserve"> Valo</w:t>
      </w:r>
      <w:r>
        <w:rPr>
          <w:rFonts w:ascii="Times New Roman" w:hAnsi="Times New Roman" w:cs="Times New Roman"/>
          <w:lang w:val="es-EC"/>
        </w:rPr>
        <w:t xml:space="preserve">res de Tolerancia del Índice </w:t>
      </w:r>
      <w:r w:rsidRPr="00C26B8A">
        <w:rPr>
          <w:rFonts w:ascii="Times New Roman" w:hAnsi="Times New Roman" w:cs="Times New Roman"/>
          <w:lang w:val="es-EC"/>
        </w:rPr>
        <w:t>BMWP/Col</w:t>
      </w:r>
    </w:p>
    <w:p w14:paraId="57F2E925" w14:textId="77777777" w:rsidR="00C26B8A" w:rsidRDefault="00C26B8A" w:rsidP="00CC1E17">
      <w:pPr>
        <w:spacing w:line="240" w:lineRule="auto"/>
        <w:ind w:right="62"/>
        <w:jc w:val="both"/>
        <w:rPr>
          <w:rFonts w:ascii="Times New Roman" w:hAnsi="Times New Roman" w:cs="Times New Roman"/>
          <w:lang w:val="es-EC"/>
        </w:rPr>
      </w:pPr>
    </w:p>
    <w:p w14:paraId="1CE712E6" w14:textId="77777777" w:rsidR="00C26B8A" w:rsidRDefault="00C26B8A" w:rsidP="00CC1E17">
      <w:pPr>
        <w:spacing w:line="240" w:lineRule="auto"/>
        <w:ind w:right="62"/>
        <w:jc w:val="both"/>
        <w:rPr>
          <w:rFonts w:ascii="Times New Roman" w:hAnsi="Times New Roman" w:cs="Times New Roman"/>
          <w:lang w:val="es-EC"/>
        </w:rPr>
      </w:pPr>
    </w:p>
    <w:tbl>
      <w:tblPr>
        <w:tblStyle w:val="Tablaconcuadrcula"/>
        <w:tblW w:w="8931" w:type="dxa"/>
        <w:tblLook w:val="04A0" w:firstRow="1" w:lastRow="0" w:firstColumn="1" w:lastColumn="0" w:noHBand="0" w:noVBand="1"/>
      </w:tblPr>
      <w:tblGrid>
        <w:gridCol w:w="7797"/>
        <w:gridCol w:w="1134"/>
      </w:tblGrid>
      <w:tr w:rsidR="00C26B8A" w:rsidRPr="00C26B8A" w14:paraId="0F2CA41F" w14:textId="77777777" w:rsidTr="00C26B8A">
        <w:trPr>
          <w:trHeight w:val="614"/>
        </w:trPr>
        <w:tc>
          <w:tcPr>
            <w:tcW w:w="7797" w:type="dxa"/>
            <w:shd w:val="clear" w:color="auto" w:fill="auto"/>
            <w:vAlign w:val="center"/>
          </w:tcPr>
          <w:p w14:paraId="5E31899A" w14:textId="77777777" w:rsidR="00C26B8A" w:rsidRPr="003B5077" w:rsidRDefault="00C26B8A" w:rsidP="00C26B8A">
            <w:pPr>
              <w:rPr>
                <w:rFonts w:ascii="Times New Roman" w:hAnsi="Times New Roman" w:cs="Times New Roman"/>
                <w:b/>
                <w:sz w:val="18"/>
                <w:szCs w:val="18"/>
              </w:rPr>
            </w:pPr>
            <w:r w:rsidRPr="003B5077">
              <w:rPr>
                <w:rFonts w:ascii="Times New Roman" w:hAnsi="Times New Roman" w:cs="Times New Roman"/>
                <w:b/>
                <w:sz w:val="18"/>
                <w:szCs w:val="18"/>
              </w:rPr>
              <w:t>FAMILIAS</w:t>
            </w:r>
          </w:p>
        </w:tc>
        <w:tc>
          <w:tcPr>
            <w:tcW w:w="1134" w:type="dxa"/>
            <w:shd w:val="clear" w:color="auto" w:fill="auto"/>
            <w:vAlign w:val="center"/>
          </w:tcPr>
          <w:p w14:paraId="2D78D268" w14:textId="77777777" w:rsidR="00C26B8A" w:rsidRPr="003B5077" w:rsidRDefault="00C26B8A" w:rsidP="00C26B8A">
            <w:pPr>
              <w:rPr>
                <w:rFonts w:ascii="Times New Roman" w:hAnsi="Times New Roman" w:cs="Times New Roman"/>
                <w:b/>
                <w:sz w:val="18"/>
                <w:szCs w:val="18"/>
              </w:rPr>
            </w:pPr>
            <w:r w:rsidRPr="003B5077">
              <w:rPr>
                <w:rFonts w:ascii="Times New Roman" w:hAnsi="Times New Roman" w:cs="Times New Roman"/>
                <w:b/>
                <w:sz w:val="18"/>
                <w:szCs w:val="18"/>
              </w:rPr>
              <w:t>PUNTAJE</w:t>
            </w:r>
          </w:p>
        </w:tc>
      </w:tr>
      <w:tr w:rsidR="00C26B8A" w:rsidRPr="00C26B8A" w14:paraId="52902983" w14:textId="77777777" w:rsidTr="00C26B8A">
        <w:trPr>
          <w:trHeight w:val="310"/>
        </w:trPr>
        <w:tc>
          <w:tcPr>
            <w:tcW w:w="7797" w:type="dxa"/>
            <w:vMerge w:val="restart"/>
            <w:shd w:val="clear" w:color="auto" w:fill="auto"/>
            <w:vAlign w:val="center"/>
          </w:tcPr>
          <w:p w14:paraId="3EA0DF8D" w14:textId="77777777" w:rsidR="00C26B8A" w:rsidRPr="003B5077" w:rsidRDefault="00C26B8A" w:rsidP="00C26B8A">
            <w:pPr>
              <w:rPr>
                <w:rFonts w:ascii="Times New Roman" w:hAnsi="Times New Roman" w:cs="Times New Roman"/>
                <w:sz w:val="18"/>
                <w:szCs w:val="18"/>
              </w:rPr>
            </w:pPr>
            <w:proofErr w:type="spellStart"/>
            <w:r w:rsidRPr="003B5077">
              <w:rPr>
                <w:rFonts w:ascii="Times New Roman" w:hAnsi="Times New Roman" w:cs="Times New Roman"/>
                <w:sz w:val="18"/>
                <w:szCs w:val="18"/>
              </w:rPr>
              <w:t>Anomalopsychidae</w:t>
            </w:r>
            <w:proofErr w:type="spellEnd"/>
            <w:r w:rsidRPr="003B5077">
              <w:rPr>
                <w:rFonts w:ascii="Times New Roman" w:hAnsi="Times New Roman" w:cs="Times New Roman"/>
                <w:sz w:val="18"/>
                <w:szCs w:val="18"/>
              </w:rPr>
              <w:t xml:space="preserve"> - </w:t>
            </w:r>
            <w:proofErr w:type="spellStart"/>
            <w:r w:rsidRPr="003B5077">
              <w:rPr>
                <w:rFonts w:ascii="Times New Roman" w:hAnsi="Times New Roman" w:cs="Times New Roman"/>
                <w:sz w:val="18"/>
                <w:szCs w:val="18"/>
              </w:rPr>
              <w:t>Atriplectididae</w:t>
            </w:r>
            <w:proofErr w:type="spellEnd"/>
            <w:r w:rsidRPr="003B5077">
              <w:rPr>
                <w:rFonts w:ascii="Times New Roman" w:hAnsi="Times New Roman" w:cs="Times New Roman"/>
                <w:sz w:val="18"/>
                <w:szCs w:val="18"/>
              </w:rPr>
              <w:t xml:space="preserve"> – </w:t>
            </w:r>
            <w:proofErr w:type="spellStart"/>
            <w:r w:rsidRPr="003B5077">
              <w:rPr>
                <w:rFonts w:ascii="Times New Roman" w:hAnsi="Times New Roman" w:cs="Times New Roman"/>
                <w:sz w:val="18"/>
                <w:szCs w:val="18"/>
              </w:rPr>
              <w:t>Blepharoceridae</w:t>
            </w:r>
            <w:proofErr w:type="spellEnd"/>
            <w:r w:rsidRPr="003B5077">
              <w:rPr>
                <w:rFonts w:ascii="Times New Roman" w:hAnsi="Times New Roman" w:cs="Times New Roman"/>
                <w:sz w:val="18"/>
                <w:szCs w:val="18"/>
              </w:rPr>
              <w:t xml:space="preserve"> – </w:t>
            </w:r>
            <w:proofErr w:type="spellStart"/>
            <w:r w:rsidRPr="003B5077">
              <w:rPr>
                <w:rFonts w:ascii="Times New Roman" w:hAnsi="Times New Roman" w:cs="Times New Roman"/>
                <w:sz w:val="18"/>
                <w:szCs w:val="18"/>
              </w:rPr>
              <w:t>Calamoceratidae</w:t>
            </w:r>
            <w:proofErr w:type="spellEnd"/>
            <w:r w:rsidRPr="003B5077">
              <w:rPr>
                <w:rFonts w:ascii="Times New Roman" w:hAnsi="Times New Roman" w:cs="Times New Roman"/>
                <w:sz w:val="18"/>
                <w:szCs w:val="18"/>
              </w:rPr>
              <w:t xml:space="preserve"> - </w:t>
            </w:r>
            <w:proofErr w:type="spellStart"/>
            <w:r w:rsidRPr="003B5077">
              <w:rPr>
                <w:rFonts w:ascii="Times New Roman" w:hAnsi="Times New Roman" w:cs="Times New Roman"/>
                <w:sz w:val="18"/>
                <w:szCs w:val="18"/>
              </w:rPr>
              <w:t>Ptilodactilidae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Chordodidae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Gomphidae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Hydridae</w:t>
            </w:r>
            <w:proofErr w:type="spellEnd"/>
            <w:r w:rsidRPr="003B5077">
              <w:rPr>
                <w:rFonts w:ascii="Times New Roman" w:hAnsi="Times New Roman" w:cs="Times New Roman"/>
                <w:sz w:val="18"/>
                <w:szCs w:val="18"/>
              </w:rPr>
              <w:t xml:space="preserve">- Lampyridae- </w:t>
            </w:r>
            <w:proofErr w:type="spellStart"/>
            <w:r w:rsidRPr="003B5077">
              <w:rPr>
                <w:rFonts w:ascii="Times New Roman" w:hAnsi="Times New Roman" w:cs="Times New Roman"/>
                <w:sz w:val="18"/>
                <w:szCs w:val="18"/>
              </w:rPr>
              <w:t>Lymnessiidae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Odontoceridae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Oligoneuriidae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Perlidae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Polythoridae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Psephenidae</w:t>
            </w:r>
            <w:proofErr w:type="spellEnd"/>
            <w:r w:rsidRPr="003B5077">
              <w:rPr>
                <w:rFonts w:ascii="Times New Roman" w:hAnsi="Times New Roman" w:cs="Times New Roman"/>
                <w:sz w:val="18"/>
                <w:szCs w:val="18"/>
              </w:rPr>
              <w:t>.</w:t>
            </w:r>
          </w:p>
        </w:tc>
        <w:tc>
          <w:tcPr>
            <w:tcW w:w="1134" w:type="dxa"/>
            <w:vMerge w:val="restart"/>
            <w:shd w:val="clear" w:color="auto" w:fill="auto"/>
            <w:vAlign w:val="center"/>
          </w:tcPr>
          <w:p w14:paraId="3CACF718"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10</w:t>
            </w:r>
          </w:p>
        </w:tc>
      </w:tr>
      <w:tr w:rsidR="00C26B8A" w:rsidRPr="00C26B8A" w14:paraId="2559EC85" w14:textId="77777777" w:rsidTr="00C26B8A">
        <w:trPr>
          <w:trHeight w:val="286"/>
        </w:trPr>
        <w:tc>
          <w:tcPr>
            <w:tcW w:w="7797" w:type="dxa"/>
            <w:vMerge/>
            <w:shd w:val="clear" w:color="auto" w:fill="auto"/>
            <w:vAlign w:val="center"/>
          </w:tcPr>
          <w:p w14:paraId="7F955F9A" w14:textId="77777777" w:rsidR="00C26B8A" w:rsidRPr="003B5077" w:rsidRDefault="00C26B8A" w:rsidP="00C26B8A">
            <w:pPr>
              <w:rPr>
                <w:rFonts w:ascii="Times New Roman" w:hAnsi="Times New Roman" w:cs="Times New Roman"/>
                <w:sz w:val="18"/>
                <w:szCs w:val="18"/>
              </w:rPr>
            </w:pPr>
          </w:p>
        </w:tc>
        <w:tc>
          <w:tcPr>
            <w:tcW w:w="1134" w:type="dxa"/>
            <w:vMerge/>
            <w:shd w:val="clear" w:color="auto" w:fill="auto"/>
            <w:vAlign w:val="center"/>
          </w:tcPr>
          <w:p w14:paraId="20818F0F" w14:textId="77777777" w:rsidR="00C26B8A" w:rsidRPr="003B5077" w:rsidRDefault="00C26B8A" w:rsidP="00C26B8A">
            <w:pPr>
              <w:rPr>
                <w:rFonts w:ascii="Times New Roman" w:hAnsi="Times New Roman" w:cs="Times New Roman"/>
                <w:sz w:val="18"/>
                <w:szCs w:val="18"/>
              </w:rPr>
            </w:pPr>
          </w:p>
        </w:tc>
      </w:tr>
      <w:tr w:rsidR="00C26B8A" w:rsidRPr="00C26B8A" w14:paraId="0D227313" w14:textId="77777777" w:rsidTr="00C26B8A">
        <w:trPr>
          <w:trHeight w:val="322"/>
        </w:trPr>
        <w:tc>
          <w:tcPr>
            <w:tcW w:w="7797" w:type="dxa"/>
            <w:shd w:val="clear" w:color="auto" w:fill="auto"/>
            <w:vAlign w:val="center"/>
          </w:tcPr>
          <w:p w14:paraId="05D37B65" w14:textId="77777777" w:rsidR="00C26B8A" w:rsidRPr="003B5077" w:rsidRDefault="00C26B8A" w:rsidP="00C26B8A">
            <w:pPr>
              <w:rPr>
                <w:rFonts w:ascii="Times New Roman" w:hAnsi="Times New Roman" w:cs="Times New Roman"/>
                <w:sz w:val="18"/>
                <w:szCs w:val="18"/>
              </w:rPr>
            </w:pPr>
            <w:proofErr w:type="spellStart"/>
            <w:r w:rsidRPr="003B5077">
              <w:rPr>
                <w:rFonts w:ascii="Times New Roman" w:hAnsi="Times New Roman" w:cs="Times New Roman"/>
                <w:sz w:val="18"/>
                <w:szCs w:val="18"/>
              </w:rPr>
              <w:t>Ampullariidae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Dytiscidae</w:t>
            </w:r>
            <w:proofErr w:type="spellEnd"/>
            <w:r w:rsidRPr="003B5077">
              <w:rPr>
                <w:rFonts w:ascii="Times New Roman" w:hAnsi="Times New Roman" w:cs="Times New Roman"/>
                <w:sz w:val="18"/>
                <w:szCs w:val="18"/>
              </w:rPr>
              <w:t xml:space="preserve">- Ephemeridae- </w:t>
            </w:r>
            <w:proofErr w:type="spellStart"/>
            <w:r w:rsidRPr="003B5077">
              <w:rPr>
                <w:rFonts w:ascii="Times New Roman" w:hAnsi="Times New Roman" w:cs="Times New Roman"/>
                <w:sz w:val="18"/>
                <w:szCs w:val="18"/>
              </w:rPr>
              <w:t>Euthyplociidae-Gyrinidae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Hydraenidae</w:t>
            </w:r>
            <w:proofErr w:type="spellEnd"/>
            <w:r w:rsidRPr="003B5077">
              <w:rPr>
                <w:rFonts w:ascii="Times New Roman" w:hAnsi="Times New Roman" w:cs="Times New Roman"/>
                <w:sz w:val="18"/>
                <w:szCs w:val="18"/>
              </w:rPr>
              <w:t xml:space="preserve">- Hydrobiosidae- </w:t>
            </w:r>
            <w:proofErr w:type="spellStart"/>
            <w:r w:rsidRPr="003B5077">
              <w:rPr>
                <w:rFonts w:ascii="Times New Roman" w:hAnsi="Times New Roman" w:cs="Times New Roman"/>
                <w:sz w:val="18"/>
                <w:szCs w:val="18"/>
              </w:rPr>
              <w:t>Leptophlebiidae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Philopotamidae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Polycentropodidae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Polymitarcydae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Xiphocentronidae</w:t>
            </w:r>
            <w:proofErr w:type="spellEnd"/>
            <w:r w:rsidRPr="003B5077">
              <w:rPr>
                <w:rFonts w:ascii="Times New Roman" w:hAnsi="Times New Roman" w:cs="Times New Roman"/>
                <w:sz w:val="18"/>
                <w:szCs w:val="18"/>
              </w:rPr>
              <w:t>.</w:t>
            </w:r>
          </w:p>
        </w:tc>
        <w:tc>
          <w:tcPr>
            <w:tcW w:w="1134" w:type="dxa"/>
            <w:shd w:val="clear" w:color="auto" w:fill="auto"/>
            <w:vAlign w:val="center"/>
          </w:tcPr>
          <w:p w14:paraId="1D317356"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9</w:t>
            </w:r>
          </w:p>
        </w:tc>
      </w:tr>
      <w:tr w:rsidR="00C26B8A" w:rsidRPr="00C26B8A" w14:paraId="7BAE1A21" w14:textId="77777777" w:rsidTr="00C26B8A">
        <w:trPr>
          <w:trHeight w:val="380"/>
        </w:trPr>
        <w:tc>
          <w:tcPr>
            <w:tcW w:w="7797" w:type="dxa"/>
            <w:shd w:val="clear" w:color="auto" w:fill="auto"/>
            <w:vAlign w:val="center"/>
          </w:tcPr>
          <w:p w14:paraId="7DA568A7"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 xml:space="preserve">Gerridae- </w:t>
            </w:r>
            <w:proofErr w:type="spellStart"/>
            <w:r w:rsidRPr="003B5077">
              <w:rPr>
                <w:rFonts w:ascii="Times New Roman" w:hAnsi="Times New Roman" w:cs="Times New Roman"/>
                <w:sz w:val="18"/>
                <w:szCs w:val="18"/>
              </w:rPr>
              <w:t>Hebridae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Helicopsychidae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Hydrobiidae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Leptoceridae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Lestidae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Palaemonidae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Pleidae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Pseudothelpusidae</w:t>
            </w:r>
            <w:proofErr w:type="spellEnd"/>
            <w:r w:rsidRPr="003B5077">
              <w:rPr>
                <w:rFonts w:ascii="Times New Roman" w:hAnsi="Times New Roman" w:cs="Times New Roman"/>
                <w:sz w:val="18"/>
                <w:szCs w:val="18"/>
              </w:rPr>
              <w:t xml:space="preserve"> - </w:t>
            </w:r>
            <w:proofErr w:type="spellStart"/>
            <w:r w:rsidRPr="003B5077">
              <w:rPr>
                <w:rFonts w:ascii="Times New Roman" w:hAnsi="Times New Roman" w:cs="Times New Roman"/>
                <w:sz w:val="18"/>
                <w:szCs w:val="18"/>
              </w:rPr>
              <w:t>Saldidae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Simulidae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Veliidae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Trichodactylidae</w:t>
            </w:r>
            <w:proofErr w:type="spellEnd"/>
            <w:r w:rsidRPr="003B5077">
              <w:rPr>
                <w:rFonts w:ascii="Times New Roman" w:hAnsi="Times New Roman" w:cs="Times New Roman"/>
                <w:sz w:val="18"/>
                <w:szCs w:val="18"/>
              </w:rPr>
              <w:t>.</w:t>
            </w:r>
          </w:p>
        </w:tc>
        <w:tc>
          <w:tcPr>
            <w:tcW w:w="1134" w:type="dxa"/>
            <w:shd w:val="clear" w:color="auto" w:fill="auto"/>
            <w:vAlign w:val="center"/>
          </w:tcPr>
          <w:p w14:paraId="4DACDD2E"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8</w:t>
            </w:r>
          </w:p>
        </w:tc>
      </w:tr>
      <w:tr w:rsidR="00C26B8A" w:rsidRPr="00C26B8A" w14:paraId="3DA3FB62" w14:textId="77777777" w:rsidTr="00C26B8A">
        <w:trPr>
          <w:trHeight w:val="258"/>
        </w:trPr>
        <w:tc>
          <w:tcPr>
            <w:tcW w:w="7797" w:type="dxa"/>
            <w:shd w:val="clear" w:color="auto" w:fill="auto"/>
            <w:vAlign w:val="center"/>
          </w:tcPr>
          <w:p w14:paraId="612D5DD2"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 xml:space="preserve">Gerridae- </w:t>
            </w:r>
            <w:proofErr w:type="spellStart"/>
            <w:r w:rsidRPr="003B5077">
              <w:rPr>
                <w:rFonts w:ascii="Times New Roman" w:hAnsi="Times New Roman" w:cs="Times New Roman"/>
                <w:sz w:val="18"/>
                <w:szCs w:val="18"/>
              </w:rPr>
              <w:t>Hebridae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Helicopsychidae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Hydrobiidae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Leptoceridae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Lestidae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Palaemonidae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Pleidae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Pseudothelpusidae</w:t>
            </w:r>
            <w:proofErr w:type="spellEnd"/>
            <w:r w:rsidRPr="003B5077">
              <w:rPr>
                <w:rFonts w:ascii="Times New Roman" w:hAnsi="Times New Roman" w:cs="Times New Roman"/>
                <w:sz w:val="18"/>
                <w:szCs w:val="18"/>
              </w:rPr>
              <w:t xml:space="preserve"> - </w:t>
            </w:r>
            <w:proofErr w:type="spellStart"/>
            <w:r w:rsidRPr="003B5077">
              <w:rPr>
                <w:rFonts w:ascii="Times New Roman" w:hAnsi="Times New Roman" w:cs="Times New Roman"/>
                <w:sz w:val="18"/>
                <w:szCs w:val="18"/>
              </w:rPr>
              <w:t>Saldidae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Simulidae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Veliidae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Trichodactylidae</w:t>
            </w:r>
            <w:proofErr w:type="spellEnd"/>
            <w:r w:rsidRPr="003B5077">
              <w:rPr>
                <w:rFonts w:ascii="Times New Roman" w:hAnsi="Times New Roman" w:cs="Times New Roman"/>
                <w:sz w:val="18"/>
                <w:szCs w:val="18"/>
              </w:rPr>
              <w:t>.</w:t>
            </w:r>
          </w:p>
        </w:tc>
        <w:tc>
          <w:tcPr>
            <w:tcW w:w="1134" w:type="dxa"/>
            <w:shd w:val="clear" w:color="auto" w:fill="auto"/>
            <w:vAlign w:val="center"/>
          </w:tcPr>
          <w:p w14:paraId="2475289E"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7</w:t>
            </w:r>
          </w:p>
        </w:tc>
      </w:tr>
      <w:tr w:rsidR="00C26B8A" w:rsidRPr="00C26B8A" w14:paraId="37912A0F" w14:textId="77777777" w:rsidTr="00C26B8A">
        <w:trPr>
          <w:trHeight w:val="319"/>
        </w:trPr>
        <w:tc>
          <w:tcPr>
            <w:tcW w:w="7797" w:type="dxa"/>
            <w:shd w:val="clear" w:color="auto" w:fill="auto"/>
            <w:vAlign w:val="center"/>
          </w:tcPr>
          <w:p w14:paraId="56EFAB1A" w14:textId="77777777" w:rsidR="00C26B8A" w:rsidRPr="003B5077" w:rsidRDefault="00C26B8A" w:rsidP="00C26B8A">
            <w:pPr>
              <w:rPr>
                <w:rFonts w:ascii="Times New Roman" w:hAnsi="Times New Roman" w:cs="Times New Roman"/>
                <w:sz w:val="18"/>
                <w:szCs w:val="18"/>
              </w:rPr>
            </w:pPr>
            <w:proofErr w:type="spellStart"/>
            <w:r w:rsidRPr="003B5077">
              <w:rPr>
                <w:rFonts w:ascii="Times New Roman" w:hAnsi="Times New Roman" w:cs="Times New Roman"/>
                <w:sz w:val="18"/>
                <w:szCs w:val="18"/>
              </w:rPr>
              <w:t>Aeshnidae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Ancylidae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Corydalidae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Elmidae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Libellulidae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Limnichidae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Lutrochidae</w:t>
            </w:r>
            <w:proofErr w:type="spellEnd"/>
            <w:r w:rsidRPr="003B5077">
              <w:rPr>
                <w:rFonts w:ascii="Times New Roman" w:hAnsi="Times New Roman" w:cs="Times New Roman"/>
                <w:sz w:val="18"/>
                <w:szCs w:val="18"/>
              </w:rPr>
              <w:t xml:space="preserve"> - Megapodagrionidae -</w:t>
            </w:r>
            <w:proofErr w:type="spellStart"/>
            <w:r w:rsidRPr="003B5077">
              <w:rPr>
                <w:rFonts w:ascii="Times New Roman" w:hAnsi="Times New Roman" w:cs="Times New Roman"/>
                <w:sz w:val="18"/>
                <w:szCs w:val="18"/>
              </w:rPr>
              <w:t>Sialidae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Staphylinidae</w:t>
            </w:r>
            <w:proofErr w:type="spellEnd"/>
            <w:r w:rsidRPr="003B5077">
              <w:rPr>
                <w:rFonts w:ascii="Times New Roman" w:hAnsi="Times New Roman" w:cs="Times New Roman"/>
                <w:sz w:val="18"/>
                <w:szCs w:val="18"/>
              </w:rPr>
              <w:t>.</w:t>
            </w:r>
          </w:p>
        </w:tc>
        <w:tc>
          <w:tcPr>
            <w:tcW w:w="1134" w:type="dxa"/>
            <w:shd w:val="clear" w:color="auto" w:fill="auto"/>
            <w:vAlign w:val="center"/>
          </w:tcPr>
          <w:p w14:paraId="4383EFBE"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6</w:t>
            </w:r>
          </w:p>
        </w:tc>
      </w:tr>
      <w:tr w:rsidR="00C26B8A" w:rsidRPr="00C26B8A" w14:paraId="1B702C46" w14:textId="77777777" w:rsidTr="00C26B8A">
        <w:trPr>
          <w:trHeight w:val="319"/>
        </w:trPr>
        <w:tc>
          <w:tcPr>
            <w:tcW w:w="7797" w:type="dxa"/>
            <w:shd w:val="clear" w:color="auto" w:fill="auto"/>
            <w:vAlign w:val="center"/>
          </w:tcPr>
          <w:p w14:paraId="570759B7" w14:textId="77777777" w:rsidR="00C26B8A" w:rsidRPr="003B5077" w:rsidRDefault="00C26B8A" w:rsidP="00C26B8A">
            <w:pPr>
              <w:rPr>
                <w:rFonts w:ascii="Times New Roman" w:hAnsi="Times New Roman" w:cs="Times New Roman"/>
                <w:sz w:val="18"/>
                <w:szCs w:val="18"/>
                <w:lang w:val="es-EC"/>
              </w:rPr>
            </w:pPr>
            <w:proofErr w:type="spellStart"/>
            <w:r w:rsidRPr="003B5077">
              <w:rPr>
                <w:rFonts w:ascii="Times New Roman" w:hAnsi="Times New Roman" w:cs="Times New Roman"/>
                <w:sz w:val="18"/>
                <w:szCs w:val="18"/>
                <w:lang w:val="es-EC"/>
              </w:rPr>
              <w:t>Belastomatidae</w:t>
            </w:r>
            <w:proofErr w:type="spellEnd"/>
            <w:r w:rsidRPr="003B5077">
              <w:rPr>
                <w:rFonts w:ascii="Times New Roman" w:hAnsi="Times New Roman" w:cs="Times New Roman"/>
                <w:sz w:val="18"/>
                <w:szCs w:val="18"/>
                <w:lang w:val="es-EC"/>
              </w:rPr>
              <w:t xml:space="preserve"> -</w:t>
            </w:r>
            <w:proofErr w:type="spellStart"/>
            <w:r w:rsidRPr="003B5077">
              <w:rPr>
                <w:rFonts w:ascii="Times New Roman" w:hAnsi="Times New Roman" w:cs="Times New Roman"/>
                <w:sz w:val="18"/>
                <w:szCs w:val="18"/>
                <w:lang w:val="es-EC"/>
              </w:rPr>
              <w:t>Gelastocoridae</w:t>
            </w:r>
            <w:proofErr w:type="spellEnd"/>
            <w:r w:rsidRPr="003B5077">
              <w:rPr>
                <w:rFonts w:ascii="Times New Roman" w:hAnsi="Times New Roman" w:cs="Times New Roman"/>
                <w:sz w:val="18"/>
                <w:szCs w:val="18"/>
                <w:lang w:val="es-EC"/>
              </w:rPr>
              <w:t xml:space="preserve"> -</w:t>
            </w:r>
            <w:proofErr w:type="spellStart"/>
            <w:r w:rsidRPr="003B5077">
              <w:rPr>
                <w:rFonts w:ascii="Times New Roman" w:hAnsi="Times New Roman" w:cs="Times New Roman"/>
                <w:sz w:val="18"/>
                <w:szCs w:val="18"/>
                <w:lang w:val="es-EC"/>
              </w:rPr>
              <w:t>Mesoveliidae</w:t>
            </w:r>
            <w:proofErr w:type="spellEnd"/>
            <w:r w:rsidRPr="003B5077">
              <w:rPr>
                <w:rFonts w:ascii="Times New Roman" w:hAnsi="Times New Roman" w:cs="Times New Roman"/>
                <w:sz w:val="18"/>
                <w:szCs w:val="18"/>
                <w:lang w:val="es-EC"/>
              </w:rPr>
              <w:t xml:space="preserve"> -</w:t>
            </w:r>
            <w:proofErr w:type="spellStart"/>
            <w:r w:rsidRPr="003B5077">
              <w:rPr>
                <w:rFonts w:ascii="Times New Roman" w:hAnsi="Times New Roman" w:cs="Times New Roman"/>
                <w:sz w:val="18"/>
                <w:szCs w:val="18"/>
                <w:lang w:val="es-EC"/>
              </w:rPr>
              <w:t>Nepidae</w:t>
            </w:r>
            <w:proofErr w:type="spellEnd"/>
            <w:r w:rsidRPr="003B5077">
              <w:rPr>
                <w:rFonts w:ascii="Times New Roman" w:hAnsi="Times New Roman" w:cs="Times New Roman"/>
                <w:sz w:val="18"/>
                <w:szCs w:val="18"/>
                <w:lang w:val="es-EC"/>
              </w:rPr>
              <w:t xml:space="preserve"> -</w:t>
            </w:r>
            <w:proofErr w:type="spellStart"/>
            <w:r w:rsidRPr="003B5077">
              <w:rPr>
                <w:rFonts w:ascii="Times New Roman" w:hAnsi="Times New Roman" w:cs="Times New Roman"/>
                <w:sz w:val="18"/>
                <w:szCs w:val="18"/>
                <w:lang w:val="es-EC"/>
              </w:rPr>
              <w:t>Planorbidae</w:t>
            </w:r>
            <w:proofErr w:type="spellEnd"/>
            <w:r w:rsidRPr="003B5077">
              <w:rPr>
                <w:rFonts w:ascii="Times New Roman" w:hAnsi="Times New Roman" w:cs="Times New Roman"/>
                <w:sz w:val="18"/>
                <w:szCs w:val="18"/>
                <w:lang w:val="es-EC"/>
              </w:rPr>
              <w:t xml:space="preserve"> - </w:t>
            </w:r>
            <w:proofErr w:type="spellStart"/>
            <w:r w:rsidRPr="003B5077">
              <w:rPr>
                <w:rFonts w:ascii="Times New Roman" w:hAnsi="Times New Roman" w:cs="Times New Roman"/>
                <w:sz w:val="18"/>
                <w:szCs w:val="18"/>
                <w:lang w:val="es-EC"/>
              </w:rPr>
              <w:t>Pyralidae</w:t>
            </w:r>
            <w:proofErr w:type="spellEnd"/>
            <w:r w:rsidRPr="003B5077">
              <w:rPr>
                <w:rFonts w:ascii="Times New Roman" w:hAnsi="Times New Roman" w:cs="Times New Roman"/>
                <w:sz w:val="18"/>
                <w:szCs w:val="18"/>
                <w:lang w:val="es-EC"/>
              </w:rPr>
              <w:t xml:space="preserve"> -</w:t>
            </w:r>
            <w:proofErr w:type="spellStart"/>
            <w:r w:rsidRPr="003B5077">
              <w:rPr>
                <w:rFonts w:ascii="Times New Roman" w:hAnsi="Times New Roman" w:cs="Times New Roman"/>
                <w:sz w:val="18"/>
                <w:szCs w:val="18"/>
                <w:lang w:val="es-EC"/>
              </w:rPr>
              <w:t>Tabanidae</w:t>
            </w:r>
            <w:proofErr w:type="spellEnd"/>
            <w:r w:rsidRPr="003B5077">
              <w:rPr>
                <w:rFonts w:ascii="Times New Roman" w:hAnsi="Times New Roman" w:cs="Times New Roman"/>
                <w:sz w:val="18"/>
                <w:szCs w:val="18"/>
                <w:lang w:val="es-EC"/>
              </w:rPr>
              <w:t xml:space="preserve"> -</w:t>
            </w:r>
            <w:proofErr w:type="spellStart"/>
            <w:r w:rsidRPr="003B5077">
              <w:rPr>
                <w:rFonts w:ascii="Times New Roman" w:hAnsi="Times New Roman" w:cs="Times New Roman"/>
                <w:sz w:val="18"/>
                <w:szCs w:val="18"/>
                <w:lang w:val="es-EC"/>
              </w:rPr>
              <w:t>Thiaridae</w:t>
            </w:r>
            <w:proofErr w:type="spellEnd"/>
            <w:r w:rsidRPr="003B5077">
              <w:rPr>
                <w:rFonts w:ascii="Times New Roman" w:hAnsi="Times New Roman" w:cs="Times New Roman"/>
                <w:sz w:val="18"/>
                <w:szCs w:val="18"/>
                <w:lang w:val="es-EC"/>
              </w:rPr>
              <w:t>.</w:t>
            </w:r>
          </w:p>
        </w:tc>
        <w:tc>
          <w:tcPr>
            <w:tcW w:w="1134" w:type="dxa"/>
            <w:shd w:val="clear" w:color="auto" w:fill="auto"/>
            <w:vAlign w:val="center"/>
          </w:tcPr>
          <w:p w14:paraId="50099A45"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5</w:t>
            </w:r>
          </w:p>
        </w:tc>
      </w:tr>
      <w:tr w:rsidR="00C26B8A" w:rsidRPr="00C26B8A" w14:paraId="3C1E537A" w14:textId="77777777" w:rsidTr="00C26B8A">
        <w:trPr>
          <w:trHeight w:val="319"/>
        </w:trPr>
        <w:tc>
          <w:tcPr>
            <w:tcW w:w="7797" w:type="dxa"/>
            <w:shd w:val="clear" w:color="auto" w:fill="auto"/>
            <w:vAlign w:val="center"/>
          </w:tcPr>
          <w:p w14:paraId="395F3FCA" w14:textId="77777777" w:rsidR="00C26B8A" w:rsidRPr="003B5077" w:rsidRDefault="00C26B8A" w:rsidP="00C26B8A">
            <w:pPr>
              <w:rPr>
                <w:rFonts w:ascii="Times New Roman" w:hAnsi="Times New Roman" w:cs="Times New Roman"/>
                <w:sz w:val="18"/>
                <w:szCs w:val="18"/>
              </w:rPr>
            </w:pPr>
            <w:proofErr w:type="spellStart"/>
            <w:r w:rsidRPr="003B5077">
              <w:rPr>
                <w:rFonts w:ascii="Times New Roman" w:hAnsi="Times New Roman" w:cs="Times New Roman"/>
                <w:sz w:val="18"/>
                <w:szCs w:val="18"/>
              </w:rPr>
              <w:t>Chrysomelidae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Stratiomyidae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Haliplidae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Empididae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Dolichopodidae</w:t>
            </w:r>
            <w:proofErr w:type="spellEnd"/>
            <w:r w:rsidRPr="003B5077">
              <w:rPr>
                <w:rFonts w:ascii="Times New Roman" w:hAnsi="Times New Roman" w:cs="Times New Roman"/>
                <w:sz w:val="18"/>
                <w:szCs w:val="18"/>
              </w:rPr>
              <w:t xml:space="preserve"> -Sphaeriidae -</w:t>
            </w:r>
            <w:proofErr w:type="spellStart"/>
            <w:r w:rsidRPr="003B5077">
              <w:rPr>
                <w:rFonts w:ascii="Times New Roman" w:hAnsi="Times New Roman" w:cs="Times New Roman"/>
                <w:sz w:val="18"/>
                <w:szCs w:val="18"/>
              </w:rPr>
              <w:t>Lymnaeidae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Hydrometridae</w:t>
            </w:r>
            <w:proofErr w:type="spellEnd"/>
            <w:r w:rsidRPr="003B5077">
              <w:rPr>
                <w:rFonts w:ascii="Times New Roman" w:hAnsi="Times New Roman" w:cs="Times New Roman"/>
                <w:sz w:val="18"/>
                <w:szCs w:val="18"/>
              </w:rPr>
              <w:t xml:space="preserve"> -Curculionidae - </w:t>
            </w:r>
            <w:proofErr w:type="spellStart"/>
            <w:r w:rsidRPr="003B5077">
              <w:rPr>
                <w:rFonts w:ascii="Times New Roman" w:hAnsi="Times New Roman" w:cs="Times New Roman"/>
                <w:sz w:val="18"/>
                <w:szCs w:val="18"/>
              </w:rPr>
              <w:t>Noteridae</w:t>
            </w:r>
            <w:proofErr w:type="spellEnd"/>
            <w:r w:rsidRPr="003B5077">
              <w:rPr>
                <w:rFonts w:ascii="Times New Roman" w:hAnsi="Times New Roman" w:cs="Times New Roman"/>
                <w:sz w:val="18"/>
                <w:szCs w:val="18"/>
              </w:rPr>
              <w:t>.</w:t>
            </w:r>
          </w:p>
        </w:tc>
        <w:tc>
          <w:tcPr>
            <w:tcW w:w="1134" w:type="dxa"/>
            <w:shd w:val="clear" w:color="auto" w:fill="auto"/>
            <w:vAlign w:val="center"/>
          </w:tcPr>
          <w:p w14:paraId="161EF15E"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4</w:t>
            </w:r>
          </w:p>
        </w:tc>
      </w:tr>
      <w:tr w:rsidR="00C26B8A" w:rsidRPr="00C26B8A" w14:paraId="11CCC449" w14:textId="77777777" w:rsidTr="00C26B8A">
        <w:trPr>
          <w:trHeight w:val="319"/>
        </w:trPr>
        <w:tc>
          <w:tcPr>
            <w:tcW w:w="7797" w:type="dxa"/>
            <w:shd w:val="clear" w:color="auto" w:fill="auto"/>
            <w:vAlign w:val="center"/>
          </w:tcPr>
          <w:p w14:paraId="72754F3A"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Ceratopogonidae -</w:t>
            </w:r>
            <w:proofErr w:type="spellStart"/>
            <w:r w:rsidRPr="003B5077">
              <w:rPr>
                <w:rFonts w:ascii="Times New Roman" w:hAnsi="Times New Roman" w:cs="Times New Roman"/>
                <w:sz w:val="18"/>
                <w:szCs w:val="18"/>
              </w:rPr>
              <w:t>Glossiphoniidae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Cyclobdellidae</w:t>
            </w:r>
            <w:proofErr w:type="spellEnd"/>
            <w:r w:rsidRPr="003B5077">
              <w:rPr>
                <w:rFonts w:ascii="Times New Roman" w:hAnsi="Times New Roman" w:cs="Times New Roman"/>
                <w:sz w:val="18"/>
                <w:szCs w:val="18"/>
              </w:rPr>
              <w:t xml:space="preserve"> -Hydrophilidae -</w:t>
            </w:r>
            <w:proofErr w:type="spellStart"/>
            <w:r w:rsidRPr="003B5077">
              <w:rPr>
                <w:rFonts w:ascii="Times New Roman" w:hAnsi="Times New Roman" w:cs="Times New Roman"/>
                <w:sz w:val="18"/>
                <w:szCs w:val="18"/>
              </w:rPr>
              <w:t>Physidae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Tipulidae</w:t>
            </w:r>
            <w:proofErr w:type="spellEnd"/>
            <w:r w:rsidRPr="003B5077">
              <w:rPr>
                <w:rFonts w:ascii="Times New Roman" w:hAnsi="Times New Roman" w:cs="Times New Roman"/>
                <w:sz w:val="18"/>
                <w:szCs w:val="18"/>
              </w:rPr>
              <w:t>.</w:t>
            </w:r>
          </w:p>
        </w:tc>
        <w:tc>
          <w:tcPr>
            <w:tcW w:w="1134" w:type="dxa"/>
            <w:shd w:val="clear" w:color="auto" w:fill="auto"/>
            <w:vAlign w:val="center"/>
          </w:tcPr>
          <w:p w14:paraId="196D5118"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3</w:t>
            </w:r>
          </w:p>
        </w:tc>
      </w:tr>
      <w:tr w:rsidR="00C26B8A" w:rsidRPr="00C26B8A" w14:paraId="043047AA" w14:textId="77777777" w:rsidTr="00C26B8A">
        <w:trPr>
          <w:trHeight w:val="319"/>
        </w:trPr>
        <w:tc>
          <w:tcPr>
            <w:tcW w:w="7797" w:type="dxa"/>
            <w:shd w:val="clear" w:color="auto" w:fill="auto"/>
            <w:vAlign w:val="center"/>
          </w:tcPr>
          <w:p w14:paraId="7792F1B1"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Culicidae -Chironomidae -</w:t>
            </w:r>
            <w:proofErr w:type="spellStart"/>
            <w:r w:rsidRPr="003B5077">
              <w:rPr>
                <w:rFonts w:ascii="Times New Roman" w:hAnsi="Times New Roman" w:cs="Times New Roman"/>
                <w:sz w:val="18"/>
                <w:szCs w:val="18"/>
              </w:rPr>
              <w:t>Muscidae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Sciomyzidae</w:t>
            </w:r>
            <w:proofErr w:type="spellEnd"/>
            <w:r w:rsidRPr="003B5077">
              <w:rPr>
                <w:rFonts w:ascii="Times New Roman" w:hAnsi="Times New Roman" w:cs="Times New Roman"/>
                <w:sz w:val="18"/>
                <w:szCs w:val="18"/>
              </w:rPr>
              <w:t xml:space="preserve"> -</w:t>
            </w:r>
            <w:proofErr w:type="spellStart"/>
            <w:r w:rsidRPr="003B5077">
              <w:rPr>
                <w:rFonts w:ascii="Times New Roman" w:hAnsi="Times New Roman" w:cs="Times New Roman"/>
                <w:sz w:val="18"/>
                <w:szCs w:val="18"/>
              </w:rPr>
              <w:t>Syrphidae</w:t>
            </w:r>
            <w:proofErr w:type="spellEnd"/>
            <w:r w:rsidRPr="003B5077">
              <w:rPr>
                <w:rFonts w:ascii="Times New Roman" w:hAnsi="Times New Roman" w:cs="Times New Roman"/>
                <w:sz w:val="18"/>
                <w:szCs w:val="18"/>
              </w:rPr>
              <w:t>.</w:t>
            </w:r>
          </w:p>
        </w:tc>
        <w:tc>
          <w:tcPr>
            <w:tcW w:w="1134" w:type="dxa"/>
            <w:shd w:val="clear" w:color="auto" w:fill="auto"/>
            <w:vAlign w:val="center"/>
          </w:tcPr>
          <w:p w14:paraId="5B4F16F3"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2</w:t>
            </w:r>
          </w:p>
        </w:tc>
      </w:tr>
      <w:tr w:rsidR="00C26B8A" w:rsidRPr="00C26B8A" w14:paraId="798F2530" w14:textId="77777777" w:rsidTr="00C26B8A">
        <w:trPr>
          <w:trHeight w:val="319"/>
        </w:trPr>
        <w:tc>
          <w:tcPr>
            <w:tcW w:w="7797" w:type="dxa"/>
            <w:shd w:val="clear" w:color="auto" w:fill="auto"/>
            <w:vAlign w:val="center"/>
          </w:tcPr>
          <w:p w14:paraId="4B3A0100"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Tubificidae</w:t>
            </w:r>
          </w:p>
        </w:tc>
        <w:tc>
          <w:tcPr>
            <w:tcW w:w="1134" w:type="dxa"/>
            <w:shd w:val="clear" w:color="auto" w:fill="auto"/>
            <w:vAlign w:val="center"/>
          </w:tcPr>
          <w:p w14:paraId="0B453857" w14:textId="77777777" w:rsidR="00C26B8A" w:rsidRPr="003B5077" w:rsidRDefault="00C26B8A" w:rsidP="00C26B8A">
            <w:pPr>
              <w:rPr>
                <w:rFonts w:ascii="Times New Roman" w:hAnsi="Times New Roman" w:cs="Times New Roman"/>
                <w:sz w:val="18"/>
                <w:szCs w:val="18"/>
              </w:rPr>
            </w:pPr>
            <w:r w:rsidRPr="003B5077">
              <w:rPr>
                <w:rFonts w:ascii="Times New Roman" w:hAnsi="Times New Roman" w:cs="Times New Roman"/>
                <w:sz w:val="18"/>
                <w:szCs w:val="18"/>
              </w:rPr>
              <w:t>1</w:t>
            </w:r>
          </w:p>
        </w:tc>
      </w:tr>
    </w:tbl>
    <w:p w14:paraId="67CCCEF4" w14:textId="77777777" w:rsidR="00C26B8A" w:rsidRPr="00C26B8A" w:rsidRDefault="00C26B8A" w:rsidP="00C26B8A"/>
    <w:p w14:paraId="3BBDE02F" w14:textId="65A3CCC1" w:rsidR="00C26B8A" w:rsidRPr="004836F6" w:rsidRDefault="00C26B8A" w:rsidP="00C26B8A">
      <w:pPr>
        <w:spacing w:line="240" w:lineRule="auto"/>
        <w:jc w:val="both"/>
        <w:rPr>
          <w:rFonts w:ascii="Times New Roman" w:hAnsi="Times New Roman" w:cs="Times New Roman"/>
          <w:lang w:val="es-EC"/>
        </w:rPr>
      </w:pPr>
      <w:r>
        <w:rPr>
          <w:rFonts w:ascii="Times New Roman" w:hAnsi="Times New Roman" w:cs="Times New Roman"/>
          <w:b/>
          <w:lang w:val="es-EC"/>
        </w:rPr>
        <w:t>Tabla 7</w:t>
      </w:r>
      <w:r w:rsidRPr="00796A3E">
        <w:rPr>
          <w:rFonts w:ascii="Times New Roman" w:hAnsi="Times New Roman" w:cs="Times New Roman"/>
          <w:b/>
          <w:lang w:val="es-EC"/>
        </w:rPr>
        <w:t>.</w:t>
      </w:r>
      <w:r>
        <w:rPr>
          <w:rFonts w:ascii="Times New Roman" w:hAnsi="Times New Roman" w:cs="Times New Roman"/>
          <w:lang w:val="es-EC"/>
        </w:rPr>
        <w:t xml:space="preserve"> Determinación de calidad del agua – Índice </w:t>
      </w:r>
      <w:r w:rsidRPr="00C26B8A">
        <w:rPr>
          <w:rFonts w:ascii="Times New Roman" w:hAnsi="Times New Roman" w:cs="Times New Roman"/>
          <w:lang w:val="es-EC"/>
        </w:rPr>
        <w:t>BMWP/Col</w:t>
      </w:r>
    </w:p>
    <w:p w14:paraId="425B183E" w14:textId="77777777" w:rsidR="00C26B8A" w:rsidRPr="00C5154E" w:rsidRDefault="00C26B8A" w:rsidP="00CC1E17">
      <w:pPr>
        <w:spacing w:line="240" w:lineRule="auto"/>
        <w:ind w:right="62"/>
        <w:jc w:val="both"/>
        <w:rPr>
          <w:rFonts w:ascii="Times New Roman" w:hAnsi="Times New Roman" w:cs="Times New Roman"/>
          <w:lang w:val="es-EC"/>
        </w:rPr>
      </w:pPr>
    </w:p>
    <w:p w14:paraId="34BB1E5A" w14:textId="77777777" w:rsidR="00BC6F58" w:rsidRPr="00C5154E" w:rsidRDefault="00BC6F58" w:rsidP="00CC1E17">
      <w:pPr>
        <w:spacing w:line="240" w:lineRule="auto"/>
        <w:ind w:right="62"/>
        <w:jc w:val="both"/>
        <w:rPr>
          <w:rFonts w:ascii="Times New Roman" w:hAnsi="Times New Roman" w:cs="Times New Roman"/>
          <w:lang w:val="es-EC"/>
        </w:rPr>
      </w:pPr>
    </w:p>
    <w:tbl>
      <w:tblPr>
        <w:tblStyle w:val="Tablaconcuadrcula"/>
        <w:tblW w:w="6941" w:type="dxa"/>
        <w:jc w:val="center"/>
        <w:tblLook w:val="04A0" w:firstRow="1" w:lastRow="0" w:firstColumn="1" w:lastColumn="0" w:noHBand="0" w:noVBand="1"/>
      </w:tblPr>
      <w:tblGrid>
        <w:gridCol w:w="988"/>
        <w:gridCol w:w="1151"/>
        <w:gridCol w:w="1400"/>
        <w:gridCol w:w="2410"/>
        <w:gridCol w:w="992"/>
      </w:tblGrid>
      <w:tr w:rsidR="00BC6F58" w:rsidRPr="00BC6F58" w14:paraId="6F9D13DF" w14:textId="77777777" w:rsidTr="003B5077">
        <w:trPr>
          <w:trHeight w:val="377"/>
          <w:jc w:val="center"/>
        </w:trPr>
        <w:tc>
          <w:tcPr>
            <w:tcW w:w="988" w:type="dxa"/>
            <w:shd w:val="clear" w:color="auto" w:fill="auto"/>
            <w:vAlign w:val="center"/>
          </w:tcPr>
          <w:p w14:paraId="098826E2" w14:textId="77777777" w:rsidR="00BC6F58" w:rsidRPr="00C26B8A" w:rsidRDefault="00BC6F58" w:rsidP="003B5077">
            <w:pPr>
              <w:ind w:right="4"/>
              <w:jc w:val="center"/>
              <w:rPr>
                <w:rFonts w:ascii="Times New Roman" w:hAnsi="Times New Roman" w:cs="Times New Roman"/>
                <w:b/>
                <w:i/>
                <w:iCs/>
                <w:sz w:val="18"/>
                <w:szCs w:val="18"/>
              </w:rPr>
            </w:pPr>
            <w:r w:rsidRPr="00C26B8A">
              <w:rPr>
                <w:rFonts w:ascii="Times New Roman" w:eastAsia="Calibri" w:hAnsi="Times New Roman" w:cs="Times New Roman"/>
                <w:b/>
                <w:iCs/>
                <w:sz w:val="18"/>
                <w:szCs w:val="18"/>
              </w:rPr>
              <w:t>CLASE</w:t>
            </w:r>
          </w:p>
        </w:tc>
        <w:tc>
          <w:tcPr>
            <w:tcW w:w="1151" w:type="dxa"/>
            <w:shd w:val="clear" w:color="auto" w:fill="auto"/>
            <w:vAlign w:val="center"/>
          </w:tcPr>
          <w:p w14:paraId="47486AD1" w14:textId="77777777" w:rsidR="00BC6F58" w:rsidRPr="00C26B8A" w:rsidRDefault="00BC6F58" w:rsidP="003B5077">
            <w:pPr>
              <w:ind w:right="4"/>
              <w:jc w:val="center"/>
              <w:rPr>
                <w:rFonts w:ascii="Times New Roman" w:hAnsi="Times New Roman" w:cs="Times New Roman"/>
                <w:b/>
                <w:i/>
                <w:iCs/>
                <w:sz w:val="18"/>
                <w:szCs w:val="18"/>
              </w:rPr>
            </w:pPr>
            <w:r w:rsidRPr="00C26B8A">
              <w:rPr>
                <w:rFonts w:ascii="Times New Roman" w:eastAsia="Calibri" w:hAnsi="Times New Roman" w:cs="Times New Roman"/>
                <w:b/>
                <w:iCs/>
                <w:sz w:val="18"/>
                <w:szCs w:val="18"/>
              </w:rPr>
              <w:t>CALIDAD</w:t>
            </w:r>
          </w:p>
        </w:tc>
        <w:tc>
          <w:tcPr>
            <w:tcW w:w="1400" w:type="dxa"/>
            <w:shd w:val="clear" w:color="auto" w:fill="auto"/>
            <w:vAlign w:val="center"/>
          </w:tcPr>
          <w:p w14:paraId="4036AF0A" w14:textId="77777777" w:rsidR="00BC6F58" w:rsidRPr="00C26B8A" w:rsidRDefault="00BC6F58" w:rsidP="003B5077">
            <w:pPr>
              <w:ind w:right="2"/>
              <w:jc w:val="center"/>
              <w:rPr>
                <w:rFonts w:ascii="Times New Roman" w:hAnsi="Times New Roman" w:cs="Times New Roman"/>
                <w:b/>
                <w:i/>
                <w:iCs/>
                <w:sz w:val="18"/>
                <w:szCs w:val="18"/>
              </w:rPr>
            </w:pPr>
            <w:r w:rsidRPr="00C26B8A">
              <w:rPr>
                <w:rFonts w:ascii="Times New Roman" w:eastAsia="Calibri" w:hAnsi="Times New Roman" w:cs="Times New Roman"/>
                <w:b/>
                <w:iCs/>
                <w:sz w:val="18"/>
                <w:szCs w:val="18"/>
              </w:rPr>
              <w:t>BMWP/COL</w:t>
            </w:r>
          </w:p>
        </w:tc>
        <w:tc>
          <w:tcPr>
            <w:tcW w:w="2410" w:type="dxa"/>
            <w:shd w:val="clear" w:color="auto" w:fill="auto"/>
            <w:vAlign w:val="center"/>
          </w:tcPr>
          <w:p w14:paraId="0CE5E7AE" w14:textId="77777777" w:rsidR="00BC6F58" w:rsidRPr="00C26B8A" w:rsidRDefault="00BC6F58" w:rsidP="003B5077">
            <w:pPr>
              <w:ind w:left="1"/>
              <w:jc w:val="center"/>
              <w:rPr>
                <w:rFonts w:ascii="Times New Roman" w:hAnsi="Times New Roman" w:cs="Times New Roman"/>
                <w:b/>
                <w:i/>
                <w:iCs/>
                <w:sz w:val="18"/>
                <w:szCs w:val="18"/>
              </w:rPr>
            </w:pPr>
            <w:r w:rsidRPr="00C26B8A">
              <w:rPr>
                <w:rFonts w:ascii="Times New Roman" w:eastAsia="Calibri" w:hAnsi="Times New Roman" w:cs="Times New Roman"/>
                <w:b/>
                <w:iCs/>
                <w:sz w:val="18"/>
                <w:szCs w:val="18"/>
              </w:rPr>
              <w:t>SIGNIFICADO</w:t>
            </w:r>
          </w:p>
        </w:tc>
        <w:tc>
          <w:tcPr>
            <w:tcW w:w="992" w:type="dxa"/>
            <w:shd w:val="clear" w:color="auto" w:fill="auto"/>
            <w:vAlign w:val="center"/>
          </w:tcPr>
          <w:p w14:paraId="6AF5B7E7" w14:textId="77777777" w:rsidR="00BC6F58" w:rsidRPr="00C26B8A" w:rsidRDefault="00BC6F58" w:rsidP="003B5077">
            <w:pPr>
              <w:jc w:val="center"/>
              <w:rPr>
                <w:rFonts w:ascii="Times New Roman" w:hAnsi="Times New Roman" w:cs="Times New Roman"/>
                <w:b/>
                <w:i/>
                <w:iCs/>
                <w:sz w:val="18"/>
                <w:szCs w:val="18"/>
              </w:rPr>
            </w:pPr>
            <w:r w:rsidRPr="00C26B8A">
              <w:rPr>
                <w:rFonts w:ascii="Times New Roman" w:eastAsia="Calibri" w:hAnsi="Times New Roman" w:cs="Times New Roman"/>
                <w:b/>
                <w:iCs/>
                <w:sz w:val="18"/>
                <w:szCs w:val="18"/>
              </w:rPr>
              <w:t>COLOR</w:t>
            </w:r>
          </w:p>
        </w:tc>
      </w:tr>
      <w:tr w:rsidR="00BC6F58" w:rsidRPr="00BC6F58" w14:paraId="22558BF1" w14:textId="77777777" w:rsidTr="003B5077">
        <w:trPr>
          <w:trHeight w:val="310"/>
          <w:jc w:val="center"/>
        </w:trPr>
        <w:tc>
          <w:tcPr>
            <w:tcW w:w="988" w:type="dxa"/>
            <w:vMerge w:val="restart"/>
            <w:shd w:val="clear" w:color="auto" w:fill="auto"/>
            <w:vAlign w:val="center"/>
          </w:tcPr>
          <w:p w14:paraId="7810550F" w14:textId="77777777" w:rsidR="00BC6F58" w:rsidRPr="00BC6F58" w:rsidRDefault="00BC6F58" w:rsidP="003B5077">
            <w:pPr>
              <w:ind w:right="4"/>
              <w:jc w:val="center"/>
              <w:rPr>
                <w:rFonts w:ascii="Times New Roman" w:hAnsi="Times New Roman" w:cs="Times New Roman"/>
                <w:sz w:val="18"/>
                <w:szCs w:val="18"/>
              </w:rPr>
            </w:pPr>
            <w:r w:rsidRPr="00BC6F58">
              <w:rPr>
                <w:rFonts w:ascii="Times New Roman" w:eastAsia="Calibri" w:hAnsi="Times New Roman" w:cs="Times New Roman"/>
                <w:sz w:val="18"/>
                <w:szCs w:val="18"/>
              </w:rPr>
              <w:t>I</w:t>
            </w:r>
          </w:p>
        </w:tc>
        <w:tc>
          <w:tcPr>
            <w:tcW w:w="1151" w:type="dxa"/>
            <w:vMerge w:val="restart"/>
            <w:shd w:val="clear" w:color="auto" w:fill="auto"/>
            <w:vAlign w:val="center"/>
          </w:tcPr>
          <w:p w14:paraId="259C14D1" w14:textId="77777777" w:rsidR="00BC6F58" w:rsidRPr="00BC6F58" w:rsidRDefault="00BC6F58" w:rsidP="003B5077">
            <w:pPr>
              <w:ind w:right="2"/>
              <w:jc w:val="center"/>
              <w:rPr>
                <w:rFonts w:ascii="Times New Roman" w:hAnsi="Times New Roman" w:cs="Times New Roman"/>
                <w:sz w:val="18"/>
                <w:szCs w:val="18"/>
              </w:rPr>
            </w:pPr>
            <w:r w:rsidRPr="00BC6F58">
              <w:rPr>
                <w:rFonts w:ascii="Times New Roman" w:eastAsia="Calibri" w:hAnsi="Times New Roman" w:cs="Times New Roman"/>
                <w:sz w:val="18"/>
                <w:szCs w:val="18"/>
              </w:rPr>
              <w:t>Buena</w:t>
            </w:r>
          </w:p>
        </w:tc>
        <w:tc>
          <w:tcPr>
            <w:tcW w:w="1400" w:type="dxa"/>
            <w:shd w:val="clear" w:color="auto" w:fill="auto"/>
            <w:vAlign w:val="center"/>
          </w:tcPr>
          <w:p w14:paraId="6FD74CD8" w14:textId="77777777" w:rsidR="00BC6F58" w:rsidRPr="00BC6F58" w:rsidRDefault="00BC6F58" w:rsidP="003B5077">
            <w:pPr>
              <w:ind w:right="3"/>
              <w:jc w:val="center"/>
              <w:rPr>
                <w:rFonts w:ascii="Times New Roman" w:hAnsi="Times New Roman" w:cs="Times New Roman"/>
                <w:sz w:val="18"/>
                <w:szCs w:val="18"/>
              </w:rPr>
            </w:pPr>
            <w:r w:rsidRPr="00BC6F58">
              <w:rPr>
                <w:rFonts w:ascii="Times New Roman" w:eastAsia="Calibri" w:hAnsi="Times New Roman" w:cs="Times New Roman"/>
                <w:sz w:val="18"/>
                <w:szCs w:val="18"/>
              </w:rPr>
              <w:t>&gt;150</w:t>
            </w:r>
          </w:p>
        </w:tc>
        <w:tc>
          <w:tcPr>
            <w:tcW w:w="2410" w:type="dxa"/>
            <w:shd w:val="clear" w:color="auto" w:fill="auto"/>
            <w:vAlign w:val="center"/>
          </w:tcPr>
          <w:p w14:paraId="31AC0024" w14:textId="77777777" w:rsidR="00BC6F58" w:rsidRPr="00BC6F58" w:rsidRDefault="00BC6F58" w:rsidP="003B5077">
            <w:pPr>
              <w:ind w:right="4"/>
              <w:jc w:val="center"/>
              <w:rPr>
                <w:rFonts w:ascii="Times New Roman" w:hAnsi="Times New Roman" w:cs="Times New Roman"/>
                <w:sz w:val="18"/>
                <w:szCs w:val="18"/>
              </w:rPr>
            </w:pPr>
            <w:r w:rsidRPr="00BC6F58">
              <w:rPr>
                <w:rFonts w:ascii="Times New Roman" w:eastAsia="Calibri" w:hAnsi="Times New Roman" w:cs="Times New Roman"/>
                <w:sz w:val="18"/>
                <w:szCs w:val="18"/>
              </w:rPr>
              <w:t>Aguas Muy Limpias</w:t>
            </w:r>
          </w:p>
        </w:tc>
        <w:tc>
          <w:tcPr>
            <w:tcW w:w="992" w:type="dxa"/>
            <w:vMerge w:val="restart"/>
            <w:shd w:val="clear" w:color="auto" w:fill="365F91" w:themeFill="accent1" w:themeFillShade="BF"/>
            <w:vAlign w:val="center"/>
          </w:tcPr>
          <w:p w14:paraId="2E8E40B8" w14:textId="77777777" w:rsidR="00BC6F58" w:rsidRPr="00BC6F58" w:rsidRDefault="00BC6F58" w:rsidP="003B5077">
            <w:pPr>
              <w:ind w:left="4"/>
              <w:jc w:val="center"/>
              <w:rPr>
                <w:rFonts w:ascii="Times New Roman" w:hAnsi="Times New Roman" w:cs="Times New Roman"/>
                <w:sz w:val="18"/>
                <w:szCs w:val="18"/>
              </w:rPr>
            </w:pPr>
            <w:r w:rsidRPr="00BC6F58">
              <w:rPr>
                <w:rFonts w:ascii="Times New Roman" w:eastAsia="Calibri" w:hAnsi="Times New Roman" w:cs="Times New Roman"/>
                <w:sz w:val="18"/>
                <w:szCs w:val="18"/>
              </w:rPr>
              <w:t>Azul</w:t>
            </w:r>
          </w:p>
        </w:tc>
      </w:tr>
      <w:tr w:rsidR="00BC6F58" w:rsidRPr="00F12528" w14:paraId="32FE11D7" w14:textId="77777777" w:rsidTr="003B5077">
        <w:trPr>
          <w:trHeight w:val="286"/>
          <w:jc w:val="center"/>
        </w:trPr>
        <w:tc>
          <w:tcPr>
            <w:tcW w:w="988" w:type="dxa"/>
            <w:vMerge/>
            <w:shd w:val="clear" w:color="auto" w:fill="auto"/>
            <w:vAlign w:val="center"/>
          </w:tcPr>
          <w:p w14:paraId="46E65FC3" w14:textId="77777777" w:rsidR="00BC6F58" w:rsidRPr="00BC6F58" w:rsidRDefault="00BC6F58" w:rsidP="003B5077">
            <w:pPr>
              <w:jc w:val="center"/>
              <w:rPr>
                <w:rFonts w:ascii="Times New Roman" w:hAnsi="Times New Roman" w:cs="Times New Roman"/>
                <w:sz w:val="18"/>
                <w:szCs w:val="18"/>
              </w:rPr>
            </w:pPr>
          </w:p>
        </w:tc>
        <w:tc>
          <w:tcPr>
            <w:tcW w:w="1151" w:type="dxa"/>
            <w:vMerge/>
            <w:shd w:val="clear" w:color="auto" w:fill="auto"/>
            <w:vAlign w:val="center"/>
          </w:tcPr>
          <w:p w14:paraId="0EF4930F" w14:textId="77777777" w:rsidR="00BC6F58" w:rsidRPr="00BC6F58" w:rsidRDefault="00BC6F58" w:rsidP="003B5077">
            <w:pPr>
              <w:jc w:val="center"/>
              <w:rPr>
                <w:rFonts w:ascii="Times New Roman" w:hAnsi="Times New Roman" w:cs="Times New Roman"/>
                <w:sz w:val="18"/>
                <w:szCs w:val="18"/>
              </w:rPr>
            </w:pPr>
          </w:p>
        </w:tc>
        <w:tc>
          <w:tcPr>
            <w:tcW w:w="1400" w:type="dxa"/>
            <w:shd w:val="clear" w:color="auto" w:fill="auto"/>
            <w:vAlign w:val="center"/>
          </w:tcPr>
          <w:p w14:paraId="57BA6A68" w14:textId="77777777" w:rsidR="00BC6F58" w:rsidRPr="00BC6F58" w:rsidRDefault="00BC6F58" w:rsidP="003B5077">
            <w:pPr>
              <w:ind w:right="1"/>
              <w:jc w:val="center"/>
              <w:rPr>
                <w:rFonts w:ascii="Times New Roman" w:hAnsi="Times New Roman" w:cs="Times New Roman"/>
                <w:sz w:val="18"/>
                <w:szCs w:val="18"/>
              </w:rPr>
            </w:pPr>
            <w:r w:rsidRPr="00BC6F58">
              <w:rPr>
                <w:rFonts w:ascii="Times New Roman" w:eastAsia="Calibri" w:hAnsi="Times New Roman" w:cs="Times New Roman"/>
                <w:sz w:val="18"/>
                <w:szCs w:val="18"/>
              </w:rPr>
              <w:t>101-120</w:t>
            </w:r>
          </w:p>
        </w:tc>
        <w:tc>
          <w:tcPr>
            <w:tcW w:w="2410" w:type="dxa"/>
            <w:shd w:val="clear" w:color="auto" w:fill="auto"/>
            <w:vAlign w:val="center"/>
          </w:tcPr>
          <w:p w14:paraId="25910E52" w14:textId="77777777" w:rsidR="00BC6F58" w:rsidRPr="00C5154E" w:rsidRDefault="00BC6F58" w:rsidP="003B5077">
            <w:pPr>
              <w:jc w:val="center"/>
              <w:rPr>
                <w:rFonts w:ascii="Times New Roman" w:hAnsi="Times New Roman" w:cs="Times New Roman"/>
                <w:sz w:val="18"/>
                <w:szCs w:val="18"/>
                <w:lang w:val="es-EC"/>
              </w:rPr>
            </w:pPr>
            <w:r w:rsidRPr="00C5154E">
              <w:rPr>
                <w:rFonts w:ascii="Times New Roman" w:eastAsia="Calibri" w:hAnsi="Times New Roman" w:cs="Times New Roman"/>
                <w:sz w:val="18"/>
                <w:szCs w:val="18"/>
                <w:lang w:val="es-EC"/>
              </w:rPr>
              <w:t>Aguas No Contaminadas o Poco Alteradas</w:t>
            </w:r>
          </w:p>
        </w:tc>
        <w:tc>
          <w:tcPr>
            <w:tcW w:w="992" w:type="dxa"/>
            <w:vMerge/>
            <w:shd w:val="clear" w:color="auto" w:fill="365F91" w:themeFill="accent1" w:themeFillShade="BF"/>
            <w:vAlign w:val="center"/>
          </w:tcPr>
          <w:p w14:paraId="48DF20E7" w14:textId="77777777" w:rsidR="00BC6F58" w:rsidRPr="00C5154E" w:rsidRDefault="00BC6F58" w:rsidP="003B5077">
            <w:pPr>
              <w:jc w:val="center"/>
              <w:rPr>
                <w:rFonts w:ascii="Times New Roman" w:hAnsi="Times New Roman" w:cs="Times New Roman"/>
                <w:sz w:val="18"/>
                <w:szCs w:val="18"/>
                <w:lang w:val="es-EC"/>
              </w:rPr>
            </w:pPr>
          </w:p>
        </w:tc>
      </w:tr>
      <w:tr w:rsidR="00BC6F58" w:rsidRPr="00BC6F58" w14:paraId="7C9A25AA" w14:textId="77777777" w:rsidTr="003B5077">
        <w:trPr>
          <w:trHeight w:val="322"/>
          <w:jc w:val="center"/>
        </w:trPr>
        <w:tc>
          <w:tcPr>
            <w:tcW w:w="988" w:type="dxa"/>
            <w:shd w:val="clear" w:color="auto" w:fill="auto"/>
            <w:vAlign w:val="center"/>
          </w:tcPr>
          <w:p w14:paraId="57FF295D" w14:textId="77777777" w:rsidR="00BC6F58" w:rsidRPr="00BC6F58" w:rsidRDefault="00BC6F58" w:rsidP="003B5077">
            <w:pPr>
              <w:ind w:right="2"/>
              <w:jc w:val="center"/>
              <w:rPr>
                <w:rFonts w:ascii="Times New Roman" w:hAnsi="Times New Roman" w:cs="Times New Roman"/>
                <w:sz w:val="18"/>
                <w:szCs w:val="18"/>
              </w:rPr>
            </w:pPr>
            <w:r w:rsidRPr="00BC6F58">
              <w:rPr>
                <w:rFonts w:ascii="Times New Roman" w:eastAsia="Calibri" w:hAnsi="Times New Roman" w:cs="Times New Roman"/>
                <w:sz w:val="18"/>
                <w:szCs w:val="18"/>
              </w:rPr>
              <w:t>II</w:t>
            </w:r>
          </w:p>
        </w:tc>
        <w:tc>
          <w:tcPr>
            <w:tcW w:w="1151" w:type="dxa"/>
            <w:shd w:val="clear" w:color="auto" w:fill="auto"/>
            <w:vAlign w:val="center"/>
          </w:tcPr>
          <w:p w14:paraId="72E2C0D4" w14:textId="77777777" w:rsidR="00BC6F58" w:rsidRPr="00BC6F58" w:rsidRDefault="00BC6F58" w:rsidP="003B5077">
            <w:pPr>
              <w:ind w:right="5"/>
              <w:jc w:val="center"/>
              <w:rPr>
                <w:rFonts w:ascii="Times New Roman" w:hAnsi="Times New Roman" w:cs="Times New Roman"/>
                <w:sz w:val="18"/>
                <w:szCs w:val="18"/>
              </w:rPr>
            </w:pPr>
            <w:proofErr w:type="spellStart"/>
            <w:r w:rsidRPr="00BC6F58">
              <w:rPr>
                <w:rFonts w:ascii="Times New Roman" w:eastAsia="Calibri" w:hAnsi="Times New Roman" w:cs="Times New Roman"/>
                <w:sz w:val="18"/>
                <w:szCs w:val="18"/>
              </w:rPr>
              <w:t>Aceptable</w:t>
            </w:r>
            <w:proofErr w:type="spellEnd"/>
          </w:p>
        </w:tc>
        <w:tc>
          <w:tcPr>
            <w:tcW w:w="1400" w:type="dxa"/>
            <w:shd w:val="clear" w:color="auto" w:fill="auto"/>
            <w:vAlign w:val="center"/>
          </w:tcPr>
          <w:p w14:paraId="000C8260" w14:textId="77777777" w:rsidR="00BC6F58" w:rsidRPr="00BC6F58" w:rsidRDefault="00BC6F58" w:rsidP="003B5077">
            <w:pPr>
              <w:ind w:right="2"/>
              <w:jc w:val="center"/>
              <w:rPr>
                <w:rFonts w:ascii="Times New Roman" w:hAnsi="Times New Roman" w:cs="Times New Roman"/>
                <w:sz w:val="18"/>
                <w:szCs w:val="18"/>
              </w:rPr>
            </w:pPr>
            <w:r w:rsidRPr="00BC6F58">
              <w:rPr>
                <w:rFonts w:ascii="Times New Roman" w:eastAsia="Calibri" w:hAnsi="Times New Roman" w:cs="Times New Roman"/>
                <w:sz w:val="18"/>
                <w:szCs w:val="18"/>
              </w:rPr>
              <w:t>61-100</w:t>
            </w:r>
          </w:p>
        </w:tc>
        <w:tc>
          <w:tcPr>
            <w:tcW w:w="2410" w:type="dxa"/>
            <w:shd w:val="clear" w:color="auto" w:fill="auto"/>
            <w:vAlign w:val="center"/>
          </w:tcPr>
          <w:p w14:paraId="7AF24C00" w14:textId="77777777" w:rsidR="00BC6F58" w:rsidRPr="00BC6F58" w:rsidRDefault="00BC6F58" w:rsidP="003B5077">
            <w:pPr>
              <w:jc w:val="center"/>
              <w:rPr>
                <w:rFonts w:ascii="Times New Roman" w:hAnsi="Times New Roman" w:cs="Times New Roman"/>
                <w:sz w:val="18"/>
                <w:szCs w:val="18"/>
              </w:rPr>
            </w:pPr>
            <w:r w:rsidRPr="00BC6F58">
              <w:rPr>
                <w:rFonts w:ascii="Times New Roman" w:eastAsia="Calibri" w:hAnsi="Times New Roman" w:cs="Times New Roman"/>
                <w:sz w:val="18"/>
                <w:szCs w:val="18"/>
              </w:rPr>
              <w:t xml:space="preserve">Aguas </w:t>
            </w:r>
            <w:proofErr w:type="spellStart"/>
            <w:r w:rsidRPr="00BC6F58">
              <w:rPr>
                <w:rFonts w:ascii="Times New Roman" w:eastAsia="Calibri" w:hAnsi="Times New Roman" w:cs="Times New Roman"/>
                <w:sz w:val="18"/>
                <w:szCs w:val="18"/>
              </w:rPr>
              <w:t>Ligeramente</w:t>
            </w:r>
            <w:proofErr w:type="spellEnd"/>
            <w:r w:rsidRPr="00BC6F58">
              <w:rPr>
                <w:rFonts w:ascii="Times New Roman" w:eastAsia="Calibri" w:hAnsi="Times New Roman" w:cs="Times New Roman"/>
                <w:sz w:val="18"/>
                <w:szCs w:val="18"/>
              </w:rPr>
              <w:t xml:space="preserve"> </w:t>
            </w:r>
            <w:proofErr w:type="spellStart"/>
            <w:r w:rsidRPr="00BC6F58">
              <w:rPr>
                <w:rFonts w:ascii="Times New Roman" w:eastAsia="Calibri" w:hAnsi="Times New Roman" w:cs="Times New Roman"/>
                <w:sz w:val="18"/>
                <w:szCs w:val="18"/>
              </w:rPr>
              <w:t>Contaminadas</w:t>
            </w:r>
            <w:proofErr w:type="spellEnd"/>
          </w:p>
        </w:tc>
        <w:tc>
          <w:tcPr>
            <w:tcW w:w="992" w:type="dxa"/>
            <w:shd w:val="clear" w:color="auto" w:fill="00B050"/>
            <w:vAlign w:val="center"/>
          </w:tcPr>
          <w:p w14:paraId="3C5AA5DF" w14:textId="77777777" w:rsidR="00BC6F58" w:rsidRPr="00BC6F58" w:rsidRDefault="00BC6F58" w:rsidP="003B5077">
            <w:pPr>
              <w:jc w:val="center"/>
              <w:rPr>
                <w:rFonts w:ascii="Times New Roman" w:hAnsi="Times New Roman" w:cs="Times New Roman"/>
                <w:sz w:val="18"/>
                <w:szCs w:val="18"/>
              </w:rPr>
            </w:pPr>
            <w:r w:rsidRPr="00BC6F58">
              <w:rPr>
                <w:rFonts w:ascii="Times New Roman" w:eastAsia="Calibri" w:hAnsi="Times New Roman" w:cs="Times New Roman"/>
                <w:sz w:val="18"/>
                <w:szCs w:val="18"/>
              </w:rPr>
              <w:t>Verde</w:t>
            </w:r>
          </w:p>
        </w:tc>
      </w:tr>
      <w:tr w:rsidR="00BC6F58" w:rsidRPr="00BC6F58" w14:paraId="08A4F7EA" w14:textId="77777777" w:rsidTr="003B5077">
        <w:trPr>
          <w:trHeight w:val="380"/>
          <w:jc w:val="center"/>
        </w:trPr>
        <w:tc>
          <w:tcPr>
            <w:tcW w:w="988" w:type="dxa"/>
            <w:shd w:val="clear" w:color="auto" w:fill="auto"/>
            <w:vAlign w:val="center"/>
          </w:tcPr>
          <w:p w14:paraId="40A3D9CD" w14:textId="77777777" w:rsidR="00BC6F58" w:rsidRPr="00BC6F58" w:rsidRDefault="00BC6F58" w:rsidP="003B5077">
            <w:pPr>
              <w:ind w:right="4"/>
              <w:jc w:val="center"/>
              <w:rPr>
                <w:rFonts w:ascii="Times New Roman" w:hAnsi="Times New Roman" w:cs="Times New Roman"/>
                <w:sz w:val="18"/>
                <w:szCs w:val="18"/>
              </w:rPr>
            </w:pPr>
            <w:r w:rsidRPr="00BC6F58">
              <w:rPr>
                <w:rFonts w:ascii="Times New Roman" w:eastAsia="Calibri" w:hAnsi="Times New Roman" w:cs="Times New Roman"/>
                <w:sz w:val="18"/>
                <w:szCs w:val="18"/>
              </w:rPr>
              <w:t>III</w:t>
            </w:r>
          </w:p>
        </w:tc>
        <w:tc>
          <w:tcPr>
            <w:tcW w:w="1151" w:type="dxa"/>
            <w:shd w:val="clear" w:color="auto" w:fill="auto"/>
            <w:vAlign w:val="center"/>
          </w:tcPr>
          <w:p w14:paraId="68E76ECD" w14:textId="77777777" w:rsidR="00BC6F58" w:rsidRPr="00BC6F58" w:rsidRDefault="00BC6F58" w:rsidP="003B5077">
            <w:pPr>
              <w:ind w:right="4"/>
              <w:jc w:val="center"/>
              <w:rPr>
                <w:rFonts w:ascii="Times New Roman" w:hAnsi="Times New Roman" w:cs="Times New Roman"/>
                <w:sz w:val="18"/>
                <w:szCs w:val="18"/>
              </w:rPr>
            </w:pPr>
            <w:proofErr w:type="spellStart"/>
            <w:r w:rsidRPr="00BC6F58">
              <w:rPr>
                <w:rFonts w:ascii="Times New Roman" w:eastAsia="Calibri" w:hAnsi="Times New Roman" w:cs="Times New Roman"/>
                <w:sz w:val="18"/>
                <w:szCs w:val="18"/>
              </w:rPr>
              <w:t>Dudosa</w:t>
            </w:r>
            <w:proofErr w:type="spellEnd"/>
          </w:p>
        </w:tc>
        <w:tc>
          <w:tcPr>
            <w:tcW w:w="1400" w:type="dxa"/>
            <w:shd w:val="clear" w:color="auto" w:fill="auto"/>
            <w:vAlign w:val="center"/>
          </w:tcPr>
          <w:p w14:paraId="1192ACCE" w14:textId="77777777" w:rsidR="00BC6F58" w:rsidRPr="00BC6F58" w:rsidRDefault="00BC6F58" w:rsidP="003B5077">
            <w:pPr>
              <w:ind w:right="4"/>
              <w:jc w:val="center"/>
              <w:rPr>
                <w:rFonts w:ascii="Times New Roman" w:hAnsi="Times New Roman" w:cs="Times New Roman"/>
                <w:sz w:val="18"/>
                <w:szCs w:val="18"/>
              </w:rPr>
            </w:pPr>
            <w:r w:rsidRPr="00BC6F58">
              <w:rPr>
                <w:rFonts w:ascii="Times New Roman" w:eastAsia="Calibri" w:hAnsi="Times New Roman" w:cs="Times New Roman"/>
                <w:sz w:val="18"/>
                <w:szCs w:val="18"/>
              </w:rPr>
              <w:t>36-60</w:t>
            </w:r>
          </w:p>
        </w:tc>
        <w:tc>
          <w:tcPr>
            <w:tcW w:w="2410" w:type="dxa"/>
            <w:shd w:val="clear" w:color="auto" w:fill="auto"/>
            <w:vAlign w:val="center"/>
          </w:tcPr>
          <w:p w14:paraId="42FC17C1" w14:textId="77777777" w:rsidR="00BC6F58" w:rsidRPr="00BC6F58" w:rsidRDefault="00BC6F58" w:rsidP="003B5077">
            <w:pPr>
              <w:jc w:val="center"/>
              <w:rPr>
                <w:rFonts w:ascii="Times New Roman" w:hAnsi="Times New Roman" w:cs="Times New Roman"/>
                <w:sz w:val="18"/>
                <w:szCs w:val="18"/>
              </w:rPr>
            </w:pPr>
            <w:r w:rsidRPr="00BC6F58">
              <w:rPr>
                <w:rFonts w:ascii="Times New Roman" w:eastAsia="Calibri" w:hAnsi="Times New Roman" w:cs="Times New Roman"/>
                <w:sz w:val="18"/>
                <w:szCs w:val="18"/>
              </w:rPr>
              <w:t xml:space="preserve">Aguas </w:t>
            </w:r>
            <w:proofErr w:type="spellStart"/>
            <w:r w:rsidRPr="00BC6F58">
              <w:rPr>
                <w:rFonts w:ascii="Times New Roman" w:eastAsia="Calibri" w:hAnsi="Times New Roman" w:cs="Times New Roman"/>
                <w:sz w:val="18"/>
                <w:szCs w:val="18"/>
              </w:rPr>
              <w:t>Moderadamente</w:t>
            </w:r>
            <w:proofErr w:type="spellEnd"/>
            <w:r w:rsidRPr="00BC6F58">
              <w:rPr>
                <w:rFonts w:ascii="Times New Roman" w:eastAsia="Calibri" w:hAnsi="Times New Roman" w:cs="Times New Roman"/>
                <w:sz w:val="18"/>
                <w:szCs w:val="18"/>
              </w:rPr>
              <w:t xml:space="preserve"> </w:t>
            </w:r>
            <w:proofErr w:type="spellStart"/>
            <w:r w:rsidRPr="00BC6F58">
              <w:rPr>
                <w:rFonts w:ascii="Times New Roman" w:eastAsia="Calibri" w:hAnsi="Times New Roman" w:cs="Times New Roman"/>
                <w:sz w:val="18"/>
                <w:szCs w:val="18"/>
              </w:rPr>
              <w:t>Contaminadas</w:t>
            </w:r>
            <w:proofErr w:type="spellEnd"/>
          </w:p>
        </w:tc>
        <w:tc>
          <w:tcPr>
            <w:tcW w:w="992" w:type="dxa"/>
            <w:shd w:val="clear" w:color="auto" w:fill="FFFF00"/>
            <w:vAlign w:val="center"/>
          </w:tcPr>
          <w:p w14:paraId="5C281470" w14:textId="77777777" w:rsidR="00BC6F58" w:rsidRPr="00BC6F58" w:rsidRDefault="00BC6F58" w:rsidP="003B5077">
            <w:pPr>
              <w:ind w:right="2"/>
              <w:jc w:val="center"/>
              <w:rPr>
                <w:rFonts w:ascii="Times New Roman" w:hAnsi="Times New Roman" w:cs="Times New Roman"/>
                <w:sz w:val="18"/>
                <w:szCs w:val="18"/>
              </w:rPr>
            </w:pPr>
            <w:r w:rsidRPr="00BC6F58">
              <w:rPr>
                <w:rFonts w:ascii="Times New Roman" w:eastAsia="Calibri" w:hAnsi="Times New Roman" w:cs="Times New Roman"/>
                <w:sz w:val="18"/>
                <w:szCs w:val="18"/>
              </w:rPr>
              <w:t>Amarillo</w:t>
            </w:r>
          </w:p>
        </w:tc>
      </w:tr>
      <w:tr w:rsidR="00BC6F58" w:rsidRPr="00BC6F58" w14:paraId="622C5F43" w14:textId="77777777" w:rsidTr="003B5077">
        <w:trPr>
          <w:trHeight w:val="258"/>
          <w:jc w:val="center"/>
        </w:trPr>
        <w:tc>
          <w:tcPr>
            <w:tcW w:w="988" w:type="dxa"/>
            <w:shd w:val="clear" w:color="auto" w:fill="auto"/>
            <w:vAlign w:val="center"/>
          </w:tcPr>
          <w:p w14:paraId="3BC77CB6" w14:textId="77777777" w:rsidR="00BC6F58" w:rsidRPr="00BC6F58" w:rsidRDefault="00BC6F58" w:rsidP="003B5077">
            <w:pPr>
              <w:ind w:right="1"/>
              <w:jc w:val="center"/>
              <w:rPr>
                <w:rFonts w:ascii="Times New Roman" w:hAnsi="Times New Roman" w:cs="Times New Roman"/>
                <w:sz w:val="18"/>
                <w:szCs w:val="18"/>
              </w:rPr>
            </w:pPr>
            <w:r w:rsidRPr="00BC6F58">
              <w:rPr>
                <w:rFonts w:ascii="Times New Roman" w:eastAsia="Calibri" w:hAnsi="Times New Roman" w:cs="Times New Roman"/>
                <w:sz w:val="18"/>
                <w:szCs w:val="18"/>
              </w:rPr>
              <w:t>IV</w:t>
            </w:r>
          </w:p>
        </w:tc>
        <w:tc>
          <w:tcPr>
            <w:tcW w:w="1151" w:type="dxa"/>
            <w:shd w:val="clear" w:color="auto" w:fill="auto"/>
            <w:vAlign w:val="center"/>
          </w:tcPr>
          <w:p w14:paraId="6F082E80" w14:textId="77777777" w:rsidR="00BC6F58" w:rsidRPr="00BC6F58" w:rsidRDefault="00BC6F58" w:rsidP="003B5077">
            <w:pPr>
              <w:ind w:right="6"/>
              <w:jc w:val="center"/>
              <w:rPr>
                <w:rFonts w:ascii="Times New Roman" w:hAnsi="Times New Roman" w:cs="Times New Roman"/>
                <w:sz w:val="18"/>
                <w:szCs w:val="18"/>
              </w:rPr>
            </w:pPr>
            <w:proofErr w:type="spellStart"/>
            <w:r w:rsidRPr="00BC6F58">
              <w:rPr>
                <w:rFonts w:ascii="Times New Roman" w:eastAsia="Calibri" w:hAnsi="Times New Roman" w:cs="Times New Roman"/>
                <w:sz w:val="18"/>
                <w:szCs w:val="18"/>
              </w:rPr>
              <w:t>Crítica</w:t>
            </w:r>
            <w:proofErr w:type="spellEnd"/>
          </w:p>
        </w:tc>
        <w:tc>
          <w:tcPr>
            <w:tcW w:w="1400" w:type="dxa"/>
            <w:shd w:val="clear" w:color="auto" w:fill="auto"/>
            <w:vAlign w:val="center"/>
          </w:tcPr>
          <w:p w14:paraId="27ECE348" w14:textId="77777777" w:rsidR="00BC6F58" w:rsidRPr="00BC6F58" w:rsidRDefault="00BC6F58" w:rsidP="003B5077">
            <w:pPr>
              <w:ind w:right="4"/>
              <w:jc w:val="center"/>
              <w:rPr>
                <w:rFonts w:ascii="Times New Roman" w:hAnsi="Times New Roman" w:cs="Times New Roman"/>
                <w:sz w:val="18"/>
                <w:szCs w:val="18"/>
              </w:rPr>
            </w:pPr>
            <w:r w:rsidRPr="00BC6F58">
              <w:rPr>
                <w:rFonts w:ascii="Times New Roman" w:eastAsia="Calibri" w:hAnsi="Times New Roman" w:cs="Times New Roman"/>
                <w:sz w:val="18"/>
                <w:szCs w:val="18"/>
              </w:rPr>
              <w:t>16-35</w:t>
            </w:r>
          </w:p>
        </w:tc>
        <w:tc>
          <w:tcPr>
            <w:tcW w:w="2410" w:type="dxa"/>
            <w:shd w:val="clear" w:color="auto" w:fill="auto"/>
            <w:vAlign w:val="center"/>
          </w:tcPr>
          <w:p w14:paraId="45D80185" w14:textId="77777777" w:rsidR="00BC6F58" w:rsidRPr="00BC6F58" w:rsidRDefault="00BC6F58" w:rsidP="003B5077">
            <w:pPr>
              <w:ind w:right="5"/>
              <w:jc w:val="center"/>
              <w:rPr>
                <w:rFonts w:ascii="Times New Roman" w:hAnsi="Times New Roman" w:cs="Times New Roman"/>
                <w:sz w:val="18"/>
                <w:szCs w:val="18"/>
              </w:rPr>
            </w:pPr>
            <w:r w:rsidRPr="00BC6F58">
              <w:rPr>
                <w:rFonts w:ascii="Times New Roman" w:eastAsia="Calibri" w:hAnsi="Times New Roman" w:cs="Times New Roman"/>
                <w:sz w:val="18"/>
                <w:szCs w:val="18"/>
              </w:rPr>
              <w:t xml:space="preserve">Aguas Muy </w:t>
            </w:r>
            <w:proofErr w:type="spellStart"/>
            <w:r w:rsidRPr="00BC6F58">
              <w:rPr>
                <w:rFonts w:ascii="Times New Roman" w:eastAsia="Calibri" w:hAnsi="Times New Roman" w:cs="Times New Roman"/>
                <w:sz w:val="18"/>
                <w:szCs w:val="18"/>
              </w:rPr>
              <w:t>Contaminadas</w:t>
            </w:r>
            <w:proofErr w:type="spellEnd"/>
          </w:p>
        </w:tc>
        <w:tc>
          <w:tcPr>
            <w:tcW w:w="992" w:type="dxa"/>
            <w:shd w:val="clear" w:color="auto" w:fill="FFC000"/>
            <w:vAlign w:val="center"/>
          </w:tcPr>
          <w:p w14:paraId="0ABF2648" w14:textId="77777777" w:rsidR="00BC6F58" w:rsidRPr="00BC6F58" w:rsidRDefault="00BC6F58" w:rsidP="003B5077">
            <w:pPr>
              <w:ind w:left="5"/>
              <w:jc w:val="center"/>
              <w:rPr>
                <w:rFonts w:ascii="Times New Roman" w:hAnsi="Times New Roman" w:cs="Times New Roman"/>
                <w:sz w:val="18"/>
                <w:szCs w:val="18"/>
              </w:rPr>
            </w:pPr>
            <w:r w:rsidRPr="00BC6F58">
              <w:rPr>
                <w:rFonts w:ascii="Times New Roman" w:eastAsia="Calibri" w:hAnsi="Times New Roman" w:cs="Times New Roman"/>
                <w:sz w:val="18"/>
                <w:szCs w:val="18"/>
              </w:rPr>
              <w:t>Naranja</w:t>
            </w:r>
          </w:p>
        </w:tc>
      </w:tr>
      <w:tr w:rsidR="00BC6F58" w:rsidRPr="00BC6F58" w14:paraId="1A00B389" w14:textId="77777777" w:rsidTr="003B5077">
        <w:trPr>
          <w:trHeight w:val="319"/>
          <w:jc w:val="center"/>
        </w:trPr>
        <w:tc>
          <w:tcPr>
            <w:tcW w:w="988" w:type="dxa"/>
            <w:shd w:val="clear" w:color="auto" w:fill="auto"/>
            <w:vAlign w:val="center"/>
          </w:tcPr>
          <w:p w14:paraId="5B4F75A4" w14:textId="77777777" w:rsidR="00BC6F58" w:rsidRPr="00BC6F58" w:rsidRDefault="00BC6F58" w:rsidP="003B5077">
            <w:pPr>
              <w:ind w:right="4"/>
              <w:jc w:val="center"/>
              <w:rPr>
                <w:rFonts w:ascii="Times New Roman" w:hAnsi="Times New Roman" w:cs="Times New Roman"/>
                <w:sz w:val="18"/>
                <w:szCs w:val="18"/>
              </w:rPr>
            </w:pPr>
            <w:r w:rsidRPr="00BC6F58">
              <w:rPr>
                <w:rFonts w:ascii="Times New Roman" w:eastAsia="Calibri" w:hAnsi="Times New Roman" w:cs="Times New Roman"/>
                <w:sz w:val="18"/>
                <w:szCs w:val="18"/>
              </w:rPr>
              <w:t>V</w:t>
            </w:r>
          </w:p>
        </w:tc>
        <w:tc>
          <w:tcPr>
            <w:tcW w:w="1151" w:type="dxa"/>
            <w:shd w:val="clear" w:color="auto" w:fill="auto"/>
            <w:vAlign w:val="center"/>
          </w:tcPr>
          <w:p w14:paraId="1260E86D" w14:textId="77777777" w:rsidR="00BC6F58" w:rsidRPr="00BC6F58" w:rsidRDefault="00BC6F58" w:rsidP="003B5077">
            <w:pPr>
              <w:ind w:right="4"/>
              <w:jc w:val="center"/>
              <w:rPr>
                <w:rFonts w:ascii="Times New Roman" w:hAnsi="Times New Roman" w:cs="Times New Roman"/>
                <w:sz w:val="18"/>
                <w:szCs w:val="18"/>
              </w:rPr>
            </w:pPr>
            <w:r w:rsidRPr="00BC6F58">
              <w:rPr>
                <w:rFonts w:ascii="Times New Roman" w:eastAsia="Calibri" w:hAnsi="Times New Roman" w:cs="Times New Roman"/>
                <w:sz w:val="18"/>
                <w:szCs w:val="18"/>
              </w:rPr>
              <w:t xml:space="preserve">Muy </w:t>
            </w:r>
            <w:proofErr w:type="spellStart"/>
            <w:r w:rsidRPr="00BC6F58">
              <w:rPr>
                <w:rFonts w:ascii="Times New Roman" w:eastAsia="Calibri" w:hAnsi="Times New Roman" w:cs="Times New Roman"/>
                <w:sz w:val="18"/>
                <w:szCs w:val="18"/>
              </w:rPr>
              <w:t>crítica</w:t>
            </w:r>
            <w:proofErr w:type="spellEnd"/>
          </w:p>
        </w:tc>
        <w:tc>
          <w:tcPr>
            <w:tcW w:w="1400" w:type="dxa"/>
            <w:shd w:val="clear" w:color="auto" w:fill="auto"/>
            <w:vAlign w:val="center"/>
          </w:tcPr>
          <w:p w14:paraId="2AC15AE4" w14:textId="77777777" w:rsidR="00BC6F58" w:rsidRPr="00BC6F58" w:rsidRDefault="00BC6F58" w:rsidP="003B5077">
            <w:pPr>
              <w:ind w:right="4"/>
              <w:jc w:val="center"/>
              <w:rPr>
                <w:rFonts w:ascii="Times New Roman" w:hAnsi="Times New Roman" w:cs="Times New Roman"/>
                <w:sz w:val="18"/>
                <w:szCs w:val="18"/>
              </w:rPr>
            </w:pPr>
            <w:r w:rsidRPr="00BC6F58">
              <w:rPr>
                <w:rFonts w:ascii="Times New Roman" w:eastAsia="Calibri" w:hAnsi="Times New Roman" w:cs="Times New Roman"/>
                <w:sz w:val="18"/>
                <w:szCs w:val="18"/>
              </w:rPr>
              <w:t>&lt;15</w:t>
            </w:r>
          </w:p>
        </w:tc>
        <w:tc>
          <w:tcPr>
            <w:tcW w:w="2410" w:type="dxa"/>
            <w:shd w:val="clear" w:color="auto" w:fill="auto"/>
            <w:vAlign w:val="center"/>
          </w:tcPr>
          <w:p w14:paraId="56C8A6A2" w14:textId="77777777" w:rsidR="00BC6F58" w:rsidRPr="00BC6F58" w:rsidRDefault="00BC6F58" w:rsidP="003B5077">
            <w:pPr>
              <w:jc w:val="center"/>
              <w:rPr>
                <w:rFonts w:ascii="Times New Roman" w:hAnsi="Times New Roman" w:cs="Times New Roman"/>
                <w:sz w:val="18"/>
                <w:szCs w:val="18"/>
              </w:rPr>
            </w:pPr>
            <w:r w:rsidRPr="00BC6F58">
              <w:rPr>
                <w:rFonts w:ascii="Times New Roman" w:eastAsia="Calibri" w:hAnsi="Times New Roman" w:cs="Times New Roman"/>
                <w:sz w:val="18"/>
                <w:szCs w:val="18"/>
              </w:rPr>
              <w:t xml:space="preserve">Aguas </w:t>
            </w:r>
            <w:proofErr w:type="spellStart"/>
            <w:r w:rsidRPr="00BC6F58">
              <w:rPr>
                <w:rFonts w:ascii="Times New Roman" w:eastAsia="Calibri" w:hAnsi="Times New Roman" w:cs="Times New Roman"/>
                <w:sz w:val="18"/>
                <w:szCs w:val="18"/>
              </w:rPr>
              <w:t>Fuertemente</w:t>
            </w:r>
            <w:proofErr w:type="spellEnd"/>
            <w:r w:rsidRPr="00BC6F58">
              <w:rPr>
                <w:rFonts w:ascii="Times New Roman" w:eastAsia="Calibri" w:hAnsi="Times New Roman" w:cs="Times New Roman"/>
                <w:sz w:val="18"/>
                <w:szCs w:val="18"/>
              </w:rPr>
              <w:t xml:space="preserve"> </w:t>
            </w:r>
            <w:proofErr w:type="spellStart"/>
            <w:r w:rsidRPr="00BC6F58">
              <w:rPr>
                <w:rFonts w:ascii="Times New Roman" w:eastAsia="Calibri" w:hAnsi="Times New Roman" w:cs="Times New Roman"/>
                <w:sz w:val="18"/>
                <w:szCs w:val="18"/>
              </w:rPr>
              <w:t>Contaminadas</w:t>
            </w:r>
            <w:proofErr w:type="spellEnd"/>
          </w:p>
        </w:tc>
        <w:tc>
          <w:tcPr>
            <w:tcW w:w="992" w:type="dxa"/>
            <w:shd w:val="clear" w:color="auto" w:fill="FF0000"/>
            <w:vAlign w:val="center"/>
          </w:tcPr>
          <w:p w14:paraId="6AAD6B77" w14:textId="77777777" w:rsidR="00BC6F58" w:rsidRPr="00BC6F58" w:rsidRDefault="00BC6F58" w:rsidP="003B5077">
            <w:pPr>
              <w:jc w:val="center"/>
              <w:rPr>
                <w:rFonts w:ascii="Times New Roman" w:hAnsi="Times New Roman" w:cs="Times New Roman"/>
                <w:sz w:val="18"/>
                <w:szCs w:val="18"/>
              </w:rPr>
            </w:pPr>
            <w:r w:rsidRPr="00BC6F58">
              <w:rPr>
                <w:rFonts w:ascii="Times New Roman" w:eastAsia="Calibri" w:hAnsi="Times New Roman" w:cs="Times New Roman"/>
                <w:sz w:val="18"/>
                <w:szCs w:val="18"/>
              </w:rPr>
              <w:t>Rojo</w:t>
            </w:r>
          </w:p>
        </w:tc>
      </w:tr>
    </w:tbl>
    <w:p w14:paraId="27F4598D" w14:textId="77777777" w:rsidR="00BC6F58" w:rsidRDefault="00BC6F58" w:rsidP="00BC6F58">
      <w:pPr>
        <w:ind w:right="62"/>
        <w:jc w:val="both"/>
        <w:rPr>
          <w:rFonts w:ascii="Times New Roman" w:hAnsi="Times New Roman" w:cs="Times New Roman"/>
          <w:lang w:val="es-EC"/>
        </w:rPr>
      </w:pPr>
    </w:p>
    <w:p w14:paraId="3865E309" w14:textId="77777777" w:rsidR="00C26B8A" w:rsidRPr="001C3E5D" w:rsidRDefault="00C26B8A" w:rsidP="00374D2E">
      <w:pPr>
        <w:spacing w:line="240" w:lineRule="auto"/>
        <w:rPr>
          <w:rFonts w:ascii="Times New Roman" w:hAnsi="Times New Roman" w:cs="Times New Roman"/>
          <w:color w:val="3366FF"/>
          <w:lang w:val="es-EC"/>
        </w:rPr>
      </w:pPr>
    </w:p>
    <w:p w14:paraId="6907A900" w14:textId="77777777" w:rsidR="00A97853" w:rsidRDefault="00A97853" w:rsidP="00374D2E">
      <w:pPr>
        <w:spacing w:line="240" w:lineRule="auto"/>
        <w:rPr>
          <w:rFonts w:ascii="Times New Roman" w:hAnsi="Times New Roman" w:cs="Times New Roman"/>
          <w:color w:val="3366FF"/>
          <w:lang w:val="es-EC"/>
        </w:rPr>
      </w:pPr>
    </w:p>
    <w:p w14:paraId="65EB4EB9" w14:textId="77777777" w:rsidR="00A97853" w:rsidRDefault="00A97853" w:rsidP="00374D2E">
      <w:pPr>
        <w:spacing w:line="240" w:lineRule="auto"/>
        <w:rPr>
          <w:rFonts w:ascii="Times New Roman" w:hAnsi="Times New Roman" w:cs="Times New Roman"/>
          <w:color w:val="3366FF"/>
          <w:lang w:val="es-EC"/>
        </w:rPr>
      </w:pPr>
    </w:p>
    <w:p w14:paraId="0F37F45D" w14:textId="77777777" w:rsidR="00A97853" w:rsidRDefault="00A97853" w:rsidP="00374D2E">
      <w:pPr>
        <w:spacing w:line="240" w:lineRule="auto"/>
        <w:rPr>
          <w:rFonts w:ascii="Times New Roman" w:hAnsi="Times New Roman" w:cs="Times New Roman"/>
          <w:color w:val="3366FF"/>
          <w:lang w:val="es-EC"/>
        </w:rPr>
      </w:pPr>
    </w:p>
    <w:p w14:paraId="70A64F80" w14:textId="77777777" w:rsidR="00A97853" w:rsidRDefault="00A97853" w:rsidP="00374D2E">
      <w:pPr>
        <w:spacing w:line="240" w:lineRule="auto"/>
        <w:rPr>
          <w:rFonts w:ascii="Times New Roman" w:hAnsi="Times New Roman" w:cs="Times New Roman"/>
          <w:color w:val="3366FF"/>
          <w:lang w:val="es-EC"/>
        </w:rPr>
      </w:pPr>
    </w:p>
    <w:p w14:paraId="3744D8C9" w14:textId="77777777" w:rsidR="00A97853" w:rsidRDefault="00A97853" w:rsidP="00374D2E">
      <w:pPr>
        <w:spacing w:line="240" w:lineRule="auto"/>
        <w:rPr>
          <w:rFonts w:ascii="Times New Roman" w:hAnsi="Times New Roman" w:cs="Times New Roman"/>
          <w:color w:val="3366FF"/>
          <w:lang w:val="es-EC"/>
        </w:rPr>
      </w:pPr>
    </w:p>
    <w:p w14:paraId="673D7773" w14:textId="77777777" w:rsidR="00A97853" w:rsidRDefault="00A97853" w:rsidP="00374D2E">
      <w:pPr>
        <w:spacing w:line="240" w:lineRule="auto"/>
        <w:rPr>
          <w:rFonts w:ascii="Times New Roman" w:hAnsi="Times New Roman" w:cs="Times New Roman"/>
          <w:color w:val="3366FF"/>
          <w:lang w:val="es-EC"/>
        </w:rPr>
      </w:pPr>
    </w:p>
    <w:p w14:paraId="3C1C6E37" w14:textId="77777777" w:rsidR="00A97853" w:rsidRDefault="00A97853" w:rsidP="00374D2E">
      <w:pPr>
        <w:spacing w:line="240" w:lineRule="auto"/>
        <w:rPr>
          <w:rFonts w:ascii="Times New Roman" w:hAnsi="Times New Roman" w:cs="Times New Roman"/>
          <w:color w:val="3366FF"/>
          <w:lang w:val="es-EC"/>
        </w:rPr>
      </w:pPr>
    </w:p>
    <w:p w14:paraId="29BCFBFD" w14:textId="77777777" w:rsidR="00A97853" w:rsidRDefault="00A97853" w:rsidP="00374D2E">
      <w:pPr>
        <w:spacing w:line="240" w:lineRule="auto"/>
        <w:rPr>
          <w:rFonts w:ascii="Times New Roman" w:hAnsi="Times New Roman" w:cs="Times New Roman"/>
          <w:color w:val="3366FF"/>
          <w:lang w:val="es-EC"/>
        </w:rPr>
      </w:pPr>
    </w:p>
    <w:p w14:paraId="521BE1BD" w14:textId="77777777" w:rsidR="00A97853" w:rsidRDefault="00A97853" w:rsidP="00374D2E">
      <w:pPr>
        <w:spacing w:line="240" w:lineRule="auto"/>
        <w:rPr>
          <w:rFonts w:ascii="Times New Roman" w:hAnsi="Times New Roman" w:cs="Times New Roman"/>
          <w:color w:val="3366FF"/>
          <w:lang w:val="es-EC"/>
        </w:rPr>
      </w:pPr>
    </w:p>
    <w:p w14:paraId="12AFFEC8" w14:textId="77777777" w:rsidR="00A97853" w:rsidRDefault="00A97853" w:rsidP="00374D2E">
      <w:pPr>
        <w:spacing w:line="240" w:lineRule="auto"/>
        <w:rPr>
          <w:rFonts w:ascii="Times New Roman" w:hAnsi="Times New Roman" w:cs="Times New Roman"/>
          <w:color w:val="3366FF"/>
          <w:lang w:val="es-EC"/>
        </w:rPr>
      </w:pPr>
    </w:p>
    <w:p w14:paraId="04CE0072" w14:textId="77777777" w:rsidR="00A97853" w:rsidRDefault="00A97853" w:rsidP="00374D2E">
      <w:pPr>
        <w:spacing w:line="240" w:lineRule="auto"/>
        <w:rPr>
          <w:rFonts w:ascii="Times New Roman" w:hAnsi="Times New Roman" w:cs="Times New Roman"/>
          <w:color w:val="3366FF"/>
          <w:lang w:val="es-EC"/>
        </w:rPr>
      </w:pPr>
    </w:p>
    <w:p w14:paraId="6DF3DB52" w14:textId="77777777" w:rsidR="00A97853" w:rsidRDefault="00A97853" w:rsidP="00374D2E">
      <w:pPr>
        <w:spacing w:line="240" w:lineRule="auto"/>
        <w:rPr>
          <w:rFonts w:ascii="Times New Roman" w:hAnsi="Times New Roman" w:cs="Times New Roman"/>
          <w:color w:val="3366FF"/>
          <w:lang w:val="es-EC"/>
        </w:rPr>
      </w:pPr>
    </w:p>
    <w:p w14:paraId="3F31C4B0" w14:textId="77777777" w:rsidR="00A97853" w:rsidRDefault="00A97853" w:rsidP="00374D2E">
      <w:pPr>
        <w:spacing w:line="240" w:lineRule="auto"/>
        <w:rPr>
          <w:rFonts w:ascii="Times New Roman" w:hAnsi="Times New Roman" w:cs="Times New Roman"/>
          <w:color w:val="3366FF"/>
          <w:lang w:val="es-EC"/>
        </w:rPr>
      </w:pPr>
    </w:p>
    <w:p w14:paraId="73535CFD" w14:textId="77777777" w:rsidR="00A97853" w:rsidRDefault="00A97853" w:rsidP="00374D2E">
      <w:pPr>
        <w:spacing w:line="240" w:lineRule="auto"/>
        <w:rPr>
          <w:rFonts w:ascii="Times New Roman" w:hAnsi="Times New Roman" w:cs="Times New Roman"/>
          <w:color w:val="3366FF"/>
          <w:lang w:val="es-EC"/>
        </w:rPr>
      </w:pPr>
    </w:p>
    <w:p w14:paraId="602359EF" w14:textId="77777777" w:rsidR="00A97853" w:rsidRDefault="00A97853" w:rsidP="00374D2E">
      <w:pPr>
        <w:spacing w:line="240" w:lineRule="auto"/>
        <w:rPr>
          <w:rFonts w:ascii="Times New Roman" w:hAnsi="Times New Roman" w:cs="Times New Roman"/>
          <w:color w:val="3366FF"/>
          <w:lang w:val="es-EC"/>
        </w:rPr>
      </w:pPr>
    </w:p>
    <w:p w14:paraId="1920FAE2" w14:textId="77777777" w:rsidR="008B26A7" w:rsidRPr="001C3E5D" w:rsidRDefault="00374D2E" w:rsidP="00374D2E">
      <w:pPr>
        <w:spacing w:line="240" w:lineRule="auto"/>
        <w:rPr>
          <w:rFonts w:ascii="Times New Roman" w:hAnsi="Times New Roman" w:cs="Times New Roman"/>
          <w:color w:val="3366FF"/>
          <w:lang w:val="es-EC"/>
        </w:rPr>
      </w:pPr>
      <w:r w:rsidRPr="001C3E5D">
        <w:rPr>
          <w:rFonts w:ascii="Times New Roman" w:hAnsi="Times New Roman" w:cs="Times New Roman"/>
          <w:color w:val="3366FF"/>
          <w:lang w:val="es-EC"/>
        </w:rPr>
        <w:lastRenderedPageBreak/>
        <w:t>2.6 E</w:t>
      </w:r>
      <w:r w:rsidR="003430BA" w:rsidRPr="001C3E5D">
        <w:rPr>
          <w:rFonts w:ascii="Times New Roman" w:hAnsi="Times New Roman" w:cs="Times New Roman"/>
          <w:color w:val="3366FF"/>
          <w:lang w:val="es-EC"/>
        </w:rPr>
        <w:t>stadística</w:t>
      </w:r>
      <w:r w:rsidR="008B26A7" w:rsidRPr="001C3E5D">
        <w:rPr>
          <w:rFonts w:ascii="Times New Roman" w:hAnsi="Times New Roman" w:cs="Times New Roman"/>
          <w:color w:val="3366FF"/>
          <w:lang w:val="es-EC"/>
        </w:rPr>
        <w:t xml:space="preserve"> </w:t>
      </w:r>
    </w:p>
    <w:p w14:paraId="15C90E9A" w14:textId="77777777" w:rsidR="00CD1655" w:rsidRDefault="00CD1655" w:rsidP="00374D2E">
      <w:pPr>
        <w:spacing w:line="240" w:lineRule="auto"/>
        <w:rPr>
          <w:rFonts w:ascii="Times New Roman" w:hAnsi="Times New Roman" w:cs="Times New Roman"/>
          <w:color w:val="3366FF"/>
          <w:lang w:val="es-EC"/>
        </w:rPr>
      </w:pPr>
    </w:p>
    <w:p w14:paraId="6E219AA7" w14:textId="77777777" w:rsidR="00796A3E" w:rsidRPr="001C3E5D" w:rsidRDefault="0026281E" w:rsidP="00374D2E">
      <w:pPr>
        <w:spacing w:line="240" w:lineRule="auto"/>
        <w:rPr>
          <w:rFonts w:ascii="Times New Roman" w:hAnsi="Times New Roman" w:cs="Times New Roman"/>
          <w:color w:val="3366FF"/>
          <w:lang w:val="es-EC"/>
        </w:rPr>
      </w:pPr>
      <w:r w:rsidRPr="001C3E5D">
        <w:rPr>
          <w:rFonts w:ascii="Times New Roman" w:hAnsi="Times New Roman" w:cs="Times New Roman"/>
          <w:color w:val="3366FF"/>
          <w:lang w:val="es-EC"/>
        </w:rPr>
        <w:t xml:space="preserve">ANÁLISIS DE CORRESPONDENCIAS CANÓNICAS </w:t>
      </w:r>
    </w:p>
    <w:p w14:paraId="6584024F" w14:textId="77777777" w:rsidR="001E0023" w:rsidRPr="001C3E5D" w:rsidRDefault="001E0023" w:rsidP="00374D2E">
      <w:pPr>
        <w:spacing w:line="240" w:lineRule="auto"/>
        <w:rPr>
          <w:rFonts w:ascii="Times New Roman" w:hAnsi="Times New Roman" w:cs="Times New Roman"/>
          <w:color w:val="3366FF"/>
          <w:lang w:val="es-EC"/>
        </w:rPr>
      </w:pPr>
    </w:p>
    <w:p w14:paraId="251913B9" w14:textId="4F96B4DD" w:rsidR="00A97853" w:rsidRDefault="001C3E5D" w:rsidP="00A97853">
      <w:pPr>
        <w:autoSpaceDE w:val="0"/>
        <w:autoSpaceDN w:val="0"/>
        <w:adjustRightInd w:val="0"/>
        <w:spacing w:line="240" w:lineRule="auto"/>
        <w:jc w:val="both"/>
        <w:rPr>
          <w:rFonts w:ascii="Times New Roman" w:hAnsi="Times New Roman" w:cs="Times New Roman"/>
          <w:lang w:val="es-EC"/>
        </w:rPr>
      </w:pPr>
      <w:r>
        <w:rPr>
          <w:rFonts w:ascii="Times New Roman" w:hAnsi="Times New Roman" w:cs="Times New Roman"/>
          <w:lang w:val="es-EC"/>
        </w:rPr>
        <w:t xml:space="preserve">El análisis de correspondencias canónicas se aplicó para </w:t>
      </w:r>
      <w:r w:rsidR="001E0023" w:rsidRPr="001C3E5D">
        <w:rPr>
          <w:rFonts w:ascii="Times New Roman" w:hAnsi="Times New Roman" w:cs="Times New Roman"/>
          <w:lang w:val="es-EC"/>
        </w:rPr>
        <w:t xml:space="preserve">determinar el grado de correlación entre los parámetros </w:t>
      </w:r>
      <w:r w:rsidR="00A97853">
        <w:rPr>
          <w:rFonts w:ascii="Times New Roman" w:hAnsi="Times New Roman" w:cs="Times New Roman"/>
          <w:lang w:val="es-EC"/>
        </w:rPr>
        <w:t>físico-</w:t>
      </w:r>
      <w:r w:rsidR="001E0023" w:rsidRPr="001C3E5D">
        <w:rPr>
          <w:rFonts w:ascii="Times New Roman" w:hAnsi="Times New Roman" w:cs="Times New Roman"/>
          <w:lang w:val="es-EC"/>
        </w:rPr>
        <w:t>químicos y la distribución</w:t>
      </w:r>
      <w:r>
        <w:rPr>
          <w:rFonts w:ascii="Times New Roman" w:hAnsi="Times New Roman" w:cs="Times New Roman"/>
          <w:lang w:val="es-EC"/>
        </w:rPr>
        <w:t xml:space="preserve"> </w:t>
      </w:r>
      <w:r w:rsidRPr="001C3E5D">
        <w:rPr>
          <w:rFonts w:ascii="Times New Roman" w:hAnsi="Times New Roman" w:cs="Times New Roman"/>
          <w:lang w:val="es-EC"/>
        </w:rPr>
        <w:t>de los macroinvertebrados acuáticos</w:t>
      </w:r>
      <w:r w:rsidR="00A97853">
        <w:rPr>
          <w:rFonts w:ascii="Times New Roman" w:hAnsi="Times New Roman" w:cs="Times New Roman"/>
          <w:lang w:val="es-EC"/>
        </w:rPr>
        <w:t>,</w:t>
      </w:r>
      <w:r w:rsidRPr="001C3E5D">
        <w:rPr>
          <w:rFonts w:ascii="Times New Roman" w:hAnsi="Times New Roman" w:cs="Times New Roman"/>
          <w:lang w:val="es-EC"/>
        </w:rPr>
        <w:t xml:space="preserve"> en</w:t>
      </w:r>
      <w:r>
        <w:rPr>
          <w:rFonts w:ascii="Times New Roman" w:hAnsi="Times New Roman" w:cs="Times New Roman"/>
          <w:lang w:val="es-EC"/>
        </w:rPr>
        <w:t xml:space="preserve"> los sitios de muestreo, tanto del estudio realizado por Encalada (1997), como en el presente</w:t>
      </w:r>
      <w:r w:rsidR="00A97853">
        <w:rPr>
          <w:rFonts w:ascii="Times New Roman" w:hAnsi="Times New Roman" w:cs="Times New Roman"/>
          <w:lang w:val="es-EC"/>
        </w:rPr>
        <w:t xml:space="preserve"> (</w:t>
      </w:r>
      <w:proofErr w:type="spellStart"/>
      <w:r w:rsidR="00A97853">
        <w:rPr>
          <w:rFonts w:ascii="Times New Roman" w:hAnsi="Times New Roman" w:cs="Times New Roman"/>
          <w:lang w:val="es-EC"/>
        </w:rPr>
        <w:t>McCune</w:t>
      </w:r>
      <w:proofErr w:type="spellEnd"/>
      <w:r w:rsidR="00A97853">
        <w:rPr>
          <w:rFonts w:ascii="Times New Roman" w:hAnsi="Times New Roman" w:cs="Times New Roman"/>
          <w:lang w:val="es-EC"/>
        </w:rPr>
        <w:t xml:space="preserve"> y </w:t>
      </w:r>
      <w:r w:rsidRPr="001C3E5D">
        <w:rPr>
          <w:rFonts w:ascii="Times New Roman" w:hAnsi="Times New Roman" w:cs="Times New Roman"/>
          <w:lang w:val="es-EC"/>
        </w:rPr>
        <w:t>G</w:t>
      </w:r>
      <w:r w:rsidR="00A97853">
        <w:rPr>
          <w:rFonts w:ascii="Times New Roman" w:hAnsi="Times New Roman" w:cs="Times New Roman"/>
          <w:lang w:val="es-EC"/>
        </w:rPr>
        <w:t>race,</w:t>
      </w:r>
      <w:r w:rsidRPr="001C3E5D">
        <w:rPr>
          <w:rFonts w:ascii="Times New Roman" w:hAnsi="Times New Roman" w:cs="Times New Roman"/>
          <w:lang w:val="es-EC"/>
        </w:rPr>
        <w:t xml:space="preserve"> 2002). </w:t>
      </w:r>
      <w:r w:rsidR="00A97853">
        <w:rPr>
          <w:rFonts w:ascii="Times New Roman" w:hAnsi="Times New Roman" w:cs="Times New Roman"/>
          <w:lang w:val="es-EC"/>
        </w:rPr>
        <w:t>Este análisis estadístico indica</w:t>
      </w:r>
      <w:r w:rsidR="00A97853" w:rsidRPr="00BC3FD1">
        <w:rPr>
          <w:rFonts w:ascii="Times New Roman" w:hAnsi="Times New Roman" w:cs="Times New Roman"/>
          <w:lang w:val="es-EC"/>
        </w:rPr>
        <w:t xml:space="preserve"> que las asociacion</w:t>
      </w:r>
      <w:r w:rsidR="00A97853">
        <w:rPr>
          <w:rFonts w:ascii="Times New Roman" w:hAnsi="Times New Roman" w:cs="Times New Roman"/>
          <w:lang w:val="es-EC"/>
        </w:rPr>
        <w:t xml:space="preserve">es observadas entre los </w:t>
      </w:r>
      <w:proofErr w:type="spellStart"/>
      <w:r w:rsidR="00A97853">
        <w:rPr>
          <w:rFonts w:ascii="Times New Roman" w:hAnsi="Times New Roman" w:cs="Times New Roman"/>
          <w:lang w:val="es-EC"/>
        </w:rPr>
        <w:t>taxa</w:t>
      </w:r>
      <w:proofErr w:type="spellEnd"/>
      <w:r w:rsidR="00A97853" w:rsidRPr="00BC3FD1">
        <w:rPr>
          <w:rFonts w:ascii="Times New Roman" w:hAnsi="Times New Roman" w:cs="Times New Roman"/>
          <w:lang w:val="es-EC"/>
        </w:rPr>
        <w:t xml:space="preserve"> y las variables</w:t>
      </w:r>
      <w:r w:rsidR="00A97853">
        <w:rPr>
          <w:rFonts w:ascii="Times New Roman" w:hAnsi="Times New Roman" w:cs="Times New Roman"/>
          <w:lang w:val="es-EC"/>
        </w:rPr>
        <w:t xml:space="preserve"> físico-químicas no son aleatorias (Kent y</w:t>
      </w:r>
      <w:r w:rsidR="00A97853" w:rsidRPr="00BC3FD1">
        <w:rPr>
          <w:rFonts w:ascii="Times New Roman" w:hAnsi="Times New Roman" w:cs="Times New Roman"/>
          <w:lang w:val="es-EC"/>
        </w:rPr>
        <w:t xml:space="preserve"> </w:t>
      </w:r>
      <w:proofErr w:type="spellStart"/>
      <w:r w:rsidR="00A97853" w:rsidRPr="00BC3FD1">
        <w:rPr>
          <w:rFonts w:ascii="Times New Roman" w:hAnsi="Times New Roman" w:cs="Times New Roman"/>
          <w:lang w:val="es-EC"/>
        </w:rPr>
        <w:t>Coker</w:t>
      </w:r>
      <w:proofErr w:type="spellEnd"/>
      <w:r w:rsidR="00A97853" w:rsidRPr="00BC3FD1">
        <w:rPr>
          <w:rFonts w:ascii="Times New Roman" w:hAnsi="Times New Roman" w:cs="Times New Roman"/>
          <w:lang w:val="es-EC"/>
        </w:rPr>
        <w:t>, 1992).</w:t>
      </w:r>
      <w:r w:rsidR="00A97853">
        <w:rPr>
          <w:rFonts w:ascii="Times New Roman" w:hAnsi="Times New Roman" w:cs="Times New Roman"/>
          <w:lang w:val="es-EC"/>
        </w:rPr>
        <w:t xml:space="preserve"> </w:t>
      </w:r>
      <w:r w:rsidR="00A97853" w:rsidRPr="00BC3FD1">
        <w:rPr>
          <w:rFonts w:ascii="Times New Roman" w:hAnsi="Times New Roman" w:cs="Times New Roman"/>
          <w:lang w:val="es-EC"/>
        </w:rPr>
        <w:t>Para reducir la influencia que las especies más abundantes puedan tener en el análisis de ordenación, la</w:t>
      </w:r>
      <w:r w:rsidR="00A97853">
        <w:rPr>
          <w:rFonts w:ascii="Times New Roman" w:hAnsi="Times New Roman" w:cs="Times New Roman"/>
          <w:lang w:val="es-EC"/>
        </w:rPr>
        <w:t xml:space="preserve"> abundancia de cada especie se transformó</w:t>
      </w:r>
      <w:r w:rsidR="00A97853" w:rsidRPr="00BC3FD1">
        <w:rPr>
          <w:rFonts w:ascii="Times New Roman" w:hAnsi="Times New Roman" w:cs="Times New Roman"/>
          <w:lang w:val="es-EC"/>
        </w:rPr>
        <w:t xml:space="preserve"> a raíz cuadrada, y las especies poco comunes (n igual o menor a 3) </w:t>
      </w:r>
      <w:r w:rsidR="00A97853">
        <w:rPr>
          <w:rFonts w:ascii="Times New Roman" w:hAnsi="Times New Roman" w:cs="Times New Roman"/>
          <w:lang w:val="es-EC"/>
        </w:rPr>
        <w:t>fueron</w:t>
      </w:r>
      <w:r w:rsidR="00A97853" w:rsidRPr="00BC3FD1">
        <w:rPr>
          <w:rFonts w:ascii="Times New Roman" w:hAnsi="Times New Roman" w:cs="Times New Roman"/>
          <w:lang w:val="es-EC"/>
        </w:rPr>
        <w:t xml:space="preserve"> excluidas de los análisis. (</w:t>
      </w:r>
      <w:proofErr w:type="spellStart"/>
      <w:r w:rsidR="00A97853" w:rsidRPr="00BC3FD1">
        <w:rPr>
          <w:rFonts w:ascii="Times New Roman" w:hAnsi="Times New Roman" w:cs="Times New Roman"/>
          <w:lang w:val="es-EC"/>
        </w:rPr>
        <w:t>Jongman</w:t>
      </w:r>
      <w:proofErr w:type="spellEnd"/>
      <w:r w:rsidR="00A97853" w:rsidRPr="00BC3FD1">
        <w:rPr>
          <w:rFonts w:ascii="Times New Roman" w:hAnsi="Times New Roman" w:cs="Times New Roman"/>
          <w:lang w:val="es-EC"/>
        </w:rPr>
        <w:t xml:space="preserve"> et al., 1995).</w:t>
      </w:r>
    </w:p>
    <w:p w14:paraId="46C6ED7E" w14:textId="28CEEAF9" w:rsidR="00A97853" w:rsidRDefault="00A97853" w:rsidP="00501208">
      <w:pPr>
        <w:autoSpaceDE w:val="0"/>
        <w:autoSpaceDN w:val="0"/>
        <w:adjustRightInd w:val="0"/>
        <w:spacing w:line="240" w:lineRule="auto"/>
        <w:jc w:val="both"/>
        <w:rPr>
          <w:rFonts w:ascii="Times New Roman" w:hAnsi="Times New Roman" w:cs="Times New Roman"/>
          <w:lang w:val="es-EC"/>
        </w:rPr>
      </w:pPr>
      <w:r>
        <w:rPr>
          <w:rFonts w:ascii="Times New Roman" w:hAnsi="Times New Roman" w:cs="Times New Roman"/>
          <w:lang w:val="es-EC"/>
        </w:rPr>
        <w:t xml:space="preserve"> </w:t>
      </w:r>
    </w:p>
    <w:p w14:paraId="61742BE9" w14:textId="5891D1FD" w:rsidR="00501208" w:rsidRDefault="001C3E5D" w:rsidP="00501208">
      <w:pPr>
        <w:autoSpaceDE w:val="0"/>
        <w:autoSpaceDN w:val="0"/>
        <w:adjustRightInd w:val="0"/>
        <w:spacing w:line="240" w:lineRule="auto"/>
        <w:jc w:val="both"/>
        <w:rPr>
          <w:rFonts w:ascii="Times New Roman" w:hAnsi="Times New Roman" w:cs="Times New Roman"/>
          <w:lang w:val="es-EC"/>
        </w:rPr>
      </w:pPr>
      <w:r w:rsidRPr="001C3E5D">
        <w:rPr>
          <w:rFonts w:ascii="Times New Roman" w:hAnsi="Times New Roman" w:cs="Times New Roman"/>
          <w:lang w:val="es-EC"/>
        </w:rPr>
        <w:t>Para los</w:t>
      </w:r>
      <w:r>
        <w:rPr>
          <w:rFonts w:ascii="Times New Roman" w:hAnsi="Times New Roman" w:cs="Times New Roman"/>
          <w:lang w:val="es-EC"/>
        </w:rPr>
        <w:t xml:space="preserve"> análisis se utilizaron las </w:t>
      </w:r>
      <w:r w:rsidRPr="001C3E5D">
        <w:rPr>
          <w:rFonts w:ascii="Times New Roman" w:hAnsi="Times New Roman" w:cs="Times New Roman"/>
          <w:lang w:val="es-EC"/>
        </w:rPr>
        <w:t xml:space="preserve">abundancias de cada </w:t>
      </w:r>
      <w:proofErr w:type="spellStart"/>
      <w:r w:rsidRPr="001C3E5D">
        <w:rPr>
          <w:rFonts w:ascii="Times New Roman" w:hAnsi="Times New Roman" w:cs="Times New Roman"/>
          <w:lang w:val="es-EC"/>
        </w:rPr>
        <w:t>taxa</w:t>
      </w:r>
      <w:proofErr w:type="spellEnd"/>
      <w:r w:rsidRPr="001C3E5D">
        <w:rPr>
          <w:rFonts w:ascii="Times New Roman" w:hAnsi="Times New Roman" w:cs="Times New Roman"/>
          <w:lang w:val="es-EC"/>
        </w:rPr>
        <w:t xml:space="preserve"> por muestra,</w:t>
      </w:r>
      <w:r>
        <w:rPr>
          <w:rFonts w:ascii="Times New Roman" w:hAnsi="Times New Roman" w:cs="Times New Roman"/>
          <w:lang w:val="es-EC"/>
        </w:rPr>
        <w:t xml:space="preserve"> </w:t>
      </w:r>
      <w:r w:rsidR="00A60FD7">
        <w:rPr>
          <w:rFonts w:ascii="Times New Roman" w:hAnsi="Times New Roman" w:cs="Times New Roman"/>
          <w:lang w:val="es-EC"/>
        </w:rPr>
        <w:t xml:space="preserve">excluyendo los raros </w:t>
      </w:r>
      <w:r w:rsidRPr="001C3E5D">
        <w:rPr>
          <w:rFonts w:ascii="Times New Roman" w:hAnsi="Times New Roman" w:cs="Times New Roman"/>
          <w:lang w:val="es-EC"/>
        </w:rPr>
        <w:t>(Gotelli</w:t>
      </w:r>
      <w:r>
        <w:rPr>
          <w:rFonts w:ascii="Times New Roman" w:hAnsi="Times New Roman" w:cs="Times New Roman"/>
          <w:lang w:val="es-EC"/>
        </w:rPr>
        <w:t xml:space="preserve"> </w:t>
      </w:r>
      <w:r w:rsidR="008C65B7">
        <w:rPr>
          <w:rFonts w:ascii="Times New Roman" w:hAnsi="Times New Roman" w:cs="Times New Roman"/>
          <w:lang w:val="es-EC"/>
        </w:rPr>
        <w:t>y</w:t>
      </w:r>
      <w:r w:rsidRPr="001C3E5D">
        <w:rPr>
          <w:rFonts w:ascii="Times New Roman" w:hAnsi="Times New Roman" w:cs="Times New Roman"/>
          <w:lang w:val="es-EC"/>
        </w:rPr>
        <w:t xml:space="preserve"> Ellison, 1960; Wood et al., 2001).</w:t>
      </w:r>
      <w:r w:rsidR="00501208">
        <w:rPr>
          <w:rFonts w:ascii="Times New Roman" w:hAnsi="Times New Roman" w:cs="Times New Roman"/>
          <w:lang w:val="es-EC"/>
        </w:rPr>
        <w:t xml:space="preserve"> </w:t>
      </w:r>
      <w:r w:rsidR="00501208" w:rsidRPr="00501208">
        <w:rPr>
          <w:rFonts w:ascii="Times New Roman" w:hAnsi="Times New Roman" w:cs="Times New Roman"/>
          <w:lang w:val="es-EC"/>
        </w:rPr>
        <w:t>Las variab</w:t>
      </w:r>
      <w:r w:rsidR="00C34950">
        <w:rPr>
          <w:rFonts w:ascii="Times New Roman" w:hAnsi="Times New Roman" w:cs="Times New Roman"/>
          <w:lang w:val="es-EC"/>
        </w:rPr>
        <w:t xml:space="preserve">les </w:t>
      </w:r>
      <w:r w:rsidR="007F4817">
        <w:rPr>
          <w:rFonts w:ascii="Times New Roman" w:hAnsi="Times New Roman" w:cs="Times New Roman"/>
          <w:lang w:val="es-EC"/>
        </w:rPr>
        <w:t xml:space="preserve">físico – químicas </w:t>
      </w:r>
      <w:r w:rsidR="00F0027C">
        <w:rPr>
          <w:rFonts w:ascii="Times New Roman" w:hAnsi="Times New Roman" w:cs="Times New Roman"/>
          <w:lang w:val="es-EC"/>
        </w:rPr>
        <w:t>que se incorporaron</w:t>
      </w:r>
      <w:r w:rsidR="00C34950">
        <w:rPr>
          <w:rFonts w:ascii="Times New Roman" w:hAnsi="Times New Roman" w:cs="Times New Roman"/>
          <w:lang w:val="es-EC"/>
        </w:rPr>
        <w:t xml:space="preserve"> </w:t>
      </w:r>
      <w:r w:rsidR="00F0027C">
        <w:rPr>
          <w:rFonts w:ascii="Times New Roman" w:hAnsi="Times New Roman" w:cs="Times New Roman"/>
          <w:lang w:val="es-EC"/>
        </w:rPr>
        <w:t>fueron</w:t>
      </w:r>
      <w:r w:rsidR="007F4817">
        <w:rPr>
          <w:rFonts w:ascii="Times New Roman" w:hAnsi="Times New Roman" w:cs="Times New Roman"/>
          <w:lang w:val="es-EC"/>
        </w:rPr>
        <w:t xml:space="preserve">: ancho, profundidad, velocidad, descarga, caudal, pH, temperatura, oxígeno disuelto, conductividad del agua, fosfatos y nitratos. </w:t>
      </w:r>
      <w:r w:rsidR="00C34950">
        <w:rPr>
          <w:rFonts w:ascii="Times New Roman" w:hAnsi="Times New Roman" w:cs="Times New Roman"/>
          <w:lang w:val="es-EC"/>
        </w:rPr>
        <w:t xml:space="preserve"> </w:t>
      </w:r>
    </w:p>
    <w:p w14:paraId="613114B6" w14:textId="77777777" w:rsidR="00BC3FD1" w:rsidRDefault="00BC3FD1" w:rsidP="00501208">
      <w:pPr>
        <w:autoSpaceDE w:val="0"/>
        <w:autoSpaceDN w:val="0"/>
        <w:adjustRightInd w:val="0"/>
        <w:spacing w:line="240" w:lineRule="auto"/>
        <w:jc w:val="both"/>
        <w:rPr>
          <w:rFonts w:ascii="Times New Roman" w:hAnsi="Times New Roman" w:cs="Times New Roman"/>
          <w:lang w:val="es-EC"/>
        </w:rPr>
      </w:pPr>
    </w:p>
    <w:p w14:paraId="6D843449" w14:textId="5BB7D578" w:rsidR="009172E1" w:rsidRDefault="009172E1" w:rsidP="00501208">
      <w:pPr>
        <w:autoSpaceDE w:val="0"/>
        <w:autoSpaceDN w:val="0"/>
        <w:adjustRightInd w:val="0"/>
        <w:spacing w:line="240" w:lineRule="auto"/>
        <w:jc w:val="both"/>
        <w:rPr>
          <w:rFonts w:ascii="Times New Roman" w:hAnsi="Times New Roman" w:cs="Times New Roman"/>
          <w:color w:val="3366FF"/>
          <w:lang w:val="es-EC"/>
        </w:rPr>
      </w:pPr>
      <w:r>
        <w:rPr>
          <w:rFonts w:ascii="Times New Roman" w:hAnsi="Times New Roman" w:cs="Times New Roman"/>
          <w:color w:val="3366FF"/>
          <w:lang w:val="es-EC"/>
        </w:rPr>
        <w:t>PRUEBA T DE STUDENT</w:t>
      </w:r>
    </w:p>
    <w:p w14:paraId="28449D72" w14:textId="77777777" w:rsidR="00E72D54" w:rsidRDefault="00E72D54" w:rsidP="00501208">
      <w:pPr>
        <w:autoSpaceDE w:val="0"/>
        <w:autoSpaceDN w:val="0"/>
        <w:adjustRightInd w:val="0"/>
        <w:spacing w:line="240" w:lineRule="auto"/>
        <w:jc w:val="both"/>
        <w:rPr>
          <w:rFonts w:ascii="Times New Roman" w:hAnsi="Times New Roman" w:cs="Times New Roman"/>
          <w:color w:val="3366FF"/>
          <w:lang w:val="es-EC"/>
        </w:rPr>
      </w:pPr>
    </w:p>
    <w:p w14:paraId="0183EB99" w14:textId="1660540F" w:rsidR="00E72D54" w:rsidRDefault="00E72D54" w:rsidP="00E72D54">
      <w:pPr>
        <w:pStyle w:val="NormalWeb"/>
        <w:shd w:val="clear" w:color="auto" w:fill="FFFFFF"/>
        <w:spacing w:before="0" w:beforeAutospacing="0" w:after="0" w:afterAutospacing="0"/>
        <w:jc w:val="both"/>
        <w:rPr>
          <w:color w:val="000000"/>
          <w:sz w:val="22"/>
          <w:szCs w:val="22"/>
        </w:rPr>
      </w:pPr>
      <w:r w:rsidRPr="00E72D54">
        <w:rPr>
          <w:color w:val="000000"/>
          <w:sz w:val="22"/>
          <w:szCs w:val="22"/>
        </w:rPr>
        <w:t xml:space="preserve">La t de </w:t>
      </w:r>
      <w:proofErr w:type="spellStart"/>
      <w:r w:rsidRPr="00E72D54">
        <w:rPr>
          <w:color w:val="000000"/>
          <w:sz w:val="22"/>
          <w:szCs w:val="22"/>
        </w:rPr>
        <w:t>Student</w:t>
      </w:r>
      <w:proofErr w:type="spellEnd"/>
      <w:r w:rsidRPr="00E72D54">
        <w:rPr>
          <w:color w:val="000000"/>
          <w:sz w:val="22"/>
          <w:szCs w:val="22"/>
        </w:rPr>
        <w:t xml:space="preserve">, </w:t>
      </w:r>
      <w:r>
        <w:rPr>
          <w:color w:val="000000"/>
          <w:sz w:val="22"/>
          <w:szCs w:val="22"/>
        </w:rPr>
        <w:t>se aplicó para determinar</w:t>
      </w:r>
      <w:r w:rsidRPr="00E72D54">
        <w:rPr>
          <w:color w:val="000000"/>
          <w:sz w:val="22"/>
          <w:szCs w:val="22"/>
        </w:rPr>
        <w:t xml:space="preserve"> las diferencias entre </w:t>
      </w:r>
      <w:r>
        <w:rPr>
          <w:color w:val="000000"/>
          <w:sz w:val="22"/>
          <w:szCs w:val="22"/>
        </w:rPr>
        <w:t xml:space="preserve">las dos campañas de muestreo, la primera de Encalada (1997) y la segunda es el actual estudio, ya que son </w:t>
      </w:r>
      <w:r w:rsidRPr="00E72D54">
        <w:rPr>
          <w:color w:val="000000"/>
          <w:sz w:val="22"/>
          <w:szCs w:val="22"/>
        </w:rPr>
        <w:t>muestras independientes y pequeñas</w:t>
      </w:r>
      <w:r>
        <w:rPr>
          <w:color w:val="000000"/>
          <w:sz w:val="22"/>
          <w:szCs w:val="22"/>
        </w:rPr>
        <w:t xml:space="preserve"> con </w:t>
      </w:r>
      <w:r w:rsidRPr="00E72D54">
        <w:rPr>
          <w:color w:val="000000"/>
          <w:sz w:val="22"/>
          <w:szCs w:val="22"/>
        </w:rPr>
        <w:t xml:space="preserve">distribución normal </w:t>
      </w:r>
      <w:r>
        <w:rPr>
          <w:color w:val="000000"/>
          <w:sz w:val="22"/>
          <w:szCs w:val="22"/>
        </w:rPr>
        <w:t>y homogeneidad en sus varianzas. Para la aplicación de esta prueba es necesario que los datos sean normales.</w:t>
      </w:r>
    </w:p>
    <w:p w14:paraId="08857A3A" w14:textId="77777777" w:rsidR="00E72D54" w:rsidRDefault="00E72D54" w:rsidP="00E72D54">
      <w:pPr>
        <w:pStyle w:val="NormalWeb"/>
        <w:shd w:val="clear" w:color="auto" w:fill="FFFFFF"/>
        <w:spacing w:before="0" w:beforeAutospacing="0" w:after="0" w:afterAutospacing="0"/>
        <w:jc w:val="both"/>
        <w:rPr>
          <w:color w:val="000000"/>
          <w:sz w:val="22"/>
          <w:szCs w:val="22"/>
        </w:rPr>
      </w:pPr>
    </w:p>
    <w:p w14:paraId="03AEAE15" w14:textId="7D111439" w:rsidR="00E72D54" w:rsidRDefault="00E72D54" w:rsidP="00E72D54">
      <w:pPr>
        <w:pStyle w:val="NormalWeb"/>
        <w:shd w:val="clear" w:color="auto" w:fill="FFFFFF"/>
        <w:spacing w:before="0" w:beforeAutospacing="0" w:after="0" w:afterAutospacing="0"/>
        <w:jc w:val="both"/>
        <w:rPr>
          <w:color w:val="000000"/>
          <w:sz w:val="22"/>
          <w:szCs w:val="22"/>
        </w:rPr>
      </w:pPr>
      <w:r>
        <w:rPr>
          <w:color w:val="000000"/>
          <w:sz w:val="22"/>
          <w:szCs w:val="22"/>
        </w:rPr>
        <w:t xml:space="preserve">Para la aplicación de la </w:t>
      </w:r>
      <w:r w:rsidRPr="00E72D54">
        <w:rPr>
          <w:color w:val="000000"/>
          <w:sz w:val="22"/>
          <w:szCs w:val="22"/>
        </w:rPr>
        <w:t xml:space="preserve">t de </w:t>
      </w:r>
      <w:proofErr w:type="spellStart"/>
      <w:r w:rsidRPr="00E72D54">
        <w:rPr>
          <w:color w:val="000000"/>
          <w:sz w:val="22"/>
          <w:szCs w:val="22"/>
        </w:rPr>
        <w:t>Student</w:t>
      </w:r>
      <w:proofErr w:type="spellEnd"/>
      <w:r>
        <w:rPr>
          <w:color w:val="000000"/>
          <w:sz w:val="22"/>
          <w:szCs w:val="22"/>
        </w:rPr>
        <w:t xml:space="preserve"> se deben seguir los siguientes pasos:</w:t>
      </w:r>
    </w:p>
    <w:p w14:paraId="3E311C22" w14:textId="77777777" w:rsidR="00E72D54" w:rsidRPr="00E72D54" w:rsidRDefault="00E72D54" w:rsidP="00E72D54">
      <w:pPr>
        <w:pStyle w:val="NormalWeb"/>
        <w:shd w:val="clear" w:color="auto" w:fill="FFFFFF"/>
        <w:spacing w:before="0" w:beforeAutospacing="0" w:after="0" w:afterAutospacing="0"/>
        <w:jc w:val="both"/>
        <w:rPr>
          <w:color w:val="000000"/>
          <w:sz w:val="22"/>
          <w:szCs w:val="22"/>
        </w:rPr>
      </w:pPr>
    </w:p>
    <w:p w14:paraId="6D209C4B" w14:textId="397D9CFD" w:rsidR="00E72D54" w:rsidRDefault="00E72D54" w:rsidP="00E72D54">
      <w:pPr>
        <w:pStyle w:val="NormalWeb"/>
        <w:shd w:val="clear" w:color="auto" w:fill="FFFFFF"/>
        <w:spacing w:before="0" w:beforeAutospacing="0" w:after="0" w:afterAutospacing="0"/>
        <w:jc w:val="both"/>
        <w:rPr>
          <w:color w:val="000000"/>
          <w:sz w:val="22"/>
          <w:szCs w:val="22"/>
        </w:rPr>
      </w:pPr>
      <w:r w:rsidRPr="00E72D54">
        <w:rPr>
          <w:b/>
          <w:color w:val="000000"/>
          <w:sz w:val="22"/>
          <w:szCs w:val="22"/>
        </w:rPr>
        <w:t xml:space="preserve">1. </w:t>
      </w:r>
      <w:r w:rsidRPr="00E72D54">
        <w:rPr>
          <w:color w:val="000000"/>
          <w:sz w:val="22"/>
          <w:szCs w:val="22"/>
        </w:rPr>
        <w:t>Probar que cada una de las muestra</w:t>
      </w:r>
      <w:r w:rsidR="004934B3">
        <w:rPr>
          <w:color w:val="000000"/>
          <w:sz w:val="22"/>
          <w:szCs w:val="22"/>
        </w:rPr>
        <w:t>s tiene una distribución normal;</w:t>
      </w:r>
      <w:r w:rsidRPr="00E72D54">
        <w:rPr>
          <w:color w:val="000000"/>
          <w:sz w:val="22"/>
          <w:szCs w:val="22"/>
        </w:rPr>
        <w:t> </w:t>
      </w:r>
    </w:p>
    <w:p w14:paraId="36E45511" w14:textId="77777777" w:rsidR="004934B3" w:rsidRDefault="004934B3" w:rsidP="00E72D54">
      <w:pPr>
        <w:pStyle w:val="NormalWeb"/>
        <w:shd w:val="clear" w:color="auto" w:fill="FFFFFF"/>
        <w:spacing w:before="0" w:beforeAutospacing="0" w:after="0" w:afterAutospacing="0"/>
        <w:jc w:val="both"/>
        <w:rPr>
          <w:b/>
          <w:color w:val="000000"/>
          <w:sz w:val="22"/>
          <w:szCs w:val="22"/>
        </w:rPr>
      </w:pPr>
    </w:p>
    <w:p w14:paraId="1F6A3290" w14:textId="22FC790B" w:rsidR="00E72D54" w:rsidRDefault="00E72D54" w:rsidP="00E72D54">
      <w:pPr>
        <w:pStyle w:val="NormalWeb"/>
        <w:shd w:val="clear" w:color="auto" w:fill="FFFFFF"/>
        <w:spacing w:before="0" w:beforeAutospacing="0" w:after="0" w:afterAutospacing="0"/>
        <w:jc w:val="both"/>
        <w:rPr>
          <w:color w:val="000000"/>
          <w:sz w:val="22"/>
          <w:szCs w:val="22"/>
        </w:rPr>
      </w:pPr>
      <w:r w:rsidRPr="00E72D54">
        <w:rPr>
          <w:b/>
          <w:color w:val="000000"/>
          <w:sz w:val="22"/>
          <w:szCs w:val="22"/>
        </w:rPr>
        <w:t>2</w:t>
      </w:r>
      <w:r w:rsidR="004934B3">
        <w:rPr>
          <w:b/>
          <w:color w:val="000000"/>
          <w:sz w:val="22"/>
          <w:szCs w:val="22"/>
        </w:rPr>
        <w:t>*</w:t>
      </w:r>
      <w:r w:rsidRPr="00E72D54">
        <w:rPr>
          <w:b/>
          <w:color w:val="000000"/>
          <w:sz w:val="22"/>
          <w:szCs w:val="22"/>
        </w:rPr>
        <w:t>.</w:t>
      </w:r>
      <w:r w:rsidRPr="00E72D54">
        <w:rPr>
          <w:color w:val="000000"/>
          <w:sz w:val="22"/>
          <w:szCs w:val="22"/>
        </w:rPr>
        <w:t xml:space="preserve"> Obtener para cada una de las muestras: a) el tamaño de las muestras (n</w:t>
      </w:r>
      <w:r w:rsidRPr="00E72D54">
        <w:rPr>
          <w:color w:val="000000"/>
          <w:sz w:val="22"/>
          <w:szCs w:val="22"/>
          <w:vertAlign w:val="subscript"/>
        </w:rPr>
        <w:t>1</w:t>
      </w:r>
      <w:r w:rsidRPr="00E72D54">
        <w:rPr>
          <w:color w:val="000000"/>
          <w:sz w:val="22"/>
          <w:szCs w:val="22"/>
        </w:rPr>
        <w:t> y n</w:t>
      </w:r>
      <w:r w:rsidRPr="00E72D54">
        <w:rPr>
          <w:color w:val="000000"/>
          <w:sz w:val="22"/>
          <w:szCs w:val="22"/>
          <w:vertAlign w:val="subscript"/>
        </w:rPr>
        <w:t>2</w:t>
      </w:r>
      <w:r w:rsidRPr="00E72D54">
        <w:rPr>
          <w:color w:val="000000"/>
          <w:sz w:val="22"/>
          <w:szCs w:val="22"/>
        </w:rPr>
        <w:t>), b) sus respectivas medias (m</w:t>
      </w:r>
      <w:r w:rsidRPr="00E72D54">
        <w:rPr>
          <w:color w:val="000000"/>
          <w:sz w:val="22"/>
          <w:szCs w:val="22"/>
          <w:vertAlign w:val="subscript"/>
        </w:rPr>
        <w:t>1</w:t>
      </w:r>
      <w:r w:rsidRPr="00E72D54">
        <w:rPr>
          <w:color w:val="000000"/>
          <w:sz w:val="22"/>
          <w:szCs w:val="22"/>
        </w:rPr>
        <w:t> y m</w:t>
      </w:r>
      <w:r w:rsidRPr="00E72D54">
        <w:rPr>
          <w:color w:val="000000"/>
          <w:sz w:val="22"/>
          <w:szCs w:val="22"/>
          <w:vertAlign w:val="subscript"/>
        </w:rPr>
        <w:t>2</w:t>
      </w:r>
      <w:r w:rsidRPr="00E72D54">
        <w:rPr>
          <w:color w:val="000000"/>
          <w:sz w:val="22"/>
          <w:szCs w:val="22"/>
        </w:rPr>
        <w:t>), c) sus varianzas (v</w:t>
      </w:r>
      <w:r w:rsidRPr="00E72D54">
        <w:rPr>
          <w:color w:val="000000"/>
          <w:sz w:val="22"/>
          <w:szCs w:val="22"/>
          <w:vertAlign w:val="subscript"/>
        </w:rPr>
        <w:t>1</w:t>
      </w:r>
      <w:r w:rsidRPr="00E72D54">
        <w:rPr>
          <w:color w:val="000000"/>
          <w:sz w:val="22"/>
          <w:szCs w:val="22"/>
        </w:rPr>
        <w:t> y v</w:t>
      </w:r>
      <w:r w:rsidRPr="00E72D54">
        <w:rPr>
          <w:color w:val="000000"/>
          <w:sz w:val="22"/>
          <w:szCs w:val="22"/>
          <w:vertAlign w:val="subscript"/>
        </w:rPr>
        <w:t>2</w:t>
      </w:r>
      <w:r w:rsidRPr="00E72D54">
        <w:rPr>
          <w:color w:val="000000"/>
          <w:sz w:val="22"/>
          <w:szCs w:val="22"/>
        </w:rPr>
        <w:t xml:space="preserve">); </w:t>
      </w:r>
    </w:p>
    <w:p w14:paraId="70A0437E" w14:textId="77777777" w:rsidR="004934B3" w:rsidRDefault="004934B3" w:rsidP="00E72D54">
      <w:pPr>
        <w:pStyle w:val="NormalWeb"/>
        <w:shd w:val="clear" w:color="auto" w:fill="FFFFFF"/>
        <w:spacing w:before="0" w:beforeAutospacing="0" w:after="0" w:afterAutospacing="0"/>
        <w:jc w:val="both"/>
        <w:rPr>
          <w:b/>
          <w:color w:val="000000"/>
          <w:sz w:val="22"/>
          <w:szCs w:val="22"/>
        </w:rPr>
      </w:pPr>
    </w:p>
    <w:p w14:paraId="3CF1FB0A" w14:textId="48227649" w:rsidR="00E72D54" w:rsidRDefault="00E72D54" w:rsidP="00E72D54">
      <w:pPr>
        <w:pStyle w:val="NormalWeb"/>
        <w:shd w:val="clear" w:color="auto" w:fill="FFFFFF"/>
        <w:spacing w:before="0" w:beforeAutospacing="0" w:after="0" w:afterAutospacing="0"/>
        <w:jc w:val="both"/>
        <w:rPr>
          <w:color w:val="000000"/>
          <w:sz w:val="22"/>
          <w:szCs w:val="22"/>
        </w:rPr>
      </w:pPr>
      <w:r w:rsidRPr="00E72D54">
        <w:rPr>
          <w:b/>
          <w:color w:val="000000"/>
          <w:sz w:val="22"/>
          <w:szCs w:val="22"/>
        </w:rPr>
        <w:t>3.</w:t>
      </w:r>
      <w:r w:rsidRPr="00E72D54">
        <w:rPr>
          <w:color w:val="000000"/>
          <w:sz w:val="22"/>
          <w:szCs w:val="22"/>
        </w:rPr>
        <w:t xml:space="preserve"> Probar que las varianzas sean homogéneas;</w:t>
      </w:r>
    </w:p>
    <w:p w14:paraId="4F4A1C34" w14:textId="5E15E504" w:rsidR="004934B3" w:rsidRDefault="004934B3" w:rsidP="00E72D54">
      <w:pPr>
        <w:pStyle w:val="NormalWeb"/>
        <w:shd w:val="clear" w:color="auto" w:fill="FFFFFF"/>
        <w:spacing w:before="0" w:beforeAutospacing="0" w:after="0" w:afterAutospacing="0"/>
        <w:jc w:val="both"/>
        <w:rPr>
          <w:b/>
          <w:color w:val="000000"/>
          <w:sz w:val="22"/>
          <w:szCs w:val="22"/>
        </w:rPr>
      </w:pPr>
    </w:p>
    <w:p w14:paraId="2A3879CA" w14:textId="6928D23A" w:rsidR="00E72D54" w:rsidRPr="00E72D54" w:rsidRDefault="00E72D54" w:rsidP="00E72D54">
      <w:pPr>
        <w:pStyle w:val="NormalWeb"/>
        <w:shd w:val="clear" w:color="auto" w:fill="FFFFFF"/>
        <w:spacing w:before="0" w:beforeAutospacing="0" w:after="0" w:afterAutospacing="0"/>
        <w:jc w:val="both"/>
        <w:rPr>
          <w:color w:val="000000"/>
          <w:sz w:val="22"/>
          <w:szCs w:val="22"/>
        </w:rPr>
      </w:pPr>
      <w:r w:rsidRPr="00E72D54">
        <w:rPr>
          <w:b/>
          <w:color w:val="000000"/>
          <w:sz w:val="22"/>
          <w:szCs w:val="22"/>
        </w:rPr>
        <w:t>4</w:t>
      </w:r>
      <w:r w:rsidR="004934B3">
        <w:rPr>
          <w:b/>
          <w:color w:val="000000"/>
          <w:sz w:val="22"/>
          <w:szCs w:val="22"/>
        </w:rPr>
        <w:t>**</w:t>
      </w:r>
      <w:r w:rsidRPr="00E72D54">
        <w:rPr>
          <w:b/>
          <w:color w:val="000000"/>
          <w:sz w:val="22"/>
          <w:szCs w:val="22"/>
        </w:rPr>
        <w:t xml:space="preserve">. </w:t>
      </w:r>
      <w:r w:rsidRPr="00E72D54">
        <w:rPr>
          <w:color w:val="000000"/>
          <w:sz w:val="22"/>
          <w:szCs w:val="22"/>
        </w:rPr>
        <w:t>En caso de homogeneidad en esas varianzas: a) establecer la diferencia entre las medias: m</w:t>
      </w:r>
      <w:r w:rsidRPr="00E72D54">
        <w:rPr>
          <w:color w:val="000000"/>
          <w:sz w:val="22"/>
          <w:szCs w:val="22"/>
          <w:vertAlign w:val="subscript"/>
        </w:rPr>
        <w:t>1</w:t>
      </w:r>
      <w:r w:rsidRPr="00E72D54">
        <w:rPr>
          <w:color w:val="000000"/>
          <w:sz w:val="22"/>
          <w:szCs w:val="22"/>
        </w:rPr>
        <w:t>-m</w:t>
      </w:r>
      <w:r w:rsidRPr="00E72D54">
        <w:rPr>
          <w:color w:val="000000"/>
          <w:sz w:val="22"/>
          <w:szCs w:val="22"/>
          <w:vertAlign w:val="subscript"/>
        </w:rPr>
        <w:t>2</w:t>
      </w:r>
      <w:r w:rsidRPr="00E72D54">
        <w:rPr>
          <w:color w:val="000000"/>
          <w:sz w:val="22"/>
          <w:szCs w:val="22"/>
        </w:rPr>
        <w:t>, b) calcular la varianza común de las dos muestras.</w:t>
      </w:r>
    </w:p>
    <w:p w14:paraId="5C896AF6" w14:textId="77777777" w:rsidR="00E72D54" w:rsidRDefault="00E72D54" w:rsidP="00E72D54">
      <w:pPr>
        <w:pStyle w:val="NormalWeb"/>
        <w:shd w:val="clear" w:color="auto" w:fill="FFFFFF"/>
        <w:spacing w:before="0" w:beforeAutospacing="0" w:after="0" w:afterAutospacing="0"/>
        <w:jc w:val="both"/>
        <w:rPr>
          <w:color w:val="000000"/>
          <w:sz w:val="22"/>
          <w:szCs w:val="22"/>
        </w:rPr>
      </w:pPr>
    </w:p>
    <w:p w14:paraId="53A50071" w14:textId="77777777" w:rsidR="00E72D54" w:rsidRPr="00E72D54" w:rsidRDefault="00E72D54" w:rsidP="00E72D54">
      <w:pPr>
        <w:pStyle w:val="NormalWeb"/>
        <w:shd w:val="clear" w:color="auto" w:fill="FFFFFF"/>
        <w:spacing w:before="0" w:beforeAutospacing="0" w:after="0" w:afterAutospacing="0"/>
        <w:jc w:val="both"/>
        <w:rPr>
          <w:color w:val="000000"/>
          <w:sz w:val="22"/>
          <w:szCs w:val="22"/>
        </w:rPr>
      </w:pPr>
      <w:proofErr w:type="spellStart"/>
      <w:r w:rsidRPr="00E72D54">
        <w:rPr>
          <w:color w:val="000000"/>
          <w:sz w:val="22"/>
          <w:szCs w:val="22"/>
        </w:rPr>
        <w:t>vc</w:t>
      </w:r>
      <w:proofErr w:type="spellEnd"/>
      <w:r w:rsidRPr="00E72D54">
        <w:rPr>
          <w:color w:val="000000"/>
          <w:sz w:val="22"/>
          <w:szCs w:val="22"/>
        </w:rPr>
        <w:t xml:space="preserve"> = ((n</w:t>
      </w:r>
      <w:r w:rsidRPr="00E72D54">
        <w:rPr>
          <w:color w:val="000000"/>
          <w:sz w:val="22"/>
          <w:szCs w:val="22"/>
          <w:vertAlign w:val="subscript"/>
        </w:rPr>
        <w:t>1</w:t>
      </w:r>
      <w:r w:rsidRPr="00E72D54">
        <w:rPr>
          <w:color w:val="000000"/>
          <w:sz w:val="22"/>
          <w:szCs w:val="22"/>
        </w:rPr>
        <w:t>-</w:t>
      </w:r>
      <w:proofErr w:type="gramStart"/>
      <w:r w:rsidRPr="00E72D54">
        <w:rPr>
          <w:color w:val="000000"/>
          <w:sz w:val="22"/>
          <w:szCs w:val="22"/>
        </w:rPr>
        <w:t>1)v</w:t>
      </w:r>
      <w:proofErr w:type="gramEnd"/>
      <w:r w:rsidRPr="00E72D54">
        <w:rPr>
          <w:color w:val="000000"/>
          <w:sz w:val="22"/>
          <w:szCs w:val="22"/>
          <w:vertAlign w:val="subscript"/>
        </w:rPr>
        <w:t>1</w:t>
      </w:r>
      <w:r w:rsidRPr="00E72D54">
        <w:rPr>
          <w:color w:val="000000"/>
          <w:sz w:val="22"/>
          <w:szCs w:val="22"/>
        </w:rPr>
        <w:t> + (n</w:t>
      </w:r>
      <w:r w:rsidRPr="00E72D54">
        <w:rPr>
          <w:color w:val="000000"/>
          <w:sz w:val="22"/>
          <w:szCs w:val="22"/>
          <w:vertAlign w:val="subscript"/>
        </w:rPr>
        <w:t>2</w:t>
      </w:r>
      <w:r w:rsidRPr="00E72D54">
        <w:rPr>
          <w:color w:val="000000"/>
          <w:sz w:val="22"/>
          <w:szCs w:val="22"/>
        </w:rPr>
        <w:t>-1)v</w:t>
      </w:r>
      <w:r w:rsidRPr="00E72D54">
        <w:rPr>
          <w:color w:val="000000"/>
          <w:sz w:val="22"/>
          <w:szCs w:val="22"/>
          <w:vertAlign w:val="subscript"/>
        </w:rPr>
        <w:t>2</w:t>
      </w:r>
      <w:r w:rsidRPr="00E72D54">
        <w:rPr>
          <w:color w:val="000000"/>
          <w:sz w:val="22"/>
          <w:szCs w:val="22"/>
        </w:rPr>
        <w:t>)</w:t>
      </w:r>
      <w:r w:rsidRPr="00E72D54">
        <w:rPr>
          <w:b/>
          <w:bCs/>
          <w:color w:val="000000"/>
          <w:sz w:val="22"/>
          <w:szCs w:val="22"/>
        </w:rPr>
        <w:t>/</w:t>
      </w:r>
      <w:r w:rsidRPr="00E72D54">
        <w:rPr>
          <w:color w:val="000000"/>
          <w:sz w:val="22"/>
          <w:szCs w:val="22"/>
        </w:rPr>
        <w:t>(n</w:t>
      </w:r>
      <w:r w:rsidRPr="00E72D54">
        <w:rPr>
          <w:color w:val="000000"/>
          <w:sz w:val="22"/>
          <w:szCs w:val="22"/>
          <w:vertAlign w:val="subscript"/>
        </w:rPr>
        <w:t>1</w:t>
      </w:r>
      <w:r w:rsidRPr="00E72D54">
        <w:rPr>
          <w:color w:val="000000"/>
          <w:sz w:val="22"/>
          <w:szCs w:val="22"/>
        </w:rPr>
        <w:t> + n</w:t>
      </w:r>
      <w:r w:rsidRPr="00E72D54">
        <w:rPr>
          <w:color w:val="000000"/>
          <w:sz w:val="22"/>
          <w:szCs w:val="22"/>
          <w:vertAlign w:val="subscript"/>
        </w:rPr>
        <w:t>2 </w:t>
      </w:r>
      <w:r w:rsidRPr="00E72D54">
        <w:rPr>
          <w:color w:val="000000"/>
          <w:sz w:val="22"/>
          <w:szCs w:val="22"/>
        </w:rPr>
        <w:t>- 2)</w:t>
      </w:r>
    </w:p>
    <w:p w14:paraId="1ED94F76" w14:textId="77777777" w:rsidR="00E72D54" w:rsidRDefault="00E72D54" w:rsidP="00E72D54">
      <w:pPr>
        <w:pStyle w:val="NormalWeb"/>
        <w:shd w:val="clear" w:color="auto" w:fill="FFFFFF"/>
        <w:spacing w:before="0" w:beforeAutospacing="0" w:after="0" w:afterAutospacing="0"/>
        <w:jc w:val="both"/>
        <w:rPr>
          <w:color w:val="000000"/>
          <w:sz w:val="22"/>
          <w:szCs w:val="22"/>
        </w:rPr>
      </w:pPr>
    </w:p>
    <w:p w14:paraId="11CA3185" w14:textId="77777777" w:rsidR="00E72D54" w:rsidRDefault="00E72D54" w:rsidP="00E72D54">
      <w:pPr>
        <w:pStyle w:val="NormalWeb"/>
        <w:shd w:val="clear" w:color="auto" w:fill="FFFFFF"/>
        <w:spacing w:before="0" w:beforeAutospacing="0" w:after="0" w:afterAutospacing="0"/>
        <w:jc w:val="both"/>
        <w:rPr>
          <w:color w:val="000000"/>
          <w:sz w:val="22"/>
          <w:szCs w:val="22"/>
        </w:rPr>
      </w:pPr>
      <w:r w:rsidRPr="00E72D54">
        <w:rPr>
          <w:color w:val="000000"/>
          <w:sz w:val="22"/>
          <w:szCs w:val="22"/>
        </w:rPr>
        <w:t>Es decir, la varianza común (</w:t>
      </w:r>
      <w:proofErr w:type="spellStart"/>
      <w:r w:rsidRPr="00E72D54">
        <w:rPr>
          <w:color w:val="000000"/>
          <w:sz w:val="22"/>
          <w:szCs w:val="22"/>
        </w:rPr>
        <w:t>vc</w:t>
      </w:r>
      <w:proofErr w:type="spellEnd"/>
      <w:r w:rsidRPr="00E72D54">
        <w:rPr>
          <w:color w:val="000000"/>
          <w:sz w:val="22"/>
          <w:szCs w:val="22"/>
        </w:rPr>
        <w:t>) es igual a un promedio pesado de las varianzas de las dos muestras en donde los pesos para ese promedio son iguales al tamaño, menos uno (n-1) para cada una de las muestras, c) con esa varianza común, se calcula el error estándar de la diferencia de las medias ESM= √ ((</w:t>
      </w:r>
      <w:proofErr w:type="spellStart"/>
      <w:r w:rsidRPr="00E72D54">
        <w:rPr>
          <w:color w:val="000000"/>
          <w:sz w:val="22"/>
          <w:szCs w:val="22"/>
        </w:rPr>
        <w:t>vc</w:t>
      </w:r>
      <w:proofErr w:type="spellEnd"/>
      <w:r w:rsidRPr="00E72D54">
        <w:rPr>
          <w:color w:val="000000"/>
          <w:sz w:val="22"/>
          <w:szCs w:val="22"/>
        </w:rPr>
        <w:t>) (n</w:t>
      </w:r>
      <w:r w:rsidRPr="00E72D54">
        <w:rPr>
          <w:color w:val="000000"/>
          <w:sz w:val="22"/>
          <w:szCs w:val="22"/>
          <w:vertAlign w:val="subscript"/>
        </w:rPr>
        <w:t>1</w:t>
      </w:r>
      <w:r w:rsidRPr="00E72D54">
        <w:rPr>
          <w:color w:val="000000"/>
          <w:sz w:val="22"/>
          <w:szCs w:val="22"/>
        </w:rPr>
        <w:t> + n</w:t>
      </w:r>
      <w:proofErr w:type="gramStart"/>
      <w:r w:rsidRPr="00E72D54">
        <w:rPr>
          <w:color w:val="000000"/>
          <w:sz w:val="22"/>
          <w:szCs w:val="22"/>
          <w:vertAlign w:val="subscript"/>
        </w:rPr>
        <w:t>2</w:t>
      </w:r>
      <w:r w:rsidRPr="00E72D54">
        <w:rPr>
          <w:color w:val="000000"/>
          <w:sz w:val="22"/>
          <w:szCs w:val="22"/>
        </w:rPr>
        <w:t>)/</w:t>
      </w:r>
      <w:proofErr w:type="gramEnd"/>
      <w:r w:rsidRPr="00E72D54">
        <w:rPr>
          <w:color w:val="000000"/>
          <w:sz w:val="22"/>
          <w:szCs w:val="22"/>
        </w:rPr>
        <w:t>(n</w:t>
      </w:r>
      <w:r w:rsidRPr="00E72D54">
        <w:rPr>
          <w:color w:val="000000"/>
          <w:sz w:val="22"/>
          <w:szCs w:val="22"/>
          <w:vertAlign w:val="subscript"/>
        </w:rPr>
        <w:t>1</w:t>
      </w:r>
      <w:r w:rsidRPr="00E72D54">
        <w:rPr>
          <w:color w:val="000000"/>
          <w:sz w:val="22"/>
          <w:szCs w:val="22"/>
        </w:rPr>
        <w:t>n</w:t>
      </w:r>
      <w:r w:rsidRPr="00E72D54">
        <w:rPr>
          <w:color w:val="000000"/>
          <w:sz w:val="22"/>
          <w:szCs w:val="22"/>
          <w:vertAlign w:val="subscript"/>
        </w:rPr>
        <w:t>2</w:t>
      </w:r>
      <w:r w:rsidRPr="00E72D54">
        <w:rPr>
          <w:color w:val="000000"/>
          <w:sz w:val="22"/>
          <w:szCs w:val="22"/>
        </w:rPr>
        <w:t xml:space="preserve">)); </w:t>
      </w:r>
    </w:p>
    <w:p w14:paraId="08FFC484" w14:textId="77777777" w:rsidR="004934B3" w:rsidRDefault="004934B3" w:rsidP="00E72D54">
      <w:pPr>
        <w:pStyle w:val="NormalWeb"/>
        <w:shd w:val="clear" w:color="auto" w:fill="FFFFFF"/>
        <w:spacing w:before="0" w:beforeAutospacing="0" w:after="0" w:afterAutospacing="0"/>
        <w:jc w:val="both"/>
        <w:rPr>
          <w:b/>
          <w:color w:val="000000"/>
          <w:sz w:val="22"/>
          <w:szCs w:val="22"/>
        </w:rPr>
      </w:pPr>
    </w:p>
    <w:p w14:paraId="5722AB4F" w14:textId="77777777" w:rsidR="004934B3" w:rsidRDefault="00E72D54" w:rsidP="00E72D54">
      <w:pPr>
        <w:pStyle w:val="NormalWeb"/>
        <w:shd w:val="clear" w:color="auto" w:fill="FFFFFF"/>
        <w:spacing w:before="0" w:beforeAutospacing="0" w:after="0" w:afterAutospacing="0"/>
        <w:jc w:val="both"/>
        <w:rPr>
          <w:color w:val="000000"/>
          <w:sz w:val="22"/>
          <w:szCs w:val="22"/>
        </w:rPr>
      </w:pPr>
      <w:r w:rsidRPr="00E72D54">
        <w:rPr>
          <w:b/>
          <w:color w:val="000000"/>
          <w:sz w:val="22"/>
          <w:szCs w:val="22"/>
        </w:rPr>
        <w:t>5.</w:t>
      </w:r>
      <w:r w:rsidRPr="00E72D54">
        <w:rPr>
          <w:color w:val="000000"/>
          <w:sz w:val="22"/>
          <w:szCs w:val="22"/>
        </w:rPr>
        <w:t xml:space="preserve"> Finalmente, la t-</w:t>
      </w:r>
      <w:proofErr w:type="spellStart"/>
      <w:r w:rsidRPr="00E72D54">
        <w:rPr>
          <w:color w:val="000000"/>
          <w:sz w:val="22"/>
          <w:szCs w:val="22"/>
        </w:rPr>
        <w:t>Student</w:t>
      </w:r>
      <w:proofErr w:type="spellEnd"/>
      <w:r w:rsidRPr="00E72D54">
        <w:rPr>
          <w:color w:val="000000"/>
          <w:sz w:val="22"/>
          <w:szCs w:val="22"/>
        </w:rPr>
        <w:t xml:space="preserve"> es igual al cociente de la diferencia de medias entre el ESM anterior; </w:t>
      </w:r>
    </w:p>
    <w:p w14:paraId="3385C041" w14:textId="77777777" w:rsidR="004934B3" w:rsidRDefault="004934B3" w:rsidP="00E72D54">
      <w:pPr>
        <w:pStyle w:val="NormalWeb"/>
        <w:shd w:val="clear" w:color="auto" w:fill="FFFFFF"/>
        <w:spacing w:before="0" w:beforeAutospacing="0" w:after="0" w:afterAutospacing="0"/>
        <w:jc w:val="both"/>
        <w:rPr>
          <w:b/>
          <w:color w:val="000000"/>
          <w:sz w:val="22"/>
          <w:szCs w:val="22"/>
        </w:rPr>
      </w:pPr>
    </w:p>
    <w:p w14:paraId="7C0EC284" w14:textId="4DF1C5F0" w:rsidR="00E72D54" w:rsidRPr="004934B3" w:rsidRDefault="00E72D54" w:rsidP="004934B3">
      <w:pPr>
        <w:pStyle w:val="NormalWeb"/>
        <w:shd w:val="clear" w:color="auto" w:fill="FFFFFF"/>
        <w:spacing w:before="0" w:beforeAutospacing="0" w:after="0" w:afterAutospacing="0"/>
        <w:jc w:val="both"/>
        <w:rPr>
          <w:color w:val="000000"/>
          <w:sz w:val="22"/>
          <w:szCs w:val="22"/>
        </w:rPr>
      </w:pPr>
      <w:r w:rsidRPr="004934B3">
        <w:rPr>
          <w:b/>
          <w:color w:val="000000"/>
          <w:sz w:val="22"/>
          <w:szCs w:val="22"/>
        </w:rPr>
        <w:t>6.</w:t>
      </w:r>
      <w:r w:rsidRPr="004934B3">
        <w:rPr>
          <w:color w:val="000000"/>
          <w:sz w:val="22"/>
          <w:szCs w:val="22"/>
        </w:rPr>
        <w:t xml:space="preserve"> De acuerdo con nuestra hipótesis nula y alterna se debe demostrar que existe diferencia entre las medias de las muestras, se consulta una tabla de t-</w:t>
      </w:r>
      <w:proofErr w:type="spellStart"/>
      <w:r w:rsidRPr="004934B3">
        <w:rPr>
          <w:color w:val="000000"/>
          <w:sz w:val="22"/>
          <w:szCs w:val="22"/>
        </w:rPr>
        <w:t>Student</w:t>
      </w:r>
      <w:proofErr w:type="spellEnd"/>
      <w:r w:rsidRPr="004934B3">
        <w:rPr>
          <w:color w:val="000000"/>
          <w:sz w:val="22"/>
          <w:szCs w:val="22"/>
        </w:rPr>
        <w:t xml:space="preserve"> con grado de libertad igual a n1 + </w:t>
      </w:r>
      <w:r w:rsidR="004934B3" w:rsidRPr="004934B3">
        <w:rPr>
          <w:color w:val="000000"/>
          <w:sz w:val="22"/>
          <w:szCs w:val="22"/>
        </w:rPr>
        <w:t>n2-2 y se calcula el valor de P (Zar, 2010).</w:t>
      </w:r>
    </w:p>
    <w:p w14:paraId="37C05F7D" w14:textId="522BC8CF" w:rsidR="004934B3" w:rsidRDefault="004934B3" w:rsidP="00374D2E">
      <w:pPr>
        <w:spacing w:line="240" w:lineRule="auto"/>
        <w:rPr>
          <w:rFonts w:ascii="Times New Roman" w:hAnsi="Times New Roman" w:cs="Times New Roman"/>
          <w:color w:val="3366FF"/>
          <w:highlight w:val="yellow"/>
          <w:lang w:val="es-EC"/>
        </w:rPr>
      </w:pPr>
    </w:p>
    <w:p w14:paraId="74C39BCA" w14:textId="77777777" w:rsidR="004934B3" w:rsidRDefault="004934B3" w:rsidP="00A60FD7">
      <w:pPr>
        <w:spacing w:line="240" w:lineRule="auto"/>
        <w:rPr>
          <w:rFonts w:ascii="Times New Roman" w:hAnsi="Times New Roman" w:cs="Times New Roman"/>
          <w:color w:val="3366FF"/>
          <w:lang w:val="es-EC"/>
        </w:rPr>
      </w:pPr>
    </w:p>
    <w:p w14:paraId="0F3C987C" w14:textId="77777777" w:rsidR="004934B3" w:rsidRDefault="004934B3" w:rsidP="00A60FD7">
      <w:pPr>
        <w:spacing w:line="240" w:lineRule="auto"/>
        <w:rPr>
          <w:rFonts w:ascii="Times New Roman" w:hAnsi="Times New Roman" w:cs="Times New Roman"/>
          <w:color w:val="3366FF"/>
          <w:lang w:val="es-EC"/>
        </w:rPr>
      </w:pPr>
    </w:p>
    <w:p w14:paraId="22B28984" w14:textId="77777777" w:rsidR="004934B3" w:rsidRDefault="004934B3" w:rsidP="00A60FD7">
      <w:pPr>
        <w:spacing w:line="240" w:lineRule="auto"/>
        <w:rPr>
          <w:rFonts w:ascii="Times New Roman" w:hAnsi="Times New Roman" w:cs="Times New Roman"/>
          <w:color w:val="3366FF"/>
          <w:lang w:val="es-EC"/>
        </w:rPr>
      </w:pPr>
    </w:p>
    <w:p w14:paraId="365256D5" w14:textId="77777777" w:rsidR="004934B3" w:rsidRDefault="004934B3" w:rsidP="00A60FD7">
      <w:pPr>
        <w:spacing w:line="240" w:lineRule="auto"/>
        <w:rPr>
          <w:rFonts w:ascii="Times New Roman" w:hAnsi="Times New Roman" w:cs="Times New Roman"/>
          <w:color w:val="3366FF"/>
          <w:lang w:val="es-EC"/>
        </w:rPr>
      </w:pPr>
    </w:p>
    <w:p w14:paraId="68C0EDC9" w14:textId="7EC7AE74" w:rsidR="00D0627D" w:rsidRPr="00A60FD7" w:rsidRDefault="00D0627D" w:rsidP="00A60FD7">
      <w:pPr>
        <w:spacing w:line="240" w:lineRule="auto"/>
        <w:rPr>
          <w:rFonts w:ascii="Times New Roman" w:hAnsi="Times New Roman" w:cs="Times New Roman"/>
          <w:lang w:val="es-EC"/>
        </w:rPr>
      </w:pPr>
      <w:r w:rsidRPr="00A60FD7">
        <w:rPr>
          <w:rFonts w:ascii="Times New Roman" w:hAnsi="Times New Roman" w:cs="Times New Roman"/>
          <w:color w:val="3366FF"/>
          <w:lang w:val="es-EC"/>
        </w:rPr>
        <w:lastRenderedPageBreak/>
        <w:t>2.6.1</w:t>
      </w:r>
      <w:r w:rsidR="00374D2E" w:rsidRPr="00A60FD7">
        <w:rPr>
          <w:rFonts w:ascii="Times New Roman" w:hAnsi="Times New Roman" w:cs="Times New Roman"/>
          <w:color w:val="3366FF"/>
          <w:lang w:val="es-EC"/>
        </w:rPr>
        <w:t xml:space="preserve"> </w:t>
      </w:r>
      <w:r w:rsidRPr="00A60FD7">
        <w:rPr>
          <w:rFonts w:ascii="Times New Roman" w:hAnsi="Times New Roman" w:cs="Times New Roman"/>
          <w:color w:val="3366FF"/>
          <w:lang w:val="es-EC"/>
        </w:rPr>
        <w:t xml:space="preserve">Comparar en un período de 26 años los cambios en las condiciones de ríos de páramo, mediante variables físico –químicas </w:t>
      </w:r>
      <w:r w:rsidRPr="00A60FD7">
        <w:rPr>
          <w:rFonts w:ascii="Times New Roman" w:hAnsi="Times New Roman" w:cs="Times New Roman"/>
          <w:i/>
          <w:color w:val="3366FF"/>
          <w:lang w:val="es-EC"/>
        </w:rPr>
        <w:t>in situ</w:t>
      </w:r>
      <w:r w:rsidRPr="00A60FD7">
        <w:rPr>
          <w:rFonts w:ascii="Times New Roman" w:hAnsi="Times New Roman" w:cs="Times New Roman"/>
          <w:color w:val="3366FF"/>
          <w:lang w:val="es-EC"/>
        </w:rPr>
        <w:t>.</w:t>
      </w:r>
    </w:p>
    <w:p w14:paraId="2D9822C9" w14:textId="16201B38" w:rsidR="00374D2E" w:rsidRDefault="00374D2E" w:rsidP="00A60FD7">
      <w:pPr>
        <w:spacing w:line="240" w:lineRule="auto"/>
        <w:rPr>
          <w:rFonts w:ascii="Times New Roman" w:hAnsi="Times New Roman" w:cs="Times New Roman"/>
          <w:color w:val="3366FF"/>
          <w:lang w:val="es-EC"/>
        </w:rPr>
      </w:pPr>
    </w:p>
    <w:p w14:paraId="3CD72B5A" w14:textId="110A0BDF" w:rsidR="007F4817" w:rsidRDefault="007F4817" w:rsidP="00A60FD7">
      <w:pPr>
        <w:spacing w:line="240" w:lineRule="auto"/>
        <w:rPr>
          <w:rFonts w:ascii="Times New Roman" w:hAnsi="Times New Roman" w:cs="Times New Roman"/>
          <w:color w:val="3366FF"/>
          <w:lang w:val="es-EC"/>
        </w:rPr>
      </w:pPr>
      <w:r w:rsidRPr="001C3E5D">
        <w:rPr>
          <w:rFonts w:ascii="Times New Roman" w:hAnsi="Times New Roman" w:cs="Times New Roman"/>
          <w:color w:val="3366FF"/>
          <w:lang w:val="es-EC"/>
        </w:rPr>
        <w:t>ANÁL</w:t>
      </w:r>
      <w:r>
        <w:rPr>
          <w:rFonts w:ascii="Times New Roman" w:hAnsi="Times New Roman" w:cs="Times New Roman"/>
          <w:color w:val="3366FF"/>
          <w:lang w:val="es-EC"/>
        </w:rPr>
        <w:t>ISIS DE COMPONENTES PRINCIPALES</w:t>
      </w:r>
    </w:p>
    <w:p w14:paraId="1270EB92" w14:textId="77777777" w:rsidR="007F4817" w:rsidRPr="00A60FD7" w:rsidRDefault="007F4817" w:rsidP="00A60FD7">
      <w:pPr>
        <w:spacing w:line="240" w:lineRule="auto"/>
        <w:rPr>
          <w:rFonts w:ascii="Times New Roman" w:hAnsi="Times New Roman" w:cs="Times New Roman"/>
          <w:color w:val="3366FF"/>
          <w:lang w:val="es-EC"/>
        </w:rPr>
      </w:pPr>
    </w:p>
    <w:p w14:paraId="3B272B90" w14:textId="42BA26AA" w:rsidR="004934B3" w:rsidRPr="00CD1655" w:rsidRDefault="00D0627D" w:rsidP="004934B3">
      <w:pPr>
        <w:spacing w:line="240" w:lineRule="auto"/>
        <w:jc w:val="both"/>
        <w:rPr>
          <w:rFonts w:ascii="Times New Roman" w:hAnsi="Times New Roman" w:cs="Times New Roman"/>
          <w:lang w:val="es-EC"/>
        </w:rPr>
      </w:pPr>
      <w:r w:rsidRPr="00CD1655">
        <w:rPr>
          <w:rFonts w:ascii="Times New Roman" w:hAnsi="Times New Roman" w:cs="Times New Roman"/>
          <w:lang w:val="es-EC"/>
        </w:rPr>
        <w:t xml:space="preserve">Mediante un Análisis de </w:t>
      </w:r>
      <w:r w:rsidR="00A60FD7" w:rsidRPr="00CD1655">
        <w:rPr>
          <w:rFonts w:ascii="Times New Roman" w:hAnsi="Times New Roman" w:cs="Times New Roman"/>
          <w:lang w:val="es-EC"/>
        </w:rPr>
        <w:t xml:space="preserve">Componentes Principales (PCA) se </w:t>
      </w:r>
      <w:r w:rsidRPr="00CD1655">
        <w:rPr>
          <w:rFonts w:ascii="Times New Roman" w:hAnsi="Times New Roman" w:cs="Times New Roman"/>
          <w:lang w:val="es-EC"/>
        </w:rPr>
        <w:t>comparar</w:t>
      </w:r>
      <w:r w:rsidR="00A60FD7" w:rsidRPr="00CD1655">
        <w:rPr>
          <w:rFonts w:ascii="Times New Roman" w:hAnsi="Times New Roman" w:cs="Times New Roman"/>
          <w:lang w:val="es-EC"/>
        </w:rPr>
        <w:t>on</w:t>
      </w:r>
      <w:r w:rsidRPr="00CD1655">
        <w:rPr>
          <w:rFonts w:ascii="Times New Roman" w:hAnsi="Times New Roman" w:cs="Times New Roman"/>
          <w:lang w:val="es-EC"/>
        </w:rPr>
        <w:t xml:space="preserve"> las variables físico-q</w:t>
      </w:r>
      <w:r w:rsidR="00A60FD7" w:rsidRPr="00CD1655">
        <w:rPr>
          <w:rFonts w:ascii="Times New Roman" w:hAnsi="Times New Roman" w:cs="Times New Roman"/>
          <w:lang w:val="es-EC"/>
        </w:rPr>
        <w:t xml:space="preserve">uímicas in situ de las </w:t>
      </w:r>
      <w:r w:rsidR="00591C70">
        <w:rPr>
          <w:rFonts w:ascii="Times New Roman" w:hAnsi="Times New Roman" w:cs="Times New Roman"/>
          <w:lang w:val="es-EC"/>
        </w:rPr>
        <w:t>dos campañas de muestreo, tanto de Encalada (1997) como</w:t>
      </w:r>
      <w:r w:rsidR="00A60FD7" w:rsidRPr="00CD1655">
        <w:rPr>
          <w:rFonts w:ascii="Times New Roman" w:hAnsi="Times New Roman" w:cs="Times New Roman"/>
          <w:lang w:val="es-EC"/>
        </w:rPr>
        <w:t xml:space="preserve"> </w:t>
      </w:r>
      <w:r w:rsidR="00591C70">
        <w:rPr>
          <w:rFonts w:ascii="Times New Roman" w:hAnsi="Times New Roman" w:cs="Times New Roman"/>
          <w:lang w:val="es-EC"/>
        </w:rPr>
        <w:t>d</w:t>
      </w:r>
      <w:r w:rsidR="00A60FD7" w:rsidRPr="00CD1655">
        <w:rPr>
          <w:rFonts w:ascii="Times New Roman" w:hAnsi="Times New Roman" w:cs="Times New Roman"/>
          <w:lang w:val="es-EC"/>
        </w:rPr>
        <w:t xml:space="preserve">el actual estudio. </w:t>
      </w:r>
      <w:r w:rsidRPr="00CD1655">
        <w:rPr>
          <w:rFonts w:ascii="Times New Roman" w:hAnsi="Times New Roman" w:cs="Times New Roman"/>
          <w:lang w:val="es-EC"/>
        </w:rPr>
        <w:t xml:space="preserve">El </w:t>
      </w:r>
      <w:r w:rsidR="007B0986">
        <w:rPr>
          <w:rFonts w:ascii="Times New Roman" w:hAnsi="Times New Roman" w:cs="Times New Roman"/>
          <w:lang w:val="es-EC"/>
        </w:rPr>
        <w:t>PCA</w:t>
      </w:r>
      <w:r w:rsidRPr="00CD1655">
        <w:rPr>
          <w:rFonts w:ascii="Times New Roman" w:hAnsi="Times New Roman" w:cs="Times New Roman"/>
          <w:lang w:val="es-EC"/>
        </w:rPr>
        <w:t xml:space="preserve"> </w:t>
      </w:r>
      <w:r w:rsidR="004934B3">
        <w:rPr>
          <w:rFonts w:ascii="Times New Roman" w:hAnsi="Times New Roman" w:cs="Times New Roman"/>
          <w:lang w:val="es-EC"/>
        </w:rPr>
        <w:t>transforma</w:t>
      </w:r>
      <w:r w:rsidR="007B0986">
        <w:rPr>
          <w:rFonts w:ascii="Times New Roman" w:hAnsi="Times New Roman" w:cs="Times New Roman"/>
          <w:lang w:val="es-EC"/>
        </w:rPr>
        <w:t xml:space="preserve"> el</w:t>
      </w:r>
      <w:r w:rsidRPr="00CD1655">
        <w:rPr>
          <w:rFonts w:ascii="Times New Roman" w:hAnsi="Times New Roman" w:cs="Times New Roman"/>
          <w:lang w:val="es-EC"/>
        </w:rPr>
        <w:t xml:space="preserve"> conjunto de variables originales, en un nuevo conjunto de variables</w:t>
      </w:r>
      <w:r w:rsidR="007B0986">
        <w:rPr>
          <w:rFonts w:ascii="Times New Roman" w:hAnsi="Times New Roman" w:cs="Times New Roman"/>
          <w:lang w:val="es-EC"/>
        </w:rPr>
        <w:t>, denominada</w:t>
      </w:r>
      <w:r w:rsidR="00591C70">
        <w:rPr>
          <w:rFonts w:ascii="Times New Roman" w:hAnsi="Times New Roman" w:cs="Times New Roman"/>
          <w:lang w:val="es-EC"/>
        </w:rPr>
        <w:t>s</w:t>
      </w:r>
      <w:r w:rsidRPr="00CD1655">
        <w:rPr>
          <w:rFonts w:ascii="Times New Roman" w:hAnsi="Times New Roman" w:cs="Times New Roman"/>
          <w:lang w:val="es-EC"/>
        </w:rPr>
        <w:t xml:space="preserve"> componentes principales. </w:t>
      </w:r>
      <w:r w:rsidR="007B0986">
        <w:rPr>
          <w:rFonts w:ascii="Times New Roman" w:hAnsi="Times New Roman" w:cs="Times New Roman"/>
          <w:lang w:val="es-EC"/>
        </w:rPr>
        <w:t>Las características de los componentes principales es que están</w:t>
      </w:r>
      <w:r w:rsidRPr="00CD1655">
        <w:rPr>
          <w:rFonts w:ascii="Times New Roman" w:hAnsi="Times New Roman" w:cs="Times New Roman"/>
          <w:lang w:val="es-EC"/>
        </w:rPr>
        <w:t xml:space="preserve"> correlacionadas entre sí y, además, pueden ordenarse de acuerdo con la infor</w:t>
      </w:r>
      <w:r w:rsidR="00A60FD7" w:rsidRPr="00CD1655">
        <w:rPr>
          <w:rFonts w:ascii="Times New Roman" w:hAnsi="Times New Roman" w:cs="Times New Roman"/>
          <w:lang w:val="es-EC"/>
        </w:rPr>
        <w:t>mación que llevan incorporada (D</w:t>
      </w:r>
      <w:r w:rsidRPr="00CD1655">
        <w:rPr>
          <w:rFonts w:ascii="Times New Roman" w:hAnsi="Times New Roman" w:cs="Times New Roman"/>
          <w:lang w:val="es-EC"/>
        </w:rPr>
        <w:t>e la Fuente, 2011).</w:t>
      </w:r>
      <w:r w:rsidR="004934B3">
        <w:rPr>
          <w:rFonts w:ascii="Times New Roman" w:hAnsi="Times New Roman" w:cs="Times New Roman"/>
          <w:lang w:val="es-EC"/>
        </w:rPr>
        <w:t xml:space="preserve"> </w:t>
      </w:r>
      <w:r w:rsidR="00591C70">
        <w:rPr>
          <w:rFonts w:ascii="Times New Roman" w:hAnsi="Times New Roman" w:cs="Times New Roman"/>
          <w:lang w:val="es-EC"/>
        </w:rPr>
        <w:t>Este análisis</w:t>
      </w:r>
      <w:r w:rsidR="004934B3" w:rsidRPr="00CD1655">
        <w:rPr>
          <w:rFonts w:ascii="Times New Roman" w:hAnsi="Times New Roman" w:cs="Times New Roman"/>
          <w:lang w:val="es-EC"/>
        </w:rPr>
        <w:t xml:space="preserve"> </w:t>
      </w:r>
      <w:r w:rsidR="00591C70">
        <w:rPr>
          <w:rFonts w:ascii="Times New Roman" w:hAnsi="Times New Roman" w:cs="Times New Roman"/>
          <w:lang w:val="es-EC"/>
        </w:rPr>
        <w:t>reduce</w:t>
      </w:r>
      <w:r w:rsidR="004934B3" w:rsidRPr="00CD1655">
        <w:rPr>
          <w:rFonts w:ascii="Times New Roman" w:hAnsi="Times New Roman" w:cs="Times New Roman"/>
          <w:lang w:val="es-EC"/>
        </w:rPr>
        <w:t xml:space="preserve"> la dimensión de un conjunto de datos</w:t>
      </w:r>
      <w:r w:rsidR="00591C70">
        <w:rPr>
          <w:rFonts w:ascii="Times New Roman" w:hAnsi="Times New Roman" w:cs="Times New Roman"/>
          <w:lang w:val="es-EC"/>
        </w:rPr>
        <w:t>,</w:t>
      </w:r>
      <w:r w:rsidR="004934B3" w:rsidRPr="00CD1655">
        <w:rPr>
          <w:rFonts w:ascii="Times New Roman" w:hAnsi="Times New Roman" w:cs="Times New Roman"/>
          <w:lang w:val="es-EC"/>
        </w:rPr>
        <w:t xml:space="preserve"> mediante el cálculo de un grupo mucho menor de variables ortogonales</w:t>
      </w:r>
      <w:r w:rsidR="00591C70">
        <w:rPr>
          <w:rFonts w:ascii="Times New Roman" w:hAnsi="Times New Roman" w:cs="Times New Roman"/>
          <w:lang w:val="es-EC"/>
        </w:rPr>
        <w:t>,</w:t>
      </w:r>
      <w:r w:rsidR="004934B3" w:rsidRPr="00CD1655">
        <w:rPr>
          <w:rFonts w:ascii="Times New Roman" w:hAnsi="Times New Roman" w:cs="Times New Roman"/>
          <w:lang w:val="es-EC"/>
        </w:rPr>
        <w:t xml:space="preserve"> </w:t>
      </w:r>
      <w:r w:rsidR="00591C70">
        <w:rPr>
          <w:rFonts w:ascii="Times New Roman" w:hAnsi="Times New Roman" w:cs="Times New Roman"/>
          <w:lang w:val="es-EC"/>
        </w:rPr>
        <w:t>para representar</w:t>
      </w:r>
      <w:r w:rsidR="004934B3" w:rsidRPr="00CD1655">
        <w:rPr>
          <w:rFonts w:ascii="Times New Roman" w:hAnsi="Times New Roman" w:cs="Times New Roman"/>
          <w:lang w:val="es-EC"/>
        </w:rPr>
        <w:t xml:space="preserve"> mejor el conjunto de datos</w:t>
      </w:r>
      <w:r w:rsidR="00591C70">
        <w:rPr>
          <w:rFonts w:ascii="Times New Roman" w:hAnsi="Times New Roman" w:cs="Times New Roman"/>
          <w:lang w:val="es-EC"/>
        </w:rPr>
        <w:t xml:space="preserve"> originales</w:t>
      </w:r>
      <w:r w:rsidR="004934B3">
        <w:rPr>
          <w:rFonts w:ascii="Times New Roman" w:hAnsi="Times New Roman" w:cs="Times New Roman"/>
          <w:lang w:val="es-EC"/>
        </w:rPr>
        <w:t xml:space="preserve"> (</w:t>
      </w:r>
      <w:r w:rsidR="007B0986">
        <w:rPr>
          <w:rFonts w:ascii="Times New Roman" w:hAnsi="Times New Roman" w:cs="Times New Roman"/>
          <w:lang w:val="es-EC"/>
        </w:rPr>
        <w:t>Chávez</w:t>
      </w:r>
      <w:r w:rsidR="004934B3">
        <w:rPr>
          <w:rFonts w:ascii="Times New Roman" w:hAnsi="Times New Roman" w:cs="Times New Roman"/>
          <w:lang w:val="es-EC"/>
        </w:rPr>
        <w:t xml:space="preserve"> et al., 2015)</w:t>
      </w:r>
      <w:r w:rsidR="004934B3" w:rsidRPr="00CD1655">
        <w:rPr>
          <w:rFonts w:ascii="Times New Roman" w:hAnsi="Times New Roman" w:cs="Times New Roman"/>
          <w:lang w:val="es-EC"/>
        </w:rPr>
        <w:t xml:space="preserve">.  </w:t>
      </w:r>
    </w:p>
    <w:p w14:paraId="281C7A99" w14:textId="3B1A15E2" w:rsidR="00D0627D" w:rsidRPr="00CD1655" w:rsidRDefault="00D0627D" w:rsidP="00A60FD7">
      <w:pPr>
        <w:spacing w:line="240" w:lineRule="auto"/>
        <w:jc w:val="both"/>
        <w:rPr>
          <w:rFonts w:ascii="Times New Roman" w:hAnsi="Times New Roman" w:cs="Times New Roman"/>
          <w:lang w:val="es-EC"/>
        </w:rPr>
      </w:pPr>
    </w:p>
    <w:p w14:paraId="699F8BB0" w14:textId="77777777" w:rsidR="004934B3" w:rsidRPr="00A60FD7" w:rsidRDefault="004934B3" w:rsidP="004934B3">
      <w:pPr>
        <w:spacing w:line="240" w:lineRule="auto"/>
        <w:jc w:val="both"/>
        <w:rPr>
          <w:rFonts w:ascii="Times New Roman" w:hAnsi="Times New Roman" w:cs="Times New Roman"/>
          <w:lang w:val="es-EC"/>
        </w:rPr>
      </w:pPr>
      <w:r w:rsidRPr="00A60FD7">
        <w:rPr>
          <w:rFonts w:ascii="Times New Roman" w:hAnsi="Times New Roman" w:cs="Times New Roman"/>
          <w:lang w:val="es-EC"/>
        </w:rPr>
        <w:t>Como medida de la cantidad de información incorporad</w:t>
      </w:r>
      <w:r>
        <w:rPr>
          <w:rFonts w:ascii="Times New Roman" w:hAnsi="Times New Roman" w:cs="Times New Roman"/>
          <w:lang w:val="es-EC"/>
        </w:rPr>
        <w:t>a en una componente se utilizó</w:t>
      </w:r>
      <w:r w:rsidRPr="00A60FD7">
        <w:rPr>
          <w:rFonts w:ascii="Times New Roman" w:hAnsi="Times New Roman" w:cs="Times New Roman"/>
          <w:lang w:val="es-EC"/>
        </w:rPr>
        <w:t xml:space="preserve"> su varianza. Es decir, cuanto mayor sea su varianza mayor es la cantidad de información que lleva incorporada dicha componente. Por esta razón se selecciona como primera componente aquella que tenga mayor varianza, mientras que la última componente es la de menor varianza</w:t>
      </w:r>
      <w:r>
        <w:rPr>
          <w:rFonts w:ascii="Times New Roman" w:hAnsi="Times New Roman" w:cs="Times New Roman"/>
          <w:lang w:val="es-EC"/>
        </w:rPr>
        <w:t xml:space="preserve"> (De la Fuente, 2011)</w:t>
      </w:r>
      <w:r w:rsidRPr="00A60FD7">
        <w:rPr>
          <w:rFonts w:ascii="Times New Roman" w:hAnsi="Times New Roman" w:cs="Times New Roman"/>
          <w:lang w:val="es-EC"/>
        </w:rPr>
        <w:t>.</w:t>
      </w:r>
    </w:p>
    <w:p w14:paraId="6BF9F916" w14:textId="77777777" w:rsidR="00C24ACF" w:rsidRPr="00CD1655" w:rsidRDefault="00C24ACF" w:rsidP="00A60FD7">
      <w:pPr>
        <w:spacing w:line="240" w:lineRule="auto"/>
        <w:jc w:val="both"/>
        <w:rPr>
          <w:rFonts w:ascii="Times New Roman" w:hAnsi="Times New Roman" w:cs="Times New Roman"/>
          <w:lang w:val="es-EC"/>
        </w:rPr>
      </w:pPr>
    </w:p>
    <w:p w14:paraId="5AD41E37" w14:textId="53B4A678" w:rsidR="00DB3311" w:rsidRDefault="00591C70" w:rsidP="004934B3">
      <w:pPr>
        <w:autoSpaceDE w:val="0"/>
        <w:autoSpaceDN w:val="0"/>
        <w:adjustRightInd w:val="0"/>
        <w:spacing w:line="240" w:lineRule="auto"/>
        <w:jc w:val="both"/>
        <w:rPr>
          <w:rFonts w:ascii="Times New Roman" w:hAnsi="Times New Roman" w:cs="Times New Roman"/>
          <w:lang w:val="es-EC"/>
        </w:rPr>
      </w:pPr>
      <w:r>
        <w:rPr>
          <w:rFonts w:ascii="Times New Roman" w:hAnsi="Times New Roman" w:cs="Times New Roman"/>
          <w:lang w:val="es-EC"/>
        </w:rPr>
        <w:t>El análisis de PCA permite</w:t>
      </w:r>
      <w:r w:rsidR="00C24ACF" w:rsidRPr="00CD1655">
        <w:rPr>
          <w:rFonts w:ascii="Times New Roman" w:hAnsi="Times New Roman" w:cs="Times New Roman"/>
          <w:lang w:val="es-EC"/>
        </w:rPr>
        <w:t xml:space="preserve"> determinar las variables de mayor inf</w:t>
      </w:r>
      <w:r w:rsidR="004934B3">
        <w:rPr>
          <w:rFonts w:ascii="Times New Roman" w:hAnsi="Times New Roman" w:cs="Times New Roman"/>
          <w:lang w:val="es-EC"/>
        </w:rPr>
        <w:t>luencia sobre la calidad ecológica</w:t>
      </w:r>
      <w:r w:rsidR="00C24ACF" w:rsidRPr="00CD1655">
        <w:rPr>
          <w:rFonts w:ascii="Times New Roman" w:hAnsi="Times New Roman" w:cs="Times New Roman"/>
          <w:lang w:val="es-EC"/>
        </w:rPr>
        <w:t xml:space="preserve"> de los ríos analizados</w:t>
      </w:r>
      <w:r w:rsidR="004934B3">
        <w:rPr>
          <w:rFonts w:ascii="Times New Roman" w:hAnsi="Times New Roman" w:cs="Times New Roman"/>
          <w:lang w:val="es-EC"/>
        </w:rPr>
        <w:t>, en las dos campañas de muestreo</w:t>
      </w:r>
      <w:r w:rsidR="00C24ACF" w:rsidRPr="00CD1655">
        <w:rPr>
          <w:rFonts w:ascii="Times New Roman" w:hAnsi="Times New Roman" w:cs="Times New Roman"/>
          <w:lang w:val="es-EC"/>
        </w:rPr>
        <w:t xml:space="preserve">. En este análisis se utilizaron las siguientes variables: </w:t>
      </w:r>
      <w:r w:rsidR="004934B3">
        <w:rPr>
          <w:rFonts w:ascii="Times New Roman" w:hAnsi="Times New Roman" w:cs="Times New Roman"/>
          <w:lang w:val="es-EC"/>
        </w:rPr>
        <w:t>ancho, profundidad, velocidad, descarga, caudal, pH, temperatura, oxígeno disuelto, conductividad del agua, fosfatos y nitratos, ABI, IBF y MBWP/Col.</w:t>
      </w:r>
    </w:p>
    <w:p w14:paraId="1B2934A8" w14:textId="77777777" w:rsidR="004934B3" w:rsidRDefault="004934B3" w:rsidP="004934B3">
      <w:pPr>
        <w:autoSpaceDE w:val="0"/>
        <w:autoSpaceDN w:val="0"/>
        <w:adjustRightInd w:val="0"/>
        <w:spacing w:line="240" w:lineRule="auto"/>
        <w:jc w:val="both"/>
        <w:rPr>
          <w:rFonts w:ascii="Times New Roman" w:hAnsi="Times New Roman" w:cs="Times New Roman"/>
          <w:lang w:val="es-EC"/>
        </w:rPr>
      </w:pPr>
    </w:p>
    <w:p w14:paraId="16D5D67E" w14:textId="77777777" w:rsidR="004934B3" w:rsidRPr="00A60FD7" w:rsidRDefault="004934B3" w:rsidP="004934B3">
      <w:pPr>
        <w:autoSpaceDE w:val="0"/>
        <w:autoSpaceDN w:val="0"/>
        <w:adjustRightInd w:val="0"/>
        <w:spacing w:line="240" w:lineRule="auto"/>
        <w:jc w:val="both"/>
        <w:rPr>
          <w:rFonts w:ascii="Times New Roman" w:hAnsi="Times New Roman" w:cs="Times New Roman"/>
          <w:lang w:val="es-EC"/>
        </w:rPr>
      </w:pPr>
    </w:p>
    <w:p w14:paraId="467CBF83" w14:textId="62299B0C" w:rsidR="00D0627D" w:rsidRPr="00A60FD7" w:rsidRDefault="00D0627D" w:rsidP="00A60FD7">
      <w:pPr>
        <w:spacing w:line="240" w:lineRule="auto"/>
        <w:rPr>
          <w:rFonts w:ascii="Times New Roman" w:hAnsi="Times New Roman" w:cs="Times New Roman"/>
          <w:color w:val="3366FF"/>
          <w:lang w:val="es-EC"/>
        </w:rPr>
      </w:pPr>
      <w:r w:rsidRPr="00A60FD7">
        <w:rPr>
          <w:rFonts w:ascii="Times New Roman" w:hAnsi="Times New Roman" w:cs="Times New Roman"/>
          <w:color w:val="3366FF"/>
          <w:lang w:val="es-EC"/>
        </w:rPr>
        <w:t>2.6.2 Estadística descriptiva de las variables de las comunidades</w:t>
      </w:r>
    </w:p>
    <w:p w14:paraId="3ACBDAC2" w14:textId="77777777" w:rsidR="00D0627D" w:rsidRPr="00A60FD7" w:rsidRDefault="00D0627D" w:rsidP="00A60FD7">
      <w:pPr>
        <w:spacing w:line="240" w:lineRule="auto"/>
        <w:jc w:val="both"/>
        <w:rPr>
          <w:rFonts w:ascii="Times New Roman" w:hAnsi="Times New Roman" w:cs="Times New Roman"/>
          <w:lang w:val="es-EC"/>
        </w:rPr>
      </w:pPr>
    </w:p>
    <w:p w14:paraId="399419F8" w14:textId="301DF5EF" w:rsidR="00D0627D" w:rsidRPr="00A60FD7" w:rsidRDefault="00A60FD7" w:rsidP="007B0986">
      <w:pPr>
        <w:spacing w:line="240" w:lineRule="auto"/>
        <w:jc w:val="both"/>
        <w:rPr>
          <w:rFonts w:ascii="Times New Roman" w:hAnsi="Times New Roman" w:cs="Times New Roman"/>
          <w:lang w:val="es-EC"/>
        </w:rPr>
      </w:pPr>
      <w:r w:rsidRPr="00A60FD7">
        <w:rPr>
          <w:rFonts w:ascii="Times New Roman" w:hAnsi="Times New Roman" w:cs="Times New Roman"/>
          <w:b/>
          <w:lang w:val="es-EC"/>
        </w:rPr>
        <w:t>E</w:t>
      </w:r>
      <w:r w:rsidR="00D0627D" w:rsidRPr="00A60FD7">
        <w:rPr>
          <w:rFonts w:ascii="Times New Roman" w:hAnsi="Times New Roman" w:cs="Times New Roman"/>
          <w:b/>
          <w:lang w:val="es-EC"/>
        </w:rPr>
        <w:t xml:space="preserve">structura de las comunidades de </w:t>
      </w:r>
      <w:r w:rsidRPr="00A60FD7">
        <w:rPr>
          <w:rFonts w:ascii="Times New Roman" w:hAnsi="Times New Roman" w:cs="Times New Roman"/>
          <w:b/>
          <w:lang w:val="es-EC"/>
        </w:rPr>
        <w:t>macro</w:t>
      </w:r>
      <w:r w:rsidR="00D0627D" w:rsidRPr="00A60FD7">
        <w:rPr>
          <w:rFonts w:ascii="Times New Roman" w:hAnsi="Times New Roman" w:cs="Times New Roman"/>
          <w:b/>
          <w:lang w:val="es-EC"/>
        </w:rPr>
        <w:t>invertebrados acuáticos</w:t>
      </w:r>
      <w:r w:rsidRPr="00A60FD7">
        <w:rPr>
          <w:rFonts w:ascii="Times New Roman" w:hAnsi="Times New Roman" w:cs="Times New Roman"/>
          <w:b/>
          <w:lang w:val="es-EC"/>
        </w:rPr>
        <w:t>:</w:t>
      </w:r>
      <w:r>
        <w:rPr>
          <w:rFonts w:ascii="Times New Roman" w:hAnsi="Times New Roman" w:cs="Times New Roman"/>
          <w:lang w:val="es-EC"/>
        </w:rPr>
        <w:t xml:space="preserve"> S</w:t>
      </w:r>
      <w:r w:rsidR="00D0627D" w:rsidRPr="00A60FD7">
        <w:rPr>
          <w:rFonts w:ascii="Times New Roman" w:hAnsi="Times New Roman" w:cs="Times New Roman"/>
          <w:lang w:val="es-EC"/>
        </w:rPr>
        <w:t>e usó la riqueza de especies, abundancia, e índice de diversidad de Ch</w:t>
      </w:r>
      <w:r w:rsidR="003223A8">
        <w:rPr>
          <w:rFonts w:ascii="Times New Roman" w:hAnsi="Times New Roman" w:cs="Times New Roman"/>
          <w:lang w:val="es-EC"/>
        </w:rPr>
        <w:t xml:space="preserve">ao 1 (Moreno, 2001; </w:t>
      </w:r>
      <w:proofErr w:type="spellStart"/>
      <w:r w:rsidR="003223A8">
        <w:rPr>
          <w:rFonts w:ascii="Times New Roman" w:hAnsi="Times New Roman" w:cs="Times New Roman"/>
          <w:lang w:val="es-EC"/>
        </w:rPr>
        <w:t>Magurran</w:t>
      </w:r>
      <w:proofErr w:type="spellEnd"/>
      <w:r w:rsidR="003223A8">
        <w:rPr>
          <w:rFonts w:ascii="Times New Roman" w:hAnsi="Times New Roman" w:cs="Times New Roman"/>
          <w:lang w:val="es-EC"/>
        </w:rPr>
        <w:t>, 1988</w:t>
      </w:r>
      <w:r w:rsidR="00D0627D" w:rsidRPr="00A60FD7">
        <w:rPr>
          <w:rFonts w:ascii="Times New Roman" w:hAnsi="Times New Roman" w:cs="Times New Roman"/>
          <w:lang w:val="es-EC"/>
        </w:rPr>
        <w:t>)</w:t>
      </w:r>
    </w:p>
    <w:p w14:paraId="01B5229A" w14:textId="77777777" w:rsidR="00D0627D" w:rsidRPr="00A60FD7" w:rsidRDefault="00D0627D" w:rsidP="007B0986">
      <w:pPr>
        <w:spacing w:line="240" w:lineRule="auto"/>
        <w:jc w:val="both"/>
        <w:rPr>
          <w:rFonts w:ascii="Times New Roman" w:hAnsi="Times New Roman" w:cs="Times New Roman"/>
          <w:color w:val="3366FF"/>
          <w:lang w:val="es-EC"/>
        </w:rPr>
      </w:pPr>
    </w:p>
    <w:p w14:paraId="1CFD29D1" w14:textId="41211141" w:rsidR="00D0627D" w:rsidRPr="00A60FD7" w:rsidRDefault="00D0627D" w:rsidP="007B0986">
      <w:pPr>
        <w:spacing w:line="240" w:lineRule="auto"/>
        <w:jc w:val="both"/>
        <w:rPr>
          <w:rFonts w:ascii="Times New Roman" w:hAnsi="Times New Roman" w:cs="Times New Roman"/>
          <w:lang w:val="es-EC"/>
        </w:rPr>
      </w:pPr>
      <w:r w:rsidRPr="00A60FD7">
        <w:rPr>
          <w:rFonts w:ascii="Times New Roman" w:hAnsi="Times New Roman" w:cs="Times New Roman"/>
          <w:b/>
          <w:lang w:val="es-EC"/>
        </w:rPr>
        <w:t>Riqueza (S):</w:t>
      </w:r>
      <w:r w:rsidRPr="00A60FD7">
        <w:rPr>
          <w:rFonts w:ascii="Times New Roman" w:hAnsi="Times New Roman" w:cs="Times New Roman"/>
          <w:lang w:val="es-EC"/>
        </w:rPr>
        <w:t xml:space="preserve"> </w:t>
      </w:r>
      <w:r w:rsidR="00A60FD7">
        <w:rPr>
          <w:rFonts w:ascii="Times New Roman" w:hAnsi="Times New Roman" w:cs="Times New Roman"/>
          <w:lang w:val="es-EC"/>
        </w:rPr>
        <w:t>S</w:t>
      </w:r>
      <w:r w:rsidR="00A60FD7" w:rsidRPr="00A60FD7">
        <w:rPr>
          <w:rFonts w:ascii="Times New Roman" w:hAnsi="Times New Roman" w:cs="Times New Roman"/>
          <w:lang w:val="es-EC"/>
        </w:rPr>
        <w:t>e contabilizó realizando la identificación y el conteo de los géneros registrados, que es el nivel más básico a</w:t>
      </w:r>
      <w:r w:rsidR="007B0986">
        <w:rPr>
          <w:rFonts w:ascii="Times New Roman" w:hAnsi="Times New Roman" w:cs="Times New Roman"/>
          <w:lang w:val="es-EC"/>
        </w:rPr>
        <w:t>l que se llegó</w:t>
      </w:r>
      <w:r w:rsidR="00A60FD7" w:rsidRPr="00A60FD7">
        <w:rPr>
          <w:rFonts w:ascii="Times New Roman" w:hAnsi="Times New Roman" w:cs="Times New Roman"/>
          <w:lang w:val="es-EC"/>
        </w:rPr>
        <w:t xml:space="preserve"> con la</w:t>
      </w:r>
      <w:r w:rsidR="007B0986">
        <w:rPr>
          <w:rFonts w:ascii="Times New Roman" w:hAnsi="Times New Roman" w:cs="Times New Roman"/>
          <w:lang w:val="es-EC"/>
        </w:rPr>
        <w:t xml:space="preserve"> identificación de </w:t>
      </w:r>
      <w:r w:rsidR="00A60FD7">
        <w:rPr>
          <w:rFonts w:ascii="Times New Roman" w:hAnsi="Times New Roman" w:cs="Times New Roman"/>
          <w:lang w:val="es-EC"/>
        </w:rPr>
        <w:t xml:space="preserve">macroinvertebrados acuáticos </w:t>
      </w:r>
      <w:r w:rsidR="007B0986">
        <w:rPr>
          <w:rFonts w:ascii="Times New Roman" w:hAnsi="Times New Roman" w:cs="Times New Roman"/>
          <w:lang w:val="es-EC"/>
        </w:rPr>
        <w:t xml:space="preserve">(MIA) </w:t>
      </w:r>
      <w:r w:rsidRPr="00A60FD7">
        <w:rPr>
          <w:rFonts w:ascii="Times New Roman" w:hAnsi="Times New Roman" w:cs="Times New Roman"/>
          <w:lang w:val="es-EC"/>
        </w:rPr>
        <w:t>(Moreno 2001).</w:t>
      </w:r>
    </w:p>
    <w:p w14:paraId="3739EF6D" w14:textId="77777777" w:rsidR="00D0627D" w:rsidRPr="00A60FD7" w:rsidRDefault="00D0627D" w:rsidP="007B0986">
      <w:pPr>
        <w:spacing w:line="240" w:lineRule="auto"/>
        <w:jc w:val="both"/>
        <w:rPr>
          <w:rFonts w:ascii="Times New Roman" w:hAnsi="Times New Roman" w:cs="Times New Roman"/>
          <w:lang w:val="es-EC"/>
        </w:rPr>
      </w:pPr>
    </w:p>
    <w:p w14:paraId="44A2F16E" w14:textId="0362A143" w:rsidR="00D0627D" w:rsidRPr="00A60FD7" w:rsidRDefault="00D0627D" w:rsidP="007B0986">
      <w:pPr>
        <w:spacing w:line="240" w:lineRule="auto"/>
        <w:jc w:val="both"/>
        <w:rPr>
          <w:rFonts w:ascii="Times New Roman" w:hAnsi="Times New Roman" w:cs="Times New Roman"/>
          <w:lang w:val="es-EC"/>
        </w:rPr>
      </w:pPr>
      <w:r w:rsidRPr="00A60FD7">
        <w:rPr>
          <w:rFonts w:ascii="Times New Roman" w:hAnsi="Times New Roman" w:cs="Times New Roman"/>
          <w:b/>
          <w:lang w:val="es-EC"/>
        </w:rPr>
        <w:t>Abundancia (N):</w:t>
      </w:r>
      <w:r w:rsidRPr="00A60FD7">
        <w:rPr>
          <w:rFonts w:ascii="Times New Roman" w:hAnsi="Times New Roman" w:cs="Times New Roman"/>
          <w:lang w:val="es-EC"/>
        </w:rPr>
        <w:t xml:space="preserve"> Indica el número de individuos presentes</w:t>
      </w:r>
      <w:r w:rsidR="00A60FD7">
        <w:rPr>
          <w:rFonts w:ascii="Times New Roman" w:hAnsi="Times New Roman" w:cs="Times New Roman"/>
          <w:lang w:val="es-EC"/>
        </w:rPr>
        <w:t>. S</w:t>
      </w:r>
      <w:r w:rsidR="00A60FD7" w:rsidRPr="00A60FD7">
        <w:rPr>
          <w:rFonts w:ascii="Times New Roman" w:hAnsi="Times New Roman" w:cs="Times New Roman"/>
          <w:lang w:val="es-EC"/>
        </w:rPr>
        <w:t>e contabilizaron el número de individuos por cada género que fueron registrados</w:t>
      </w:r>
      <w:r w:rsidR="00A60FD7">
        <w:rPr>
          <w:rFonts w:ascii="Times New Roman" w:hAnsi="Times New Roman" w:cs="Times New Roman"/>
          <w:lang w:val="es-EC"/>
        </w:rPr>
        <w:t xml:space="preserve"> </w:t>
      </w:r>
      <w:r w:rsidRPr="00A60FD7">
        <w:rPr>
          <w:rFonts w:ascii="Times New Roman" w:hAnsi="Times New Roman" w:cs="Times New Roman"/>
          <w:lang w:val="es-EC"/>
        </w:rPr>
        <w:t>(Moreno 2001).</w:t>
      </w:r>
    </w:p>
    <w:p w14:paraId="3A14D1B8" w14:textId="77777777" w:rsidR="00D0627D" w:rsidRPr="00A60FD7" w:rsidRDefault="00D0627D" w:rsidP="007B0986">
      <w:pPr>
        <w:spacing w:line="240" w:lineRule="auto"/>
        <w:jc w:val="both"/>
        <w:rPr>
          <w:rFonts w:ascii="Times New Roman" w:hAnsi="Times New Roman" w:cs="Times New Roman"/>
          <w:lang w:val="es-EC"/>
        </w:rPr>
      </w:pPr>
    </w:p>
    <w:p w14:paraId="25F25F87" w14:textId="2BEEE59D" w:rsidR="003223A8" w:rsidRPr="003223A8" w:rsidRDefault="005A2F4E" w:rsidP="005A2F4E">
      <w:pPr>
        <w:spacing w:line="240" w:lineRule="auto"/>
        <w:jc w:val="both"/>
        <w:rPr>
          <w:rFonts w:ascii="Times New Roman" w:hAnsi="Times New Roman" w:cs="Times New Roman"/>
          <w:lang w:val="es-ES"/>
        </w:rPr>
      </w:pPr>
      <w:r w:rsidRPr="00A60FD7">
        <w:rPr>
          <w:rFonts w:ascii="Times New Roman" w:hAnsi="Times New Roman" w:cs="Times New Roman"/>
          <w:b/>
          <w:lang w:val="es-EC"/>
        </w:rPr>
        <w:t xml:space="preserve">Diversidad de individuos </w:t>
      </w:r>
      <w:r>
        <w:rPr>
          <w:rFonts w:ascii="Times New Roman" w:hAnsi="Times New Roman" w:cs="Times New Roman"/>
          <w:b/>
          <w:lang w:val="es-EC"/>
        </w:rPr>
        <w:t xml:space="preserve">- </w:t>
      </w:r>
      <w:r w:rsidR="00D0627D" w:rsidRPr="00A60FD7">
        <w:rPr>
          <w:rFonts w:ascii="Times New Roman" w:hAnsi="Times New Roman" w:cs="Times New Roman"/>
          <w:b/>
          <w:lang w:val="es-EC"/>
        </w:rPr>
        <w:t>Índice de Chao 1:</w:t>
      </w:r>
      <w:r w:rsidR="00D0627D" w:rsidRPr="00A60FD7">
        <w:rPr>
          <w:rFonts w:ascii="Times New Roman" w:hAnsi="Times New Roman" w:cs="Times New Roman"/>
          <w:lang w:val="es-EC"/>
        </w:rPr>
        <w:t xml:space="preserve"> Estimador de riqueza en </w:t>
      </w:r>
      <w:proofErr w:type="spellStart"/>
      <w:r w:rsidR="00D0627D" w:rsidRPr="00A60FD7">
        <w:rPr>
          <w:rFonts w:ascii="Times New Roman" w:hAnsi="Times New Roman" w:cs="Times New Roman"/>
          <w:lang w:val="es-EC"/>
        </w:rPr>
        <w:t>singletows</w:t>
      </w:r>
      <w:proofErr w:type="spellEnd"/>
      <w:r>
        <w:rPr>
          <w:rFonts w:ascii="Times New Roman" w:hAnsi="Times New Roman" w:cs="Times New Roman"/>
          <w:lang w:val="es-EC"/>
        </w:rPr>
        <w:t xml:space="preserve"> que mide la </w:t>
      </w:r>
      <w:r w:rsidR="00D0627D" w:rsidRPr="00A60FD7">
        <w:rPr>
          <w:rFonts w:ascii="Times New Roman" w:hAnsi="Times New Roman" w:cs="Times New Roman"/>
          <w:lang w:val="es-EC"/>
        </w:rPr>
        <w:t>presencia y ausencia</w:t>
      </w:r>
      <w:r>
        <w:rPr>
          <w:rFonts w:ascii="Times New Roman" w:hAnsi="Times New Roman" w:cs="Times New Roman"/>
          <w:lang w:val="es-EC"/>
        </w:rPr>
        <w:t xml:space="preserve"> de los </w:t>
      </w:r>
      <w:proofErr w:type="spellStart"/>
      <w:r>
        <w:rPr>
          <w:rFonts w:ascii="Times New Roman" w:hAnsi="Times New Roman" w:cs="Times New Roman"/>
          <w:lang w:val="es-EC"/>
        </w:rPr>
        <w:t>taxas</w:t>
      </w:r>
      <w:proofErr w:type="spellEnd"/>
      <w:r>
        <w:rPr>
          <w:rFonts w:ascii="Times New Roman" w:hAnsi="Times New Roman" w:cs="Times New Roman"/>
          <w:lang w:val="es-EC"/>
        </w:rPr>
        <w:t xml:space="preserve">. </w:t>
      </w:r>
      <w:r w:rsidR="003223A8" w:rsidRPr="003223A8">
        <w:rPr>
          <w:rFonts w:ascii="Times New Roman" w:hAnsi="Times New Roman" w:cs="Times New Roman"/>
          <w:lang w:val="es-ES"/>
        </w:rPr>
        <w:t>El índice de Chao es un estimador no paramétrico de la riqueza total de especies. Este índice da una medida del inventario completo y la riqueza de especies (Henderson, 2003). El índice de Chao se calcula mediante la siguiente fórmula:</w:t>
      </w:r>
    </w:p>
    <w:p w14:paraId="5E47861F" w14:textId="77777777" w:rsidR="003223A8" w:rsidRPr="003223A8" w:rsidRDefault="003223A8" w:rsidP="007B0986">
      <w:pPr>
        <w:spacing w:line="240" w:lineRule="auto"/>
        <w:ind w:right="62"/>
        <w:jc w:val="both"/>
        <w:rPr>
          <w:rFonts w:ascii="Times New Roman" w:hAnsi="Times New Roman" w:cs="Times New Roman"/>
          <w:lang w:val="es-ES"/>
        </w:rPr>
      </w:pPr>
    </w:p>
    <w:p w14:paraId="78F1496C" w14:textId="77777777" w:rsidR="003223A8" w:rsidRPr="003223A8" w:rsidRDefault="003223A8" w:rsidP="007B0986">
      <w:pPr>
        <w:spacing w:line="240" w:lineRule="auto"/>
        <w:ind w:right="62"/>
        <w:jc w:val="both"/>
        <w:rPr>
          <w:rFonts w:ascii="Times New Roman" w:hAnsi="Times New Roman" w:cs="Times New Roman"/>
          <w:lang w:val="es-EC" w:eastAsia="en-AU"/>
        </w:rPr>
      </w:pPr>
      <m:oMathPara>
        <m:oMath>
          <m:r>
            <w:rPr>
              <w:rFonts w:ascii="Cambria Math" w:hAnsi="Cambria Math" w:cs="Times New Roman"/>
              <w:lang w:val="es-EC" w:eastAsia="en-AU"/>
            </w:rPr>
            <m:t>Chao 1=S+</m:t>
          </m:r>
          <m:d>
            <m:dPr>
              <m:ctrlPr>
                <w:rPr>
                  <w:rFonts w:ascii="Cambria Math" w:hAnsi="Cambria Math" w:cs="Times New Roman"/>
                  <w:i/>
                  <w:lang w:val="es-EC" w:eastAsia="en-AU"/>
                </w:rPr>
              </m:ctrlPr>
            </m:dPr>
            <m:e>
              <m:f>
                <m:fPr>
                  <m:ctrlPr>
                    <w:rPr>
                      <w:rFonts w:ascii="Cambria Math" w:hAnsi="Cambria Math" w:cs="Times New Roman"/>
                      <w:i/>
                      <w:lang w:val="es-EC" w:eastAsia="en-AU"/>
                    </w:rPr>
                  </m:ctrlPr>
                </m:fPr>
                <m:num>
                  <m:sSup>
                    <m:sSupPr>
                      <m:ctrlPr>
                        <w:rPr>
                          <w:rFonts w:ascii="Cambria Math" w:hAnsi="Cambria Math" w:cs="Times New Roman"/>
                          <w:i/>
                          <w:lang w:val="es-EC" w:eastAsia="en-AU"/>
                        </w:rPr>
                      </m:ctrlPr>
                    </m:sSupPr>
                    <m:e>
                      <m:r>
                        <w:rPr>
                          <w:rFonts w:ascii="Cambria Math" w:hAnsi="Cambria Math" w:cs="Times New Roman"/>
                          <w:lang w:val="es-EC" w:eastAsia="en-AU"/>
                        </w:rPr>
                        <m:t>a</m:t>
                      </m:r>
                    </m:e>
                    <m:sup>
                      <m:r>
                        <w:rPr>
                          <w:rFonts w:ascii="Cambria Math" w:hAnsi="Cambria Math" w:cs="Times New Roman"/>
                          <w:lang w:val="es-EC" w:eastAsia="en-AU"/>
                        </w:rPr>
                        <m:t>2</m:t>
                      </m:r>
                    </m:sup>
                  </m:sSup>
                </m:num>
                <m:den>
                  <m:r>
                    <w:rPr>
                      <w:rFonts w:ascii="Cambria Math" w:hAnsi="Cambria Math" w:cs="Times New Roman"/>
                      <w:lang w:val="es-EC" w:eastAsia="en-AU"/>
                    </w:rPr>
                    <m:t>2b</m:t>
                  </m:r>
                </m:den>
              </m:f>
            </m:e>
          </m:d>
        </m:oMath>
      </m:oMathPara>
    </w:p>
    <w:p w14:paraId="5B9A9F3B" w14:textId="77777777" w:rsidR="003223A8" w:rsidRPr="003223A8" w:rsidRDefault="003223A8" w:rsidP="007B0986">
      <w:pPr>
        <w:spacing w:line="240" w:lineRule="auto"/>
        <w:ind w:right="62"/>
        <w:jc w:val="both"/>
        <w:rPr>
          <w:rFonts w:ascii="Times New Roman" w:hAnsi="Times New Roman" w:cs="Times New Roman"/>
          <w:b/>
          <w:lang w:val="es-ES"/>
        </w:rPr>
      </w:pPr>
      <w:r w:rsidRPr="003223A8">
        <w:rPr>
          <w:rFonts w:ascii="Times New Roman" w:hAnsi="Times New Roman" w:cs="Times New Roman"/>
          <w:b/>
          <w:lang w:val="es-ES"/>
        </w:rPr>
        <w:t xml:space="preserve">Donde: </w:t>
      </w:r>
    </w:p>
    <w:p w14:paraId="55DB82F5" w14:textId="77777777" w:rsidR="003223A8" w:rsidRPr="003223A8" w:rsidRDefault="003223A8" w:rsidP="007B0986">
      <w:pPr>
        <w:spacing w:line="240" w:lineRule="auto"/>
        <w:ind w:right="62"/>
        <w:jc w:val="both"/>
        <w:rPr>
          <w:rFonts w:ascii="Times New Roman" w:hAnsi="Times New Roman" w:cs="Times New Roman"/>
          <w:lang w:val="es-ES"/>
        </w:rPr>
      </w:pPr>
      <w:r w:rsidRPr="003223A8">
        <w:rPr>
          <w:rFonts w:ascii="Times New Roman" w:hAnsi="Times New Roman" w:cs="Times New Roman"/>
          <w:b/>
          <w:lang w:val="es-ES"/>
        </w:rPr>
        <w:t>a</w:t>
      </w:r>
      <w:r w:rsidRPr="003223A8">
        <w:rPr>
          <w:rFonts w:ascii="Times New Roman" w:hAnsi="Times New Roman" w:cs="Times New Roman"/>
          <w:lang w:val="es-ES"/>
        </w:rPr>
        <w:t xml:space="preserve"> = número de especies con un solo individuo en la muestra; </w:t>
      </w:r>
    </w:p>
    <w:p w14:paraId="613BD9C1" w14:textId="77777777" w:rsidR="003223A8" w:rsidRPr="003223A8" w:rsidRDefault="003223A8" w:rsidP="007B0986">
      <w:pPr>
        <w:spacing w:line="240" w:lineRule="auto"/>
        <w:ind w:right="62"/>
        <w:jc w:val="both"/>
        <w:rPr>
          <w:rFonts w:ascii="Times New Roman" w:hAnsi="Times New Roman" w:cs="Times New Roman"/>
          <w:lang w:val="es-ES"/>
        </w:rPr>
      </w:pPr>
      <w:r w:rsidRPr="003223A8">
        <w:rPr>
          <w:rFonts w:ascii="Times New Roman" w:hAnsi="Times New Roman" w:cs="Times New Roman"/>
          <w:b/>
          <w:lang w:val="es-ES"/>
        </w:rPr>
        <w:t>b</w:t>
      </w:r>
      <w:r w:rsidRPr="003223A8">
        <w:rPr>
          <w:rFonts w:ascii="Times New Roman" w:hAnsi="Times New Roman" w:cs="Times New Roman"/>
          <w:lang w:val="es-ES"/>
        </w:rPr>
        <w:t xml:space="preserve">= número de especies representadas por solo dos individuos en la muestra  </w:t>
      </w:r>
    </w:p>
    <w:p w14:paraId="501D9867" w14:textId="77777777" w:rsidR="003223A8" w:rsidRPr="003223A8" w:rsidRDefault="003223A8" w:rsidP="007B0986">
      <w:pPr>
        <w:spacing w:line="240" w:lineRule="auto"/>
        <w:ind w:right="62"/>
        <w:jc w:val="both"/>
        <w:rPr>
          <w:rFonts w:ascii="Times New Roman" w:hAnsi="Times New Roman" w:cs="Times New Roman"/>
          <w:lang w:val="es-ES"/>
        </w:rPr>
      </w:pPr>
      <w:r w:rsidRPr="003223A8">
        <w:rPr>
          <w:rFonts w:ascii="Times New Roman" w:hAnsi="Times New Roman" w:cs="Times New Roman"/>
          <w:b/>
          <w:lang w:val="es-ES"/>
        </w:rPr>
        <w:t xml:space="preserve">S </w:t>
      </w:r>
      <w:proofErr w:type="spellStart"/>
      <w:r w:rsidRPr="003223A8">
        <w:rPr>
          <w:rFonts w:ascii="Times New Roman" w:hAnsi="Times New Roman" w:cs="Times New Roman"/>
          <w:b/>
          <w:lang w:val="es-ES"/>
        </w:rPr>
        <w:t>obs</w:t>
      </w:r>
      <w:proofErr w:type="spellEnd"/>
      <w:r w:rsidRPr="003223A8">
        <w:rPr>
          <w:rFonts w:ascii="Times New Roman" w:hAnsi="Times New Roman" w:cs="Times New Roman"/>
          <w:lang w:val="es-ES"/>
        </w:rPr>
        <w:t xml:space="preserve">= es la cantidad total de especies observadas, y </w:t>
      </w:r>
    </w:p>
    <w:p w14:paraId="1A6C98B6" w14:textId="77777777" w:rsidR="003223A8" w:rsidRPr="003223A8" w:rsidRDefault="003223A8" w:rsidP="007B0986">
      <w:pPr>
        <w:spacing w:line="240" w:lineRule="auto"/>
        <w:ind w:right="62"/>
        <w:jc w:val="both"/>
        <w:rPr>
          <w:rFonts w:ascii="Times New Roman" w:hAnsi="Times New Roman" w:cs="Times New Roman"/>
          <w:lang w:val="es-ES"/>
        </w:rPr>
      </w:pPr>
      <w:r w:rsidRPr="003223A8">
        <w:rPr>
          <w:rFonts w:ascii="Times New Roman" w:hAnsi="Times New Roman" w:cs="Times New Roman"/>
          <w:b/>
          <w:lang w:val="es-ES"/>
        </w:rPr>
        <w:t xml:space="preserve">S </w:t>
      </w:r>
      <w:proofErr w:type="spellStart"/>
      <w:r w:rsidRPr="003223A8">
        <w:rPr>
          <w:rFonts w:ascii="Times New Roman" w:hAnsi="Times New Roman" w:cs="Times New Roman"/>
          <w:b/>
          <w:lang w:val="es-ES"/>
        </w:rPr>
        <w:t>max</w:t>
      </w:r>
      <w:proofErr w:type="spellEnd"/>
      <w:r w:rsidRPr="003223A8">
        <w:rPr>
          <w:rFonts w:ascii="Times New Roman" w:hAnsi="Times New Roman" w:cs="Times New Roman"/>
          <w:lang w:val="es-ES"/>
        </w:rPr>
        <w:t>= es la riqueza máxima esperada (Henderson, 2003).</w:t>
      </w:r>
    </w:p>
    <w:p w14:paraId="0CC969F4" w14:textId="77777777" w:rsidR="003223A8" w:rsidRPr="003223A8" w:rsidRDefault="003223A8" w:rsidP="007B0986">
      <w:pPr>
        <w:spacing w:line="240" w:lineRule="auto"/>
        <w:jc w:val="both"/>
        <w:rPr>
          <w:rFonts w:ascii="Times New Roman" w:hAnsi="Times New Roman" w:cs="Times New Roman"/>
          <w:lang w:val="es-ES"/>
        </w:rPr>
      </w:pPr>
    </w:p>
    <w:p w14:paraId="19E83E0D" w14:textId="77777777" w:rsidR="000971D6" w:rsidRDefault="000971D6" w:rsidP="003223A8">
      <w:pPr>
        <w:spacing w:line="240" w:lineRule="auto"/>
        <w:jc w:val="both"/>
        <w:rPr>
          <w:rFonts w:ascii="Times New Roman" w:hAnsi="Times New Roman" w:cs="Times New Roman"/>
          <w:lang w:val="es-EC"/>
        </w:rPr>
      </w:pPr>
    </w:p>
    <w:p w14:paraId="0424A0FF" w14:textId="77777777" w:rsidR="003223A8" w:rsidRDefault="003223A8" w:rsidP="003223A8">
      <w:pPr>
        <w:spacing w:line="240" w:lineRule="auto"/>
        <w:jc w:val="both"/>
        <w:rPr>
          <w:rFonts w:ascii="Times New Roman" w:hAnsi="Times New Roman" w:cs="Times New Roman"/>
          <w:lang w:val="es-EC"/>
        </w:rPr>
      </w:pPr>
    </w:p>
    <w:p w14:paraId="0C4106BF" w14:textId="77777777" w:rsidR="003223A8" w:rsidRDefault="003223A8" w:rsidP="003223A8">
      <w:pPr>
        <w:spacing w:line="240" w:lineRule="auto"/>
        <w:jc w:val="both"/>
        <w:rPr>
          <w:rFonts w:ascii="Times New Roman" w:hAnsi="Times New Roman" w:cs="Times New Roman"/>
          <w:lang w:val="es-EC"/>
        </w:rPr>
      </w:pPr>
    </w:p>
    <w:p w14:paraId="35AC7207" w14:textId="77777777" w:rsidR="003223A8" w:rsidRPr="003223A8" w:rsidRDefault="003223A8" w:rsidP="003223A8">
      <w:pPr>
        <w:spacing w:line="240" w:lineRule="auto"/>
        <w:jc w:val="both"/>
        <w:rPr>
          <w:rFonts w:ascii="Times New Roman" w:hAnsi="Times New Roman" w:cs="Times New Roman"/>
          <w:lang w:val="es-EC"/>
        </w:rPr>
      </w:pPr>
    </w:p>
    <w:p w14:paraId="569AA472" w14:textId="73EEDBC3" w:rsidR="000971D6" w:rsidRDefault="000971D6" w:rsidP="00A60FD7">
      <w:pPr>
        <w:spacing w:line="240" w:lineRule="auto"/>
        <w:jc w:val="both"/>
        <w:rPr>
          <w:rFonts w:ascii="Times New Roman" w:hAnsi="Times New Roman" w:cs="Times New Roman"/>
          <w:lang w:val="es-EC"/>
        </w:rPr>
      </w:pPr>
      <w:r w:rsidRPr="00A60FD7">
        <w:rPr>
          <w:rFonts w:ascii="Times New Roman" w:hAnsi="Times New Roman" w:cs="Times New Roman"/>
          <w:b/>
          <w:lang w:val="es-EC"/>
        </w:rPr>
        <w:lastRenderedPageBreak/>
        <w:t>Similaridad</w:t>
      </w:r>
      <w:r w:rsidR="00A60FD7">
        <w:rPr>
          <w:rFonts w:ascii="Times New Roman" w:hAnsi="Times New Roman" w:cs="Times New Roman"/>
          <w:lang w:val="es-EC"/>
        </w:rPr>
        <w:t>:</w:t>
      </w:r>
      <w:r w:rsidRPr="00A60FD7">
        <w:rPr>
          <w:rFonts w:ascii="Times New Roman" w:hAnsi="Times New Roman" w:cs="Times New Roman"/>
          <w:lang w:val="es-EC"/>
        </w:rPr>
        <w:t xml:space="preserve"> </w:t>
      </w:r>
      <w:r w:rsidR="00A60FD7">
        <w:rPr>
          <w:rFonts w:ascii="Times New Roman" w:hAnsi="Times New Roman" w:cs="Times New Roman"/>
          <w:lang w:val="es-EC"/>
        </w:rPr>
        <w:t xml:space="preserve">Se determinó la similaridad </w:t>
      </w:r>
      <w:r w:rsidRPr="00A60FD7">
        <w:rPr>
          <w:rFonts w:ascii="Times New Roman" w:hAnsi="Times New Roman" w:cs="Times New Roman"/>
          <w:lang w:val="es-EC"/>
        </w:rPr>
        <w:t xml:space="preserve">de los macroinvertebrados acuáticos </w:t>
      </w:r>
      <w:r w:rsidR="00A60FD7">
        <w:rPr>
          <w:rFonts w:ascii="Times New Roman" w:hAnsi="Times New Roman" w:cs="Times New Roman"/>
          <w:lang w:val="es-EC"/>
        </w:rPr>
        <w:t xml:space="preserve">con </w:t>
      </w:r>
      <w:r w:rsidRPr="00A60FD7">
        <w:rPr>
          <w:rFonts w:ascii="Times New Roman" w:hAnsi="Times New Roman" w:cs="Times New Roman"/>
          <w:lang w:val="es-EC"/>
        </w:rPr>
        <w:t xml:space="preserve">el Índice de Similaridad de </w:t>
      </w:r>
      <w:r w:rsidRPr="00A60FD7">
        <w:rPr>
          <w:rFonts w:ascii="Times New Roman" w:hAnsi="Times New Roman" w:cs="Times New Roman"/>
          <w:highlight w:val="green"/>
          <w:lang w:val="es-EC"/>
        </w:rPr>
        <w:t xml:space="preserve">Bray </w:t>
      </w:r>
      <w:proofErr w:type="spellStart"/>
      <w:r w:rsidRPr="00A60FD7">
        <w:rPr>
          <w:rFonts w:ascii="Times New Roman" w:hAnsi="Times New Roman" w:cs="Times New Roman"/>
          <w:highlight w:val="green"/>
          <w:lang w:val="es-EC"/>
        </w:rPr>
        <w:t>curtis</w:t>
      </w:r>
      <w:proofErr w:type="spellEnd"/>
    </w:p>
    <w:p w14:paraId="2DD470B5" w14:textId="77777777" w:rsidR="001C018F" w:rsidRDefault="001C018F" w:rsidP="00A60FD7">
      <w:pPr>
        <w:spacing w:line="240" w:lineRule="auto"/>
        <w:jc w:val="both"/>
        <w:rPr>
          <w:rFonts w:ascii="Times New Roman" w:hAnsi="Times New Roman" w:cs="Times New Roman"/>
          <w:lang w:val="es-EC"/>
        </w:rPr>
      </w:pPr>
    </w:p>
    <w:p w14:paraId="151FFAEE" w14:textId="77777777" w:rsidR="001C018F" w:rsidRPr="001C018F" w:rsidRDefault="001C018F" w:rsidP="001C018F">
      <w:pPr>
        <w:spacing w:line="240" w:lineRule="auto"/>
        <w:jc w:val="both"/>
        <w:rPr>
          <w:rFonts w:ascii="Times New Roman" w:hAnsi="Times New Roman" w:cs="Times New Roman"/>
          <w:b/>
          <w:lang w:val="es-EC"/>
        </w:rPr>
      </w:pPr>
      <w:r w:rsidRPr="001C018F">
        <w:rPr>
          <w:rFonts w:ascii="Times New Roman" w:hAnsi="Times New Roman" w:cs="Times New Roman"/>
          <w:b/>
          <w:lang w:val="es-EC"/>
        </w:rPr>
        <w:t>Índice de Similitud de Jaccard</w:t>
      </w:r>
    </w:p>
    <w:p w14:paraId="06EA3B2E" w14:textId="77777777" w:rsidR="001C018F" w:rsidRPr="001C018F" w:rsidRDefault="001C018F" w:rsidP="001C018F">
      <w:pPr>
        <w:spacing w:line="240" w:lineRule="auto"/>
        <w:jc w:val="both"/>
        <w:rPr>
          <w:rFonts w:ascii="Times New Roman" w:hAnsi="Times New Roman" w:cs="Times New Roman"/>
          <w:lang w:val="es-EC"/>
        </w:rPr>
      </w:pPr>
    </w:p>
    <w:p w14:paraId="1C4A8480" w14:textId="3A6A6BE9" w:rsidR="001C018F" w:rsidRPr="00A60FD7" w:rsidRDefault="001C018F" w:rsidP="001C018F">
      <w:pPr>
        <w:spacing w:line="240" w:lineRule="auto"/>
        <w:jc w:val="both"/>
        <w:rPr>
          <w:rFonts w:ascii="Times New Roman" w:hAnsi="Times New Roman" w:cs="Times New Roman"/>
          <w:lang w:val="es-EC"/>
        </w:rPr>
      </w:pPr>
      <w:r w:rsidRPr="001C018F">
        <w:rPr>
          <w:rFonts w:ascii="Times New Roman" w:hAnsi="Times New Roman" w:cs="Times New Roman"/>
          <w:lang w:val="es-EC"/>
        </w:rPr>
        <w:t xml:space="preserve">Expresa el grado en el que dos muestras son semejantes por las especies presentes en ellas, por lo que son una medida inversa de la diversidad, que se refiere al cambio de especies entre dos estaciones (Aguirre, 2019). Para realizar este índice se utilizó el programa </w:t>
      </w:r>
      <w:proofErr w:type="spellStart"/>
      <w:r w:rsidRPr="001C018F">
        <w:rPr>
          <w:rFonts w:ascii="Times New Roman" w:hAnsi="Times New Roman" w:cs="Times New Roman"/>
          <w:lang w:val="es-EC"/>
        </w:rPr>
        <w:t>Past</w:t>
      </w:r>
      <w:proofErr w:type="spellEnd"/>
      <w:r>
        <w:rPr>
          <w:rFonts w:ascii="Times New Roman" w:hAnsi="Times New Roman" w:cs="Times New Roman"/>
          <w:lang w:val="es-EC"/>
        </w:rPr>
        <w:t>.</w:t>
      </w:r>
    </w:p>
    <w:p w14:paraId="7C699D09" w14:textId="77777777" w:rsidR="000971D6" w:rsidRDefault="000971D6" w:rsidP="00A60FD7">
      <w:pPr>
        <w:spacing w:line="240" w:lineRule="auto"/>
        <w:rPr>
          <w:rFonts w:ascii="Times New Roman" w:hAnsi="Times New Roman" w:cs="Times New Roman"/>
          <w:color w:val="3366FF"/>
          <w:lang w:val="es-EC"/>
        </w:rPr>
      </w:pPr>
    </w:p>
    <w:p w14:paraId="318DA450" w14:textId="52AD5E14" w:rsidR="00620700" w:rsidRPr="00A60FD7" w:rsidRDefault="00620700" w:rsidP="00A60FD7">
      <w:pPr>
        <w:spacing w:line="240" w:lineRule="auto"/>
        <w:rPr>
          <w:rFonts w:ascii="Times New Roman" w:hAnsi="Times New Roman" w:cs="Times New Roman"/>
          <w:color w:val="3366FF"/>
          <w:lang w:val="es-EC"/>
        </w:rPr>
      </w:pPr>
      <w:r w:rsidRPr="00620700">
        <w:rPr>
          <w:rFonts w:ascii="Times New Roman" w:hAnsi="Times New Roman" w:cs="Times New Roman"/>
          <w:color w:val="3366FF"/>
          <w:lang w:val="es-EC"/>
        </w:rPr>
        <w:t>Aguirre, Z. (2019). Métodos para medir la Biodiversidad. Loja: Herbario “Reinaldo Espinosa”.</w:t>
      </w:r>
    </w:p>
    <w:p w14:paraId="64C5635F" w14:textId="77777777" w:rsidR="00D0627D" w:rsidRPr="00A60FD7" w:rsidRDefault="00D0627D" w:rsidP="00A60FD7">
      <w:pPr>
        <w:spacing w:line="240" w:lineRule="auto"/>
        <w:rPr>
          <w:rFonts w:ascii="Times New Roman" w:hAnsi="Times New Roman" w:cs="Times New Roman"/>
          <w:color w:val="3366FF"/>
          <w:lang w:val="es-EC"/>
        </w:rPr>
      </w:pPr>
    </w:p>
    <w:p w14:paraId="06B5A43B" w14:textId="534362EA" w:rsidR="00D0627D" w:rsidRPr="00A60FD7" w:rsidRDefault="00D0627D" w:rsidP="00A60FD7">
      <w:pPr>
        <w:spacing w:line="240" w:lineRule="auto"/>
        <w:rPr>
          <w:rFonts w:ascii="Times New Roman" w:hAnsi="Times New Roman" w:cs="Times New Roman"/>
          <w:color w:val="3366FF"/>
          <w:lang w:val="es-EC"/>
        </w:rPr>
      </w:pPr>
      <w:r w:rsidRPr="00A60FD7">
        <w:rPr>
          <w:rFonts w:ascii="Times New Roman" w:hAnsi="Times New Roman" w:cs="Times New Roman"/>
          <w:color w:val="3366FF"/>
          <w:lang w:val="es-EC"/>
        </w:rPr>
        <w:t>2.6.3 Cambios detectados en un período de 26 años (1995 - 2021) de la estructura de la comunidad de macroinvertebrados acuáticos.</w:t>
      </w:r>
    </w:p>
    <w:p w14:paraId="016A16BF" w14:textId="77777777" w:rsidR="00D0627D" w:rsidRPr="00A60FD7" w:rsidRDefault="00D0627D" w:rsidP="00A60FD7">
      <w:pPr>
        <w:spacing w:line="240" w:lineRule="auto"/>
        <w:jc w:val="both"/>
        <w:rPr>
          <w:rFonts w:ascii="Times New Roman" w:hAnsi="Times New Roman" w:cs="Times New Roman"/>
          <w:lang w:val="es-EC"/>
        </w:rPr>
      </w:pPr>
    </w:p>
    <w:p w14:paraId="5DF75069" w14:textId="77777777" w:rsidR="00D0627D" w:rsidRPr="00A60FD7" w:rsidRDefault="00D0627D" w:rsidP="00A60FD7">
      <w:pPr>
        <w:spacing w:line="240" w:lineRule="auto"/>
        <w:jc w:val="both"/>
        <w:rPr>
          <w:rFonts w:ascii="Times New Roman" w:hAnsi="Times New Roman" w:cs="Times New Roman"/>
          <w:lang w:val="es-EC"/>
        </w:rPr>
      </w:pPr>
      <w:r w:rsidRPr="00A60FD7">
        <w:rPr>
          <w:rFonts w:ascii="Times New Roman" w:hAnsi="Times New Roman" w:cs="Times New Roman"/>
          <w:lang w:val="es-EC"/>
        </w:rPr>
        <w:t xml:space="preserve">La prueba no paramétrica de Kruskal-Wallis (α = 0.05) se utilizará para comparar las abundancias absolutas de los </w:t>
      </w:r>
      <w:proofErr w:type="spellStart"/>
      <w:r w:rsidRPr="00A60FD7">
        <w:rPr>
          <w:rFonts w:ascii="Times New Roman" w:hAnsi="Times New Roman" w:cs="Times New Roman"/>
          <w:lang w:val="es-EC"/>
        </w:rPr>
        <w:t>taxa</w:t>
      </w:r>
      <w:proofErr w:type="spellEnd"/>
      <w:r w:rsidRPr="00A60FD7">
        <w:rPr>
          <w:rFonts w:ascii="Times New Roman" w:hAnsi="Times New Roman" w:cs="Times New Roman"/>
          <w:lang w:val="es-EC"/>
        </w:rPr>
        <w:t xml:space="preserve"> principales (Berlanga y Rubio, 2012).</w:t>
      </w:r>
    </w:p>
    <w:p w14:paraId="04D1FD92" w14:textId="77777777" w:rsidR="00D0627D" w:rsidRPr="00A60FD7" w:rsidRDefault="00D0627D" w:rsidP="00A60FD7">
      <w:pPr>
        <w:spacing w:line="240" w:lineRule="auto"/>
        <w:jc w:val="both"/>
        <w:rPr>
          <w:rFonts w:ascii="Times New Roman" w:hAnsi="Times New Roman" w:cs="Times New Roman"/>
          <w:lang w:val="es-EC"/>
        </w:rPr>
      </w:pPr>
    </w:p>
    <w:p w14:paraId="3A4DD16B" w14:textId="77777777" w:rsidR="00D0627D" w:rsidRPr="00A60FD7" w:rsidRDefault="00D0627D" w:rsidP="00A60FD7">
      <w:pPr>
        <w:spacing w:line="240" w:lineRule="auto"/>
        <w:rPr>
          <w:rFonts w:ascii="Times New Roman" w:hAnsi="Times New Roman" w:cs="Times New Roman"/>
          <w:lang w:val="es-EC"/>
        </w:rPr>
      </w:pPr>
      <w:r w:rsidRPr="00A60FD7">
        <w:rPr>
          <w:rFonts w:ascii="Times New Roman" w:hAnsi="Times New Roman" w:cs="Times New Roman"/>
          <w:lang w:val="es-EC"/>
        </w:rPr>
        <w:t>Se construyeron matrices de ríos (filas) por especies (columnas), con lo que se hicieron los siguientes análisis.</w:t>
      </w:r>
    </w:p>
    <w:p w14:paraId="5667C5E5" w14:textId="77777777" w:rsidR="00D0627D" w:rsidRPr="00A60FD7" w:rsidRDefault="00D0627D" w:rsidP="00A60FD7">
      <w:pPr>
        <w:spacing w:line="240" w:lineRule="auto"/>
        <w:rPr>
          <w:rFonts w:ascii="Times New Roman" w:hAnsi="Times New Roman" w:cs="Times New Roman"/>
          <w:lang w:val="es-EC"/>
        </w:rPr>
      </w:pPr>
    </w:p>
    <w:p w14:paraId="6A71D118" w14:textId="77777777" w:rsidR="00D0627D" w:rsidRPr="00A60FD7" w:rsidRDefault="00D0627D" w:rsidP="00A60FD7">
      <w:pPr>
        <w:spacing w:line="240" w:lineRule="auto"/>
        <w:jc w:val="both"/>
        <w:rPr>
          <w:rFonts w:ascii="Times New Roman" w:hAnsi="Times New Roman" w:cs="Times New Roman"/>
          <w:lang w:val="es-EC"/>
        </w:rPr>
      </w:pPr>
      <w:r w:rsidRPr="00A60FD7">
        <w:rPr>
          <w:rFonts w:ascii="Times New Roman" w:hAnsi="Times New Roman" w:cs="Times New Roman"/>
          <w:lang w:val="es-EC"/>
        </w:rPr>
        <w:t xml:space="preserve">Para comparar la estructura de las comunidades de macroinvertebrados registradas en el año 1995 y 2021 se aplicará NMDS, seguido de un Análisis de </w:t>
      </w:r>
      <w:proofErr w:type="spellStart"/>
      <w:r w:rsidRPr="00A60FD7">
        <w:rPr>
          <w:rFonts w:ascii="Times New Roman" w:hAnsi="Times New Roman" w:cs="Times New Roman"/>
          <w:lang w:val="es-EC"/>
        </w:rPr>
        <w:t>similaridades</w:t>
      </w:r>
      <w:proofErr w:type="spellEnd"/>
      <w:r w:rsidRPr="00A60FD7">
        <w:rPr>
          <w:rFonts w:ascii="Times New Roman" w:hAnsi="Times New Roman" w:cs="Times New Roman"/>
          <w:lang w:val="es-EC"/>
        </w:rPr>
        <w:t xml:space="preserve"> ANOSIM (Clarke y Warwick 2001, Chapman y Underwood 1999). Tiene un rango que va de -1 a + 1, mientras se va acercando a 1 quiere decir que se registran mayores diferencias entre los grupos (Clarke y Warwick 2001).</w:t>
      </w:r>
    </w:p>
    <w:p w14:paraId="2B6F6F98" w14:textId="77777777" w:rsidR="00D0627D" w:rsidRPr="00A60FD7" w:rsidRDefault="00D0627D" w:rsidP="00A60FD7">
      <w:pPr>
        <w:spacing w:line="240" w:lineRule="auto"/>
        <w:jc w:val="both"/>
        <w:rPr>
          <w:rFonts w:ascii="Times New Roman" w:hAnsi="Times New Roman" w:cs="Times New Roman"/>
          <w:lang w:val="es-EC"/>
        </w:rPr>
      </w:pPr>
    </w:p>
    <w:p w14:paraId="6D18E6F1" w14:textId="77777777" w:rsidR="00D0627D" w:rsidRPr="00A60FD7" w:rsidRDefault="00D0627D" w:rsidP="00A60FD7">
      <w:pPr>
        <w:spacing w:line="240" w:lineRule="auto"/>
        <w:jc w:val="both"/>
        <w:rPr>
          <w:rFonts w:ascii="Times New Roman" w:hAnsi="Times New Roman" w:cs="Times New Roman"/>
          <w:lang w:val="es-EC"/>
        </w:rPr>
      </w:pPr>
      <w:r w:rsidRPr="00A60FD7">
        <w:rPr>
          <w:rFonts w:ascii="Times New Roman" w:hAnsi="Times New Roman" w:cs="Times New Roman"/>
          <w:lang w:val="es-EC"/>
        </w:rPr>
        <w:t>Se aplicará el Índice de similaridad de Bray-Curtis con la finalidad de medir la similitud de la composición de insectos acuáticos entre los sitios comparando con los resultados del año 1995 versus el año 2021 (</w:t>
      </w:r>
      <w:proofErr w:type="spellStart"/>
      <w:r w:rsidRPr="00A60FD7">
        <w:rPr>
          <w:rFonts w:ascii="Times New Roman" w:hAnsi="Times New Roman" w:cs="Times New Roman"/>
          <w:lang w:val="es-EC"/>
        </w:rPr>
        <w:t>Pileou</w:t>
      </w:r>
      <w:proofErr w:type="spellEnd"/>
      <w:r w:rsidRPr="00A60FD7">
        <w:rPr>
          <w:rFonts w:ascii="Times New Roman" w:hAnsi="Times New Roman" w:cs="Times New Roman"/>
          <w:lang w:val="es-EC"/>
        </w:rPr>
        <w:t xml:space="preserve"> 1984).</w:t>
      </w:r>
    </w:p>
    <w:p w14:paraId="1DFB888E" w14:textId="77777777" w:rsidR="00A60FD7" w:rsidRDefault="00A60FD7" w:rsidP="00A60FD7">
      <w:pPr>
        <w:spacing w:line="240" w:lineRule="auto"/>
        <w:jc w:val="both"/>
        <w:rPr>
          <w:rFonts w:ascii="Times New Roman" w:hAnsi="Times New Roman" w:cs="Times New Roman"/>
          <w:b/>
          <w:highlight w:val="yellow"/>
          <w:lang w:val="es-EC"/>
        </w:rPr>
      </w:pPr>
    </w:p>
    <w:p w14:paraId="640665EC" w14:textId="77777777" w:rsidR="00D0627D" w:rsidRPr="00A60FD7" w:rsidRDefault="00D0627D" w:rsidP="00A60FD7">
      <w:pPr>
        <w:spacing w:line="240" w:lineRule="auto"/>
        <w:jc w:val="both"/>
        <w:rPr>
          <w:rFonts w:ascii="Times New Roman" w:hAnsi="Times New Roman" w:cs="Times New Roman"/>
          <w:b/>
          <w:lang w:val="es-EC"/>
        </w:rPr>
      </w:pPr>
      <w:r w:rsidRPr="00A60FD7">
        <w:rPr>
          <w:rFonts w:ascii="Times New Roman" w:hAnsi="Times New Roman" w:cs="Times New Roman"/>
          <w:b/>
          <w:highlight w:val="yellow"/>
          <w:lang w:val="es-EC"/>
        </w:rPr>
        <w:t xml:space="preserve">Análisis de </w:t>
      </w:r>
      <w:proofErr w:type="spellStart"/>
      <w:r w:rsidRPr="00A60FD7">
        <w:rPr>
          <w:rFonts w:ascii="Times New Roman" w:hAnsi="Times New Roman" w:cs="Times New Roman"/>
          <w:b/>
          <w:highlight w:val="yellow"/>
          <w:lang w:val="es-EC"/>
        </w:rPr>
        <w:t>similaridades</w:t>
      </w:r>
      <w:proofErr w:type="spellEnd"/>
      <w:r w:rsidRPr="00A60FD7">
        <w:rPr>
          <w:rFonts w:ascii="Times New Roman" w:hAnsi="Times New Roman" w:cs="Times New Roman"/>
          <w:b/>
          <w:highlight w:val="yellow"/>
          <w:lang w:val="es-EC"/>
        </w:rPr>
        <w:t xml:space="preserve"> ANOSIM</w:t>
      </w:r>
    </w:p>
    <w:p w14:paraId="648104AB" w14:textId="77777777" w:rsidR="00D0627D" w:rsidRPr="00A60FD7" w:rsidRDefault="00D0627D" w:rsidP="00A60FD7">
      <w:pPr>
        <w:spacing w:line="240" w:lineRule="auto"/>
        <w:jc w:val="both"/>
        <w:rPr>
          <w:rFonts w:ascii="Times New Roman" w:hAnsi="Times New Roman" w:cs="Times New Roman"/>
          <w:lang w:val="es-EC"/>
        </w:rPr>
      </w:pPr>
    </w:p>
    <w:p w14:paraId="449D1094" w14:textId="77777777" w:rsidR="00D0627D" w:rsidRPr="00A60FD7" w:rsidRDefault="00D0627D" w:rsidP="00A60FD7">
      <w:pPr>
        <w:spacing w:line="240" w:lineRule="auto"/>
        <w:jc w:val="both"/>
        <w:rPr>
          <w:rFonts w:ascii="Times New Roman" w:hAnsi="Times New Roman" w:cs="Times New Roman"/>
          <w:lang w:val="es-EC"/>
        </w:rPr>
      </w:pPr>
      <w:r w:rsidRPr="00A60FD7">
        <w:rPr>
          <w:rFonts w:ascii="Times New Roman" w:hAnsi="Times New Roman" w:cs="Times New Roman"/>
          <w:lang w:val="es-EC"/>
        </w:rPr>
        <w:t xml:space="preserve">Para identificar la variación de las familias registradas en el año 1995 y 2021 se aplicará un Análisis de </w:t>
      </w:r>
      <w:proofErr w:type="spellStart"/>
      <w:r w:rsidRPr="00A60FD7">
        <w:rPr>
          <w:rFonts w:ascii="Times New Roman" w:hAnsi="Times New Roman" w:cs="Times New Roman"/>
          <w:lang w:val="es-EC"/>
        </w:rPr>
        <w:t>similaridades</w:t>
      </w:r>
      <w:proofErr w:type="spellEnd"/>
      <w:r w:rsidRPr="00A60FD7">
        <w:rPr>
          <w:rFonts w:ascii="Times New Roman" w:hAnsi="Times New Roman" w:cs="Times New Roman"/>
          <w:lang w:val="es-EC"/>
        </w:rPr>
        <w:t xml:space="preserve"> ANOSIM (Clarke y Warwick 2001). Lo que va a permitir medir las diferencias espaciales de la comunidad de macroinvertebrados acuáticos (Chapman y Underwood 1999). Se correrá en el paquete estadístico R. Tiene un rango que va de -1 a + 1, mientras se va acercando a 1 quiere decir que se registran mayores diferencias entre los grupos (Clarke y Warwick 2001).</w:t>
      </w:r>
    </w:p>
    <w:p w14:paraId="702DC6FF" w14:textId="77777777" w:rsidR="004F5C97" w:rsidRPr="00A60FD7" w:rsidRDefault="004F5C97" w:rsidP="00A60FD7">
      <w:pPr>
        <w:spacing w:line="240" w:lineRule="auto"/>
        <w:jc w:val="both"/>
        <w:rPr>
          <w:rFonts w:ascii="Times New Roman" w:hAnsi="Times New Roman" w:cs="Times New Roman"/>
          <w:lang w:val="es-EC"/>
        </w:rPr>
      </w:pPr>
    </w:p>
    <w:p w14:paraId="4AA4FCCC" w14:textId="430E1327" w:rsidR="004F5C97" w:rsidRPr="00A60FD7" w:rsidRDefault="004F5C97" w:rsidP="00A60FD7">
      <w:pPr>
        <w:autoSpaceDE w:val="0"/>
        <w:autoSpaceDN w:val="0"/>
        <w:adjustRightInd w:val="0"/>
        <w:spacing w:line="240" w:lineRule="auto"/>
        <w:jc w:val="both"/>
        <w:rPr>
          <w:rFonts w:ascii="Times New Roman" w:eastAsia="TrebuchetMS" w:hAnsi="Times New Roman" w:cs="Times New Roman"/>
          <w:lang w:val="es-EC"/>
        </w:rPr>
      </w:pPr>
      <w:r w:rsidRPr="00A60FD7">
        <w:rPr>
          <w:rFonts w:ascii="Times New Roman" w:eastAsia="TrebuchetMS" w:hAnsi="Times New Roman" w:cs="Times New Roman"/>
          <w:lang w:val="es-EC"/>
        </w:rPr>
        <w:t>Un ANOVA Kruskal-Wallis fue aplicado en el programa STATISTICA 6.0 (</w:t>
      </w:r>
      <w:proofErr w:type="spellStart"/>
      <w:r w:rsidRPr="00A60FD7">
        <w:rPr>
          <w:rFonts w:ascii="Times New Roman" w:eastAsia="TrebuchetMS" w:hAnsi="Times New Roman" w:cs="Times New Roman"/>
          <w:lang w:val="es-EC"/>
        </w:rPr>
        <w:t>Stat</w:t>
      </w:r>
      <w:proofErr w:type="spellEnd"/>
      <w:r w:rsidRPr="00A60FD7">
        <w:rPr>
          <w:rFonts w:ascii="Times New Roman" w:eastAsia="TrebuchetMS" w:hAnsi="Times New Roman" w:cs="Times New Roman"/>
          <w:lang w:val="es-EC"/>
        </w:rPr>
        <w:t xml:space="preserve"> </w:t>
      </w:r>
      <w:proofErr w:type="spellStart"/>
      <w:r w:rsidRPr="00A60FD7">
        <w:rPr>
          <w:rFonts w:ascii="Times New Roman" w:eastAsia="TrebuchetMS" w:hAnsi="Times New Roman" w:cs="Times New Roman"/>
          <w:lang w:val="es-EC"/>
        </w:rPr>
        <w:t>Soft</w:t>
      </w:r>
      <w:proofErr w:type="spellEnd"/>
      <w:r w:rsidRPr="00A60FD7">
        <w:rPr>
          <w:rFonts w:ascii="Times New Roman" w:eastAsia="TrebuchetMS" w:hAnsi="Times New Roman" w:cs="Times New Roman"/>
          <w:lang w:val="es-EC"/>
        </w:rPr>
        <w:t>,</w:t>
      </w:r>
      <w:r w:rsidR="0039781B" w:rsidRPr="00A60FD7">
        <w:rPr>
          <w:rFonts w:ascii="Times New Roman" w:eastAsia="TrebuchetMS" w:hAnsi="Times New Roman" w:cs="Times New Roman"/>
          <w:lang w:val="es-EC"/>
        </w:rPr>
        <w:t xml:space="preserve"> </w:t>
      </w:r>
      <w:r w:rsidRPr="00A60FD7">
        <w:rPr>
          <w:rFonts w:ascii="Times New Roman" w:eastAsia="TrebuchetMS" w:hAnsi="Times New Roman" w:cs="Times New Roman"/>
          <w:lang w:val="es-EC"/>
        </w:rPr>
        <w:t xml:space="preserve">1999) para reconocer diferencias significativas entre las variables </w:t>
      </w:r>
      <w:proofErr w:type="spellStart"/>
      <w:r w:rsidRPr="00A60FD7">
        <w:rPr>
          <w:rFonts w:ascii="Times New Roman" w:eastAsia="TrebuchetMS" w:hAnsi="Times New Roman" w:cs="Times New Roman"/>
          <w:lang w:val="es-EC"/>
        </w:rPr>
        <w:t>biologicas</w:t>
      </w:r>
      <w:proofErr w:type="spellEnd"/>
      <w:r w:rsidRPr="00A60FD7">
        <w:rPr>
          <w:rFonts w:ascii="Times New Roman" w:eastAsia="TrebuchetMS" w:hAnsi="Times New Roman" w:cs="Times New Roman"/>
          <w:lang w:val="es-EC"/>
        </w:rPr>
        <w:t>: riqueza</w:t>
      </w:r>
      <w:r w:rsidR="0039781B" w:rsidRPr="00A60FD7">
        <w:rPr>
          <w:rFonts w:ascii="Times New Roman" w:eastAsia="TrebuchetMS" w:hAnsi="Times New Roman" w:cs="Times New Roman"/>
          <w:lang w:val="es-EC"/>
        </w:rPr>
        <w:t xml:space="preserve"> </w:t>
      </w:r>
      <w:r w:rsidRPr="00A60FD7">
        <w:rPr>
          <w:rFonts w:ascii="Times New Roman" w:eastAsia="TrebuchetMS" w:hAnsi="Times New Roman" w:cs="Times New Roman"/>
          <w:lang w:val="es-EC"/>
        </w:rPr>
        <w:t xml:space="preserve">de </w:t>
      </w:r>
      <w:proofErr w:type="spellStart"/>
      <w:r w:rsidRPr="00A60FD7">
        <w:rPr>
          <w:rFonts w:ascii="Times New Roman" w:eastAsia="TrebuchetMS" w:hAnsi="Times New Roman" w:cs="Times New Roman"/>
          <w:lang w:val="es-EC"/>
        </w:rPr>
        <w:t>taxa</w:t>
      </w:r>
      <w:proofErr w:type="spellEnd"/>
      <w:r w:rsidRPr="00A60FD7">
        <w:rPr>
          <w:rFonts w:ascii="Times New Roman" w:eastAsia="TrebuchetMS" w:hAnsi="Times New Roman" w:cs="Times New Roman"/>
          <w:lang w:val="es-EC"/>
        </w:rPr>
        <w:t xml:space="preserve"> (S), abundancia (N), </w:t>
      </w:r>
      <w:proofErr w:type="spellStart"/>
      <w:r w:rsidRPr="00A60FD7">
        <w:rPr>
          <w:rFonts w:ascii="Times New Roman" w:eastAsia="TrebuchetMS" w:hAnsi="Times New Roman" w:cs="Times New Roman"/>
          <w:lang w:val="es-EC"/>
        </w:rPr>
        <w:t>indice</w:t>
      </w:r>
      <w:proofErr w:type="spellEnd"/>
      <w:r w:rsidRPr="00A60FD7">
        <w:rPr>
          <w:rFonts w:ascii="Times New Roman" w:eastAsia="TrebuchetMS" w:hAnsi="Times New Roman" w:cs="Times New Roman"/>
          <w:lang w:val="es-EC"/>
        </w:rPr>
        <w:t xml:space="preserve"> de diversidad de Shannon-Wiener (H’) y equidad</w:t>
      </w:r>
      <w:r w:rsidR="0039781B" w:rsidRPr="00A60FD7">
        <w:rPr>
          <w:rFonts w:ascii="Times New Roman" w:eastAsia="TrebuchetMS" w:hAnsi="Times New Roman" w:cs="Times New Roman"/>
          <w:lang w:val="es-EC"/>
        </w:rPr>
        <w:t xml:space="preserve"> </w:t>
      </w:r>
      <w:r w:rsidRPr="00A60FD7">
        <w:rPr>
          <w:rFonts w:ascii="Times New Roman" w:eastAsia="TrebuchetMS" w:hAnsi="Times New Roman" w:cs="Times New Roman"/>
          <w:lang w:val="es-EC"/>
        </w:rPr>
        <w:t xml:space="preserve">de </w:t>
      </w:r>
      <w:proofErr w:type="spellStart"/>
      <w:r w:rsidRPr="00A60FD7">
        <w:rPr>
          <w:rFonts w:ascii="Times New Roman" w:eastAsia="TrebuchetMS" w:hAnsi="Times New Roman" w:cs="Times New Roman"/>
          <w:lang w:val="es-EC"/>
        </w:rPr>
        <w:t>Pielou</w:t>
      </w:r>
      <w:proofErr w:type="spellEnd"/>
      <w:r w:rsidRPr="00A60FD7">
        <w:rPr>
          <w:rFonts w:ascii="Times New Roman" w:eastAsia="TrebuchetMS" w:hAnsi="Times New Roman" w:cs="Times New Roman"/>
          <w:lang w:val="es-EC"/>
        </w:rPr>
        <w:t xml:space="preserve"> (J’) entre los diferentes </w:t>
      </w:r>
      <w:proofErr w:type="spellStart"/>
      <w:r w:rsidRPr="00A60FD7">
        <w:rPr>
          <w:rFonts w:ascii="Times New Roman" w:eastAsia="TrebuchetMS" w:hAnsi="Times New Roman" w:cs="Times New Roman"/>
          <w:lang w:val="es-EC"/>
        </w:rPr>
        <w:t>habitats</w:t>
      </w:r>
      <w:proofErr w:type="spellEnd"/>
      <w:r w:rsidRPr="00A60FD7">
        <w:rPr>
          <w:rFonts w:ascii="Times New Roman" w:eastAsia="TrebuchetMS" w:hAnsi="Times New Roman" w:cs="Times New Roman"/>
          <w:lang w:val="es-EC"/>
        </w:rPr>
        <w:t xml:space="preserve"> muestreados en cada sector. </w:t>
      </w:r>
      <w:proofErr w:type="spellStart"/>
      <w:r w:rsidRPr="00A60FD7">
        <w:rPr>
          <w:rFonts w:ascii="Times New Roman" w:eastAsia="TrebuchetMS" w:hAnsi="Times New Roman" w:cs="Times New Roman"/>
          <w:lang w:val="es-EC"/>
        </w:rPr>
        <w:t>Asi</w:t>
      </w:r>
      <w:proofErr w:type="spellEnd"/>
      <w:r w:rsidRPr="00A60FD7">
        <w:rPr>
          <w:rFonts w:ascii="Times New Roman" w:eastAsia="TrebuchetMS" w:hAnsi="Times New Roman" w:cs="Times New Roman"/>
          <w:lang w:val="es-EC"/>
        </w:rPr>
        <w:t xml:space="preserve"> mismo,</w:t>
      </w:r>
      <w:r w:rsidR="0039781B" w:rsidRPr="00A60FD7">
        <w:rPr>
          <w:rFonts w:ascii="Times New Roman" w:eastAsia="TrebuchetMS" w:hAnsi="Times New Roman" w:cs="Times New Roman"/>
          <w:lang w:val="es-EC"/>
        </w:rPr>
        <w:t xml:space="preserve"> </w:t>
      </w:r>
      <w:r w:rsidRPr="00A60FD7">
        <w:rPr>
          <w:rFonts w:ascii="Times New Roman" w:eastAsia="TrebuchetMS" w:hAnsi="Times New Roman" w:cs="Times New Roman"/>
          <w:lang w:val="es-EC"/>
        </w:rPr>
        <w:t>pruebas de Mann-Whitney fueron realizadas para detectar diferencias significativas</w:t>
      </w:r>
      <w:r w:rsidR="0039781B" w:rsidRPr="00A60FD7">
        <w:rPr>
          <w:rFonts w:ascii="Times New Roman" w:eastAsia="TrebuchetMS" w:hAnsi="Times New Roman" w:cs="Times New Roman"/>
          <w:lang w:val="es-EC"/>
        </w:rPr>
        <w:t xml:space="preserve"> </w:t>
      </w:r>
      <w:r w:rsidRPr="00A60FD7">
        <w:rPr>
          <w:rFonts w:ascii="Times New Roman" w:eastAsia="TrebuchetMS" w:hAnsi="Times New Roman" w:cs="Times New Roman"/>
          <w:lang w:val="es-EC"/>
        </w:rPr>
        <w:t xml:space="preserve">de las variables </w:t>
      </w:r>
      <w:proofErr w:type="spellStart"/>
      <w:r w:rsidRPr="00A60FD7">
        <w:rPr>
          <w:rFonts w:ascii="Times New Roman" w:eastAsia="TrebuchetMS" w:hAnsi="Times New Roman" w:cs="Times New Roman"/>
          <w:lang w:val="es-EC"/>
        </w:rPr>
        <w:t>biologicas</w:t>
      </w:r>
      <w:proofErr w:type="spellEnd"/>
      <w:r w:rsidRPr="00A60FD7">
        <w:rPr>
          <w:rFonts w:ascii="Times New Roman" w:eastAsia="TrebuchetMS" w:hAnsi="Times New Roman" w:cs="Times New Roman"/>
          <w:lang w:val="es-EC"/>
        </w:rPr>
        <w:t xml:space="preserve"> entre pares de </w:t>
      </w:r>
      <w:proofErr w:type="spellStart"/>
      <w:r w:rsidRPr="00A60FD7">
        <w:rPr>
          <w:rFonts w:ascii="Times New Roman" w:eastAsia="TrebuchetMS" w:hAnsi="Times New Roman" w:cs="Times New Roman"/>
          <w:lang w:val="es-EC"/>
        </w:rPr>
        <w:t>habitats</w:t>
      </w:r>
      <w:proofErr w:type="spellEnd"/>
      <w:r w:rsidRPr="00A60FD7">
        <w:rPr>
          <w:rFonts w:ascii="Times New Roman" w:eastAsia="TrebuchetMS" w:hAnsi="Times New Roman" w:cs="Times New Roman"/>
          <w:lang w:val="es-EC"/>
        </w:rPr>
        <w:t>.</w:t>
      </w:r>
      <w:r w:rsidR="0039781B" w:rsidRPr="00A60FD7">
        <w:rPr>
          <w:rFonts w:ascii="Times New Roman" w:eastAsia="TrebuchetMS" w:hAnsi="Times New Roman" w:cs="Times New Roman"/>
          <w:lang w:val="es-EC"/>
        </w:rPr>
        <w:t xml:space="preserve"> </w:t>
      </w:r>
      <w:r w:rsidRPr="00A60FD7">
        <w:rPr>
          <w:rFonts w:ascii="Times New Roman" w:eastAsia="TrebuchetMS" w:hAnsi="Times New Roman" w:cs="Times New Roman"/>
          <w:lang w:val="es-EC"/>
        </w:rPr>
        <w:t>Se realizo un ANOSIM para detectar diferencias significativas en las comunidades de</w:t>
      </w:r>
      <w:r w:rsidR="0039781B" w:rsidRPr="00A60FD7">
        <w:rPr>
          <w:rFonts w:ascii="Times New Roman" w:eastAsia="TrebuchetMS" w:hAnsi="Times New Roman" w:cs="Times New Roman"/>
          <w:lang w:val="es-EC"/>
        </w:rPr>
        <w:t xml:space="preserve"> </w:t>
      </w:r>
      <w:r w:rsidRPr="00A60FD7">
        <w:rPr>
          <w:rFonts w:ascii="Times New Roman" w:eastAsia="TrebuchetMS" w:hAnsi="Times New Roman" w:cs="Times New Roman"/>
          <w:lang w:val="es-EC"/>
        </w:rPr>
        <w:t xml:space="preserve">macroinvertebrados entre sectores y entre </w:t>
      </w:r>
      <w:proofErr w:type="spellStart"/>
      <w:r w:rsidRPr="00A60FD7">
        <w:rPr>
          <w:rFonts w:ascii="Times New Roman" w:eastAsia="TrebuchetMS" w:hAnsi="Times New Roman" w:cs="Times New Roman"/>
          <w:lang w:val="es-EC"/>
        </w:rPr>
        <w:t>habitats</w:t>
      </w:r>
      <w:proofErr w:type="spellEnd"/>
      <w:r w:rsidRPr="00A60FD7">
        <w:rPr>
          <w:rFonts w:ascii="Times New Roman" w:eastAsia="TrebuchetMS" w:hAnsi="Times New Roman" w:cs="Times New Roman"/>
          <w:lang w:val="es-EC"/>
        </w:rPr>
        <w:t xml:space="preserve">. </w:t>
      </w:r>
      <w:proofErr w:type="spellStart"/>
      <w:r w:rsidRPr="00A60FD7">
        <w:rPr>
          <w:rFonts w:ascii="Times New Roman" w:eastAsia="TrebuchetMS" w:hAnsi="Times New Roman" w:cs="Times New Roman"/>
          <w:lang w:val="es-EC"/>
        </w:rPr>
        <w:t>Asi</w:t>
      </w:r>
      <w:proofErr w:type="spellEnd"/>
      <w:r w:rsidRPr="00A60FD7">
        <w:rPr>
          <w:rFonts w:ascii="Times New Roman" w:eastAsia="TrebuchetMS" w:hAnsi="Times New Roman" w:cs="Times New Roman"/>
          <w:lang w:val="es-EC"/>
        </w:rPr>
        <w:t xml:space="preserve"> mismo, para distinguir</w:t>
      </w:r>
      <w:r w:rsidR="0039781B" w:rsidRPr="00A60FD7">
        <w:rPr>
          <w:rFonts w:ascii="Times New Roman" w:eastAsia="TrebuchetMS" w:hAnsi="Times New Roman" w:cs="Times New Roman"/>
          <w:lang w:val="es-EC"/>
        </w:rPr>
        <w:t xml:space="preserve"> </w:t>
      </w:r>
      <w:r w:rsidRPr="00A60FD7">
        <w:rPr>
          <w:rFonts w:ascii="Times New Roman" w:eastAsia="TrebuchetMS" w:hAnsi="Times New Roman" w:cs="Times New Roman"/>
          <w:lang w:val="es-EC"/>
        </w:rPr>
        <w:t xml:space="preserve">agrupaciones entre las diferentes muestras se </w:t>
      </w:r>
      <w:proofErr w:type="spellStart"/>
      <w:r w:rsidRPr="00A60FD7">
        <w:rPr>
          <w:rFonts w:ascii="Times New Roman" w:eastAsia="TrebuchetMS" w:hAnsi="Times New Roman" w:cs="Times New Roman"/>
          <w:lang w:val="es-EC"/>
        </w:rPr>
        <w:t>utilizo</w:t>
      </w:r>
      <w:proofErr w:type="spellEnd"/>
      <w:r w:rsidRPr="00A60FD7">
        <w:rPr>
          <w:rFonts w:ascii="Times New Roman" w:eastAsia="TrebuchetMS" w:hAnsi="Times New Roman" w:cs="Times New Roman"/>
          <w:lang w:val="es-EC"/>
        </w:rPr>
        <w:t xml:space="preserve"> un </w:t>
      </w:r>
      <w:proofErr w:type="spellStart"/>
      <w:r w:rsidRPr="00A60FD7">
        <w:rPr>
          <w:rFonts w:ascii="Times New Roman" w:eastAsia="TrebuchetMS" w:hAnsi="Times New Roman" w:cs="Times New Roman"/>
          <w:lang w:val="es-EC"/>
        </w:rPr>
        <w:t>analisis</w:t>
      </w:r>
      <w:proofErr w:type="spellEnd"/>
      <w:r w:rsidRPr="00A60FD7">
        <w:rPr>
          <w:rFonts w:ascii="Times New Roman" w:eastAsia="TrebuchetMS" w:hAnsi="Times New Roman" w:cs="Times New Roman"/>
          <w:lang w:val="es-EC"/>
        </w:rPr>
        <w:t xml:space="preserve"> </w:t>
      </w:r>
      <w:proofErr w:type="spellStart"/>
      <w:r w:rsidRPr="00A60FD7">
        <w:rPr>
          <w:rFonts w:ascii="Times New Roman" w:eastAsia="TrebuchetMS" w:hAnsi="Times New Roman" w:cs="Times New Roman"/>
          <w:lang w:val="es-EC"/>
        </w:rPr>
        <w:t>cluster</w:t>
      </w:r>
      <w:proofErr w:type="spellEnd"/>
      <w:r w:rsidRPr="00A60FD7">
        <w:rPr>
          <w:rFonts w:ascii="Times New Roman" w:eastAsia="TrebuchetMS" w:hAnsi="Times New Roman" w:cs="Times New Roman"/>
          <w:lang w:val="es-EC"/>
        </w:rPr>
        <w:t xml:space="preserve"> con el </w:t>
      </w:r>
      <w:r w:rsidR="0039781B" w:rsidRPr="00A60FD7">
        <w:rPr>
          <w:rFonts w:ascii="Times New Roman" w:eastAsia="TrebuchetMS" w:hAnsi="Times New Roman" w:cs="Times New Roman"/>
          <w:lang w:val="es-EC"/>
        </w:rPr>
        <w:t xml:space="preserve">índice </w:t>
      </w:r>
      <w:r w:rsidRPr="00A60FD7">
        <w:rPr>
          <w:rFonts w:ascii="Times New Roman" w:eastAsia="TrebuchetMS" w:hAnsi="Times New Roman" w:cs="Times New Roman"/>
          <w:lang w:val="es-EC"/>
        </w:rPr>
        <w:t xml:space="preserve">de similitud de Bray-Curtis, previa </w:t>
      </w:r>
      <w:proofErr w:type="spellStart"/>
      <w:r w:rsidRPr="00A60FD7">
        <w:rPr>
          <w:rFonts w:ascii="Times New Roman" w:eastAsia="TrebuchetMS" w:hAnsi="Times New Roman" w:cs="Times New Roman"/>
          <w:lang w:val="es-EC"/>
        </w:rPr>
        <w:t>transformacion</w:t>
      </w:r>
      <w:proofErr w:type="spellEnd"/>
      <w:r w:rsidRPr="00A60FD7">
        <w:rPr>
          <w:rFonts w:ascii="Times New Roman" w:eastAsia="TrebuchetMS" w:hAnsi="Times New Roman" w:cs="Times New Roman"/>
          <w:lang w:val="es-EC"/>
        </w:rPr>
        <w:t xml:space="preserve"> </w:t>
      </w:r>
      <w:proofErr w:type="spellStart"/>
      <w:r w:rsidRPr="00A60FD7">
        <w:rPr>
          <w:rFonts w:ascii="Times New Roman" w:eastAsia="TrebuchetMS" w:hAnsi="Times New Roman" w:cs="Times New Roman"/>
          <w:lang w:val="es-EC"/>
        </w:rPr>
        <w:t>logaritmica</w:t>
      </w:r>
      <w:proofErr w:type="spellEnd"/>
      <w:r w:rsidRPr="00A60FD7">
        <w:rPr>
          <w:rFonts w:ascii="Times New Roman" w:eastAsia="TrebuchetMS" w:hAnsi="Times New Roman" w:cs="Times New Roman"/>
          <w:lang w:val="es-EC"/>
        </w:rPr>
        <w:t xml:space="preserve"> de las abundancias;</w:t>
      </w:r>
    </w:p>
    <w:p w14:paraId="2DF8D44D" w14:textId="126CDCAD" w:rsidR="004F5C97" w:rsidRPr="00A60FD7" w:rsidRDefault="004F5C97" w:rsidP="00A60FD7">
      <w:pPr>
        <w:spacing w:line="240" w:lineRule="auto"/>
        <w:jc w:val="both"/>
        <w:rPr>
          <w:rFonts w:ascii="Times New Roman" w:hAnsi="Times New Roman" w:cs="Times New Roman"/>
          <w:lang w:val="es-EC"/>
        </w:rPr>
      </w:pPr>
      <w:r w:rsidRPr="00A60FD7">
        <w:rPr>
          <w:rFonts w:ascii="Times New Roman" w:eastAsia="TrebuchetMS" w:hAnsi="Times New Roman" w:cs="Times New Roman"/>
          <w:lang w:val="es-EC"/>
        </w:rPr>
        <w:t xml:space="preserve">este mismo </w:t>
      </w:r>
      <w:proofErr w:type="spellStart"/>
      <w:r w:rsidRPr="00A60FD7">
        <w:rPr>
          <w:rFonts w:ascii="Times New Roman" w:eastAsia="TrebuchetMS" w:hAnsi="Times New Roman" w:cs="Times New Roman"/>
          <w:lang w:val="es-EC"/>
        </w:rPr>
        <w:t>indice</w:t>
      </w:r>
      <w:proofErr w:type="spellEnd"/>
      <w:r w:rsidRPr="00A60FD7">
        <w:rPr>
          <w:rFonts w:ascii="Times New Roman" w:eastAsia="TrebuchetMS" w:hAnsi="Times New Roman" w:cs="Times New Roman"/>
          <w:lang w:val="es-EC"/>
        </w:rPr>
        <w:t xml:space="preserve"> fue aplicado para graficar la </w:t>
      </w:r>
      <w:proofErr w:type="spellStart"/>
      <w:r w:rsidRPr="00A60FD7">
        <w:rPr>
          <w:rFonts w:ascii="Times New Roman" w:eastAsia="TrebuchetMS" w:hAnsi="Times New Roman" w:cs="Times New Roman"/>
          <w:lang w:val="es-EC"/>
        </w:rPr>
        <w:t>ubicacion</w:t>
      </w:r>
      <w:proofErr w:type="spellEnd"/>
      <w:r w:rsidRPr="00A60FD7">
        <w:rPr>
          <w:rFonts w:ascii="Times New Roman" w:eastAsia="TrebuchetMS" w:hAnsi="Times New Roman" w:cs="Times New Roman"/>
          <w:lang w:val="es-EC"/>
        </w:rPr>
        <w:t xml:space="preserve"> de cada muestra en el TESIS RAUL ACOSTA</w:t>
      </w:r>
    </w:p>
    <w:p w14:paraId="394427BF" w14:textId="77777777" w:rsidR="00D0627D" w:rsidRPr="00A60FD7" w:rsidRDefault="00D0627D" w:rsidP="00A60FD7">
      <w:pPr>
        <w:spacing w:line="240" w:lineRule="auto"/>
        <w:jc w:val="both"/>
        <w:rPr>
          <w:rFonts w:ascii="Times New Roman" w:hAnsi="Times New Roman" w:cs="Times New Roman"/>
          <w:color w:val="3366FF"/>
          <w:lang w:val="es-EC"/>
        </w:rPr>
      </w:pPr>
    </w:p>
    <w:p w14:paraId="3EB9D3FA" w14:textId="7D22B45B" w:rsidR="00374D2E" w:rsidRPr="00A60FD7" w:rsidRDefault="00D0627D" w:rsidP="00A60FD7">
      <w:pPr>
        <w:spacing w:line="240" w:lineRule="auto"/>
        <w:jc w:val="both"/>
        <w:rPr>
          <w:rFonts w:ascii="Times New Roman" w:hAnsi="Times New Roman" w:cs="Times New Roman"/>
          <w:color w:val="3366FF"/>
          <w:lang w:val="es-EC"/>
        </w:rPr>
      </w:pPr>
      <w:r w:rsidRPr="00A60FD7">
        <w:rPr>
          <w:rFonts w:ascii="Times New Roman" w:hAnsi="Times New Roman" w:cs="Times New Roman"/>
          <w:color w:val="3366FF"/>
          <w:lang w:val="es-EC"/>
        </w:rPr>
        <w:t>2.6.4</w:t>
      </w:r>
      <w:r w:rsidR="00374D2E" w:rsidRPr="00A60FD7">
        <w:rPr>
          <w:rFonts w:ascii="Times New Roman" w:hAnsi="Times New Roman" w:cs="Times New Roman"/>
          <w:color w:val="3366FF"/>
          <w:lang w:val="es-EC"/>
        </w:rPr>
        <w:t xml:space="preserve"> Relación entre las variables físico – químicas y la estructura actual de la comunidad de macroinvertebrados acuáticos.</w:t>
      </w:r>
    </w:p>
    <w:p w14:paraId="118AC45C" w14:textId="77777777" w:rsidR="00D0627D" w:rsidRPr="00A60FD7" w:rsidRDefault="00D0627D" w:rsidP="00A60FD7">
      <w:pPr>
        <w:spacing w:line="240" w:lineRule="auto"/>
        <w:jc w:val="both"/>
        <w:rPr>
          <w:rFonts w:ascii="Times New Roman" w:hAnsi="Times New Roman" w:cs="Times New Roman"/>
          <w:color w:val="3366FF"/>
          <w:lang w:val="es-EC"/>
        </w:rPr>
      </w:pPr>
    </w:p>
    <w:p w14:paraId="4017DA41" w14:textId="77777777" w:rsidR="00D0627D" w:rsidRPr="00A60FD7" w:rsidRDefault="00D0627D" w:rsidP="00A60FD7">
      <w:pPr>
        <w:spacing w:line="240" w:lineRule="auto"/>
        <w:jc w:val="both"/>
        <w:rPr>
          <w:rFonts w:ascii="Times New Roman" w:hAnsi="Times New Roman" w:cs="Times New Roman"/>
          <w:lang w:val="es-EC"/>
        </w:rPr>
      </w:pPr>
      <w:r w:rsidRPr="00A60FD7">
        <w:rPr>
          <w:rFonts w:ascii="Times New Roman" w:hAnsi="Times New Roman" w:cs="Times New Roman"/>
          <w:lang w:val="es-EC"/>
        </w:rPr>
        <w:t xml:space="preserve">Se ajustaron las variables ambientales a los ejes de NMDS usando la función </w:t>
      </w:r>
      <w:proofErr w:type="spellStart"/>
      <w:r w:rsidRPr="00A60FD7">
        <w:rPr>
          <w:rFonts w:ascii="Times New Roman" w:hAnsi="Times New Roman" w:cs="Times New Roman"/>
          <w:lang w:val="es-EC"/>
        </w:rPr>
        <w:t>vertorfit</w:t>
      </w:r>
      <w:proofErr w:type="spellEnd"/>
      <w:r w:rsidRPr="00A60FD7">
        <w:rPr>
          <w:rFonts w:ascii="Times New Roman" w:hAnsi="Times New Roman" w:cs="Times New Roman"/>
          <w:lang w:val="es-EC"/>
        </w:rPr>
        <w:t xml:space="preserve"> (en </w:t>
      </w:r>
      <w:proofErr w:type="spellStart"/>
      <w:r w:rsidRPr="00A60FD7">
        <w:rPr>
          <w:rFonts w:ascii="Times New Roman" w:hAnsi="Times New Roman" w:cs="Times New Roman"/>
          <w:lang w:val="es-EC"/>
        </w:rPr>
        <w:t>Vegan</w:t>
      </w:r>
      <w:proofErr w:type="spellEnd"/>
      <w:r w:rsidRPr="00A60FD7">
        <w:rPr>
          <w:rFonts w:ascii="Times New Roman" w:hAnsi="Times New Roman" w:cs="Times New Roman"/>
          <w:lang w:val="es-EC"/>
        </w:rPr>
        <w:t xml:space="preserve">). </w:t>
      </w:r>
      <w:proofErr w:type="spellStart"/>
      <w:r w:rsidRPr="00A60FD7">
        <w:rPr>
          <w:rFonts w:ascii="Times New Roman" w:hAnsi="Times New Roman" w:cs="Times New Roman"/>
          <w:lang w:val="es-EC"/>
        </w:rPr>
        <w:t>Vertorfit</w:t>
      </w:r>
      <w:proofErr w:type="spellEnd"/>
      <w:r w:rsidRPr="00A60FD7">
        <w:rPr>
          <w:rFonts w:ascii="Times New Roman" w:hAnsi="Times New Roman" w:cs="Times New Roman"/>
          <w:lang w:val="es-EC"/>
        </w:rPr>
        <w:t xml:space="preserve"> </w:t>
      </w:r>
      <w:proofErr w:type="spellStart"/>
      <w:r w:rsidRPr="00A60FD7">
        <w:rPr>
          <w:rFonts w:ascii="Times New Roman" w:hAnsi="Times New Roman" w:cs="Times New Roman"/>
          <w:lang w:val="es-EC"/>
        </w:rPr>
        <w:t>provée</w:t>
      </w:r>
      <w:proofErr w:type="spellEnd"/>
      <w:r w:rsidRPr="00A60FD7">
        <w:rPr>
          <w:rFonts w:ascii="Times New Roman" w:hAnsi="Times New Roman" w:cs="Times New Roman"/>
          <w:lang w:val="es-EC"/>
        </w:rPr>
        <w:t xml:space="preserve"> un coeficiente de </w:t>
      </w:r>
      <w:proofErr w:type="spellStart"/>
      <w:r w:rsidRPr="00A60FD7">
        <w:rPr>
          <w:rFonts w:ascii="Times New Roman" w:hAnsi="Times New Roman" w:cs="Times New Roman"/>
          <w:lang w:val="es-EC"/>
        </w:rPr>
        <w:t>correlacion</w:t>
      </w:r>
      <w:proofErr w:type="spellEnd"/>
      <w:r w:rsidRPr="00A60FD7">
        <w:rPr>
          <w:rFonts w:ascii="Times New Roman" w:hAnsi="Times New Roman" w:cs="Times New Roman"/>
          <w:lang w:val="es-EC"/>
        </w:rPr>
        <w:t xml:space="preserve"> y un valor de p, que indican el ajuste de las variables a los ejes del NMDS.</w:t>
      </w:r>
    </w:p>
    <w:p w14:paraId="7378D221" w14:textId="77777777" w:rsidR="00374D2E" w:rsidRDefault="00374D2E" w:rsidP="00A60FD7">
      <w:pPr>
        <w:spacing w:line="240" w:lineRule="auto"/>
        <w:jc w:val="both"/>
        <w:rPr>
          <w:rFonts w:ascii="Times New Roman" w:hAnsi="Times New Roman" w:cs="Times New Roman"/>
          <w:color w:val="3366FF"/>
          <w:lang w:val="es-EC"/>
        </w:rPr>
      </w:pPr>
    </w:p>
    <w:p w14:paraId="727B45B9" w14:textId="77777777" w:rsidR="00A60FD7" w:rsidRPr="0039781B" w:rsidRDefault="00A60FD7" w:rsidP="00A60FD7">
      <w:pPr>
        <w:spacing w:line="240" w:lineRule="auto"/>
        <w:jc w:val="both"/>
        <w:rPr>
          <w:rFonts w:ascii="Times New Roman" w:eastAsia="Times New Roman" w:hAnsi="Times New Roman" w:cs="Times New Roman"/>
          <w:lang w:val="es-EC"/>
        </w:rPr>
      </w:pPr>
      <w:r w:rsidRPr="0039781B">
        <w:rPr>
          <w:rFonts w:ascii="Times New Roman" w:eastAsia="Times New Roman" w:hAnsi="Times New Roman" w:cs="Times New Roman"/>
          <w:lang w:val="es-EC"/>
        </w:rPr>
        <w:lastRenderedPageBreak/>
        <w:t xml:space="preserve">NMDS (ordenación de escala multidimensional no métrica) </w:t>
      </w:r>
      <w:r>
        <w:rPr>
          <w:rFonts w:ascii="Times New Roman" w:eastAsia="Times New Roman" w:hAnsi="Times New Roman" w:cs="Times New Roman"/>
          <w:lang w:val="es-EC"/>
        </w:rPr>
        <w:t>compara</w:t>
      </w:r>
      <w:r w:rsidRPr="0039781B">
        <w:rPr>
          <w:rFonts w:ascii="Times New Roman" w:eastAsia="Times New Roman" w:hAnsi="Times New Roman" w:cs="Times New Roman"/>
          <w:lang w:val="es-EC"/>
        </w:rPr>
        <w:t xml:space="preserve"> comunidades, </w:t>
      </w:r>
      <w:r>
        <w:rPr>
          <w:rFonts w:ascii="Times New Roman" w:hAnsi="Times New Roman" w:cs="Times New Roman"/>
          <w:lang w:val="es-EC"/>
        </w:rPr>
        <w:t>identifica</w:t>
      </w:r>
      <w:r w:rsidRPr="0039781B">
        <w:rPr>
          <w:rFonts w:ascii="Times New Roman" w:hAnsi="Times New Roman" w:cs="Times New Roman"/>
          <w:lang w:val="es-EC"/>
        </w:rPr>
        <w:t xml:space="preserve"> las diferencias estadísticas en la similitud de abundancia de familias de macroinvertebrados acuáticos</w:t>
      </w:r>
      <w:r>
        <w:rPr>
          <w:rFonts w:ascii="Times New Roman" w:eastAsia="Times New Roman" w:hAnsi="Times New Roman" w:cs="Times New Roman"/>
          <w:lang w:val="es-EC"/>
        </w:rPr>
        <w:t>, alcances y estaciones (</w:t>
      </w:r>
      <w:r w:rsidRPr="0039781B">
        <w:rPr>
          <w:rFonts w:ascii="Times New Roman" w:eastAsia="Times New Roman" w:hAnsi="Times New Roman" w:cs="Times New Roman"/>
          <w:lang w:val="es-EC"/>
        </w:rPr>
        <w:t>Ríos et al.,2011; Iñiguez et al., 2017),</w:t>
      </w:r>
      <w:r>
        <w:rPr>
          <w:rFonts w:ascii="Times New Roman" w:eastAsia="Times New Roman" w:hAnsi="Times New Roman" w:cs="Times New Roman"/>
          <w:lang w:val="es-EC"/>
        </w:rPr>
        <w:t xml:space="preserve"> explora</w:t>
      </w:r>
      <w:r w:rsidRPr="0039781B">
        <w:rPr>
          <w:rFonts w:ascii="Times New Roman" w:eastAsia="Times New Roman" w:hAnsi="Times New Roman" w:cs="Times New Roman"/>
          <w:lang w:val="es-EC"/>
        </w:rPr>
        <w:t xml:space="preserve"> las relaciones entre los taxones de macroinvertebrados y </w:t>
      </w:r>
      <w:r>
        <w:rPr>
          <w:rFonts w:ascii="Times New Roman" w:eastAsia="Times New Roman" w:hAnsi="Times New Roman" w:cs="Times New Roman"/>
          <w:lang w:val="es-EC"/>
        </w:rPr>
        <w:t xml:space="preserve">permite </w:t>
      </w:r>
      <w:r w:rsidRPr="0039781B">
        <w:rPr>
          <w:rFonts w:ascii="Times New Roman" w:eastAsia="Times New Roman" w:hAnsi="Times New Roman" w:cs="Times New Roman"/>
          <w:lang w:val="es-EC"/>
        </w:rPr>
        <w:t xml:space="preserve">obtener información sobre la variación en la composición de especies (Maloney et al., </w:t>
      </w:r>
      <w:proofErr w:type="gramStart"/>
      <w:r w:rsidRPr="0039781B">
        <w:rPr>
          <w:rFonts w:ascii="Times New Roman" w:eastAsia="Times New Roman" w:hAnsi="Times New Roman" w:cs="Times New Roman"/>
          <w:lang w:val="es-EC"/>
        </w:rPr>
        <w:t>2011;Lujan</w:t>
      </w:r>
      <w:proofErr w:type="gramEnd"/>
      <w:r w:rsidRPr="0039781B">
        <w:rPr>
          <w:rFonts w:ascii="Times New Roman" w:eastAsia="Times New Roman" w:hAnsi="Times New Roman" w:cs="Times New Roman"/>
          <w:lang w:val="es-EC"/>
        </w:rPr>
        <w:t xml:space="preserve"> et al., 2013). Para respaldar los patrones observados con NMDS, es recomendable realizar un análisis ANOSIM para detectar diferencias entre factores (estaciones, tramos y parches). Además, nos ayuda a conocer diferencias significativas en la estructura de ensamblaje de especies (Iñiguez et al., 2017). </w:t>
      </w:r>
    </w:p>
    <w:p w14:paraId="7E2ECF93" w14:textId="77777777" w:rsidR="00A60FD7" w:rsidRPr="0039781B" w:rsidRDefault="00A60FD7" w:rsidP="00A60FD7">
      <w:pPr>
        <w:spacing w:line="240" w:lineRule="auto"/>
        <w:jc w:val="both"/>
        <w:rPr>
          <w:rFonts w:ascii="Times New Roman" w:eastAsia="Times New Roman" w:hAnsi="Times New Roman" w:cs="Times New Roman"/>
          <w:lang w:val="es-EC"/>
        </w:rPr>
      </w:pPr>
    </w:p>
    <w:p w14:paraId="64DE46E4" w14:textId="77777777" w:rsidR="00A60FD7" w:rsidRDefault="00A60FD7" w:rsidP="00A60FD7">
      <w:pPr>
        <w:spacing w:line="240" w:lineRule="auto"/>
        <w:jc w:val="both"/>
        <w:rPr>
          <w:rFonts w:ascii="Times New Roman" w:hAnsi="Times New Roman" w:cs="Times New Roman"/>
          <w:color w:val="222222"/>
          <w:shd w:val="clear" w:color="auto" w:fill="FFFFFF"/>
          <w:lang w:val="es-EC"/>
        </w:rPr>
      </w:pPr>
      <w:r w:rsidRPr="0039781B">
        <w:rPr>
          <w:rFonts w:ascii="Times New Roman" w:hAnsi="Times New Roman" w:cs="Times New Roman"/>
          <w:color w:val="222222"/>
          <w:shd w:val="clear" w:color="auto" w:fill="FFFFFF"/>
          <w:lang w:val="es-EC"/>
        </w:rPr>
        <w:t>Alba-</w:t>
      </w:r>
      <w:proofErr w:type="spellStart"/>
      <w:r w:rsidRPr="0039781B">
        <w:rPr>
          <w:rFonts w:ascii="Times New Roman" w:hAnsi="Times New Roman" w:cs="Times New Roman"/>
          <w:color w:val="222222"/>
          <w:shd w:val="clear" w:color="auto" w:fill="FFFFFF"/>
          <w:lang w:val="es-EC"/>
        </w:rPr>
        <w:t>Tercedor</w:t>
      </w:r>
      <w:proofErr w:type="spellEnd"/>
      <w:r w:rsidRPr="0039781B">
        <w:rPr>
          <w:rFonts w:ascii="Times New Roman" w:hAnsi="Times New Roman" w:cs="Times New Roman"/>
          <w:color w:val="222222"/>
          <w:shd w:val="clear" w:color="auto" w:fill="FFFFFF"/>
          <w:lang w:val="es-EC"/>
        </w:rPr>
        <w:t>, J. (1996). MACROINVERTEBRADOS ACUATICOS Y CALIDAD DE LAS AGUAS DE LOS RIOS¹. In </w:t>
      </w:r>
      <w:r w:rsidRPr="0039781B">
        <w:rPr>
          <w:rFonts w:ascii="Times New Roman" w:hAnsi="Times New Roman" w:cs="Times New Roman"/>
          <w:i/>
          <w:iCs/>
          <w:color w:val="222222"/>
          <w:shd w:val="clear" w:color="auto" w:fill="FFFFFF"/>
          <w:lang w:val="es-EC"/>
        </w:rPr>
        <w:t>IV Simposio sobre el Agua en Andalucía: Almería, diciembre 1996</w:t>
      </w:r>
      <w:r w:rsidRPr="0039781B">
        <w:rPr>
          <w:rFonts w:ascii="Times New Roman" w:hAnsi="Times New Roman" w:cs="Times New Roman"/>
          <w:color w:val="222222"/>
          <w:shd w:val="clear" w:color="auto" w:fill="FFFFFF"/>
          <w:lang w:val="es-EC"/>
        </w:rPr>
        <w:t> (Vol. 2, p. 203). IGME.</w:t>
      </w:r>
    </w:p>
    <w:p w14:paraId="3E5288D9" w14:textId="77777777" w:rsidR="00A60FD7" w:rsidRPr="0039781B" w:rsidRDefault="00A60FD7" w:rsidP="00A60FD7">
      <w:pPr>
        <w:spacing w:line="240" w:lineRule="auto"/>
        <w:jc w:val="both"/>
        <w:rPr>
          <w:rFonts w:ascii="Times New Roman" w:eastAsia="Times New Roman" w:hAnsi="Times New Roman" w:cs="Times New Roman"/>
          <w:lang w:val="es-EC"/>
        </w:rPr>
      </w:pPr>
    </w:p>
    <w:p w14:paraId="7F58B582" w14:textId="77777777" w:rsidR="00A60FD7" w:rsidRPr="0039781B" w:rsidRDefault="00A60FD7" w:rsidP="00A60FD7">
      <w:pPr>
        <w:spacing w:line="240" w:lineRule="auto"/>
        <w:jc w:val="both"/>
        <w:rPr>
          <w:rFonts w:ascii="Times New Roman" w:hAnsi="Times New Roman" w:cs="Times New Roman"/>
          <w:i/>
          <w:iCs/>
          <w:color w:val="222222"/>
          <w:shd w:val="clear" w:color="auto" w:fill="FFFFFF"/>
        </w:rPr>
      </w:pPr>
      <w:r w:rsidRPr="0039781B">
        <w:rPr>
          <w:rFonts w:ascii="Times New Roman" w:hAnsi="Times New Roman" w:cs="Times New Roman"/>
          <w:color w:val="222222"/>
          <w:shd w:val="clear" w:color="auto" w:fill="FFFFFF"/>
          <w:lang w:val="es-EC"/>
        </w:rPr>
        <w:t>Ríos‐</w:t>
      </w:r>
      <w:proofErr w:type="spellStart"/>
      <w:r w:rsidRPr="0039781B">
        <w:rPr>
          <w:rFonts w:ascii="Times New Roman" w:hAnsi="Times New Roman" w:cs="Times New Roman"/>
          <w:color w:val="222222"/>
          <w:shd w:val="clear" w:color="auto" w:fill="FFFFFF"/>
          <w:lang w:val="es-EC"/>
        </w:rPr>
        <w:t>Touma</w:t>
      </w:r>
      <w:proofErr w:type="spellEnd"/>
      <w:r w:rsidRPr="0039781B">
        <w:rPr>
          <w:rFonts w:ascii="Times New Roman" w:hAnsi="Times New Roman" w:cs="Times New Roman"/>
          <w:color w:val="222222"/>
          <w:shd w:val="clear" w:color="auto" w:fill="FFFFFF"/>
          <w:lang w:val="es-EC"/>
        </w:rPr>
        <w:t xml:space="preserve">, B., Encalada, A. C., &amp; Prat </w:t>
      </w:r>
      <w:proofErr w:type="spellStart"/>
      <w:r w:rsidRPr="0039781B">
        <w:rPr>
          <w:rFonts w:ascii="Times New Roman" w:hAnsi="Times New Roman" w:cs="Times New Roman"/>
          <w:color w:val="222222"/>
          <w:shd w:val="clear" w:color="auto" w:fill="FFFFFF"/>
          <w:lang w:val="es-EC"/>
        </w:rPr>
        <w:t>Fornells</w:t>
      </w:r>
      <w:proofErr w:type="spellEnd"/>
      <w:r w:rsidRPr="0039781B">
        <w:rPr>
          <w:rFonts w:ascii="Times New Roman" w:hAnsi="Times New Roman" w:cs="Times New Roman"/>
          <w:color w:val="222222"/>
          <w:shd w:val="clear" w:color="auto" w:fill="FFFFFF"/>
          <w:lang w:val="es-EC"/>
        </w:rPr>
        <w:t xml:space="preserve">, N. (2011). </w:t>
      </w:r>
      <w:r w:rsidRPr="0039781B">
        <w:rPr>
          <w:rFonts w:ascii="Times New Roman" w:hAnsi="Times New Roman" w:cs="Times New Roman"/>
          <w:color w:val="222222"/>
          <w:shd w:val="clear" w:color="auto" w:fill="FFFFFF"/>
        </w:rPr>
        <w:t>Macroinvertebrate assemblages of an Andean high‐altitude tropical stream: the importance of season and flow. </w:t>
      </w:r>
      <w:r w:rsidRPr="0039781B">
        <w:rPr>
          <w:rFonts w:ascii="Times New Roman" w:hAnsi="Times New Roman" w:cs="Times New Roman"/>
          <w:i/>
          <w:iCs/>
          <w:color w:val="222222"/>
          <w:shd w:val="clear" w:color="auto" w:fill="FFFFFF"/>
        </w:rPr>
        <w:t xml:space="preserve">International review of </w:t>
      </w:r>
    </w:p>
    <w:p w14:paraId="093843C7" w14:textId="77777777" w:rsidR="00A60FD7" w:rsidRPr="0039781B" w:rsidRDefault="00A60FD7" w:rsidP="00A60FD7">
      <w:pPr>
        <w:spacing w:line="240" w:lineRule="auto"/>
        <w:jc w:val="both"/>
        <w:rPr>
          <w:rFonts w:ascii="Times New Roman" w:hAnsi="Times New Roman" w:cs="Times New Roman"/>
          <w:color w:val="222222"/>
          <w:shd w:val="clear" w:color="auto" w:fill="FFFFFF"/>
        </w:rPr>
      </w:pPr>
      <w:r w:rsidRPr="0039781B">
        <w:rPr>
          <w:rFonts w:ascii="Times New Roman" w:hAnsi="Times New Roman" w:cs="Times New Roman"/>
          <w:i/>
          <w:iCs/>
          <w:color w:val="222222"/>
          <w:shd w:val="clear" w:color="auto" w:fill="FFFFFF"/>
        </w:rPr>
        <w:t>hydrobiology</w:t>
      </w:r>
      <w:r w:rsidRPr="0039781B">
        <w:rPr>
          <w:rFonts w:ascii="Times New Roman" w:hAnsi="Times New Roman" w:cs="Times New Roman"/>
          <w:color w:val="222222"/>
          <w:shd w:val="clear" w:color="auto" w:fill="FFFFFF"/>
        </w:rPr>
        <w:t>, </w:t>
      </w:r>
      <w:r w:rsidRPr="0039781B">
        <w:rPr>
          <w:rFonts w:ascii="Times New Roman" w:hAnsi="Times New Roman" w:cs="Times New Roman"/>
          <w:i/>
          <w:iCs/>
          <w:color w:val="222222"/>
          <w:shd w:val="clear" w:color="auto" w:fill="FFFFFF"/>
        </w:rPr>
        <w:t>96</w:t>
      </w:r>
      <w:r w:rsidRPr="0039781B">
        <w:rPr>
          <w:rFonts w:ascii="Times New Roman" w:hAnsi="Times New Roman" w:cs="Times New Roman"/>
          <w:color w:val="222222"/>
          <w:shd w:val="clear" w:color="auto" w:fill="FFFFFF"/>
        </w:rPr>
        <w:t>(6), 667-685.</w:t>
      </w:r>
    </w:p>
    <w:p w14:paraId="4E8CCD09" w14:textId="77777777" w:rsidR="00A60FD7" w:rsidRPr="0039781B" w:rsidRDefault="00A60FD7" w:rsidP="00A60FD7">
      <w:pPr>
        <w:spacing w:line="240" w:lineRule="auto"/>
        <w:jc w:val="both"/>
        <w:rPr>
          <w:rFonts w:ascii="Times New Roman" w:hAnsi="Times New Roman" w:cs="Times New Roman"/>
          <w:color w:val="222222"/>
          <w:shd w:val="clear" w:color="auto" w:fill="FFFFFF"/>
        </w:rPr>
      </w:pPr>
    </w:p>
    <w:p w14:paraId="0AA29E66" w14:textId="77777777" w:rsidR="00A60FD7" w:rsidRPr="00C916F1" w:rsidRDefault="00A60FD7" w:rsidP="00A60FD7">
      <w:pPr>
        <w:spacing w:line="240" w:lineRule="auto"/>
        <w:jc w:val="both"/>
        <w:rPr>
          <w:rFonts w:ascii="Times New Roman" w:hAnsi="Times New Roman" w:cs="Times New Roman"/>
          <w:color w:val="222222"/>
          <w:shd w:val="clear" w:color="auto" w:fill="FFFFFF"/>
          <w:lang w:val="es-EC"/>
        </w:rPr>
      </w:pPr>
      <w:r w:rsidRPr="0039781B">
        <w:rPr>
          <w:rFonts w:ascii="Times New Roman" w:hAnsi="Times New Roman" w:cs="Times New Roman"/>
          <w:color w:val="222222"/>
          <w:shd w:val="clear" w:color="auto" w:fill="FFFFFF"/>
        </w:rPr>
        <w:t xml:space="preserve">Gamboa, M., Reyes, R., &amp; Arrivillaga, J. (2008). </w:t>
      </w:r>
      <w:r w:rsidRPr="0039781B">
        <w:rPr>
          <w:rFonts w:ascii="Times New Roman" w:hAnsi="Times New Roman" w:cs="Times New Roman"/>
          <w:color w:val="222222"/>
          <w:shd w:val="clear" w:color="auto" w:fill="FFFFFF"/>
          <w:lang w:val="es-EC"/>
        </w:rPr>
        <w:t>Macroinvertebrados bentónicos como bioindicadores de salud ambiental. </w:t>
      </w:r>
      <w:r w:rsidRPr="00C916F1">
        <w:rPr>
          <w:rFonts w:ascii="Times New Roman" w:hAnsi="Times New Roman" w:cs="Times New Roman"/>
          <w:i/>
          <w:iCs/>
          <w:color w:val="222222"/>
          <w:shd w:val="clear" w:color="auto" w:fill="FFFFFF"/>
          <w:lang w:val="es-EC"/>
        </w:rPr>
        <w:t xml:space="preserve">Boletín de </w:t>
      </w:r>
      <w:proofErr w:type="spellStart"/>
      <w:r w:rsidRPr="00C916F1">
        <w:rPr>
          <w:rFonts w:ascii="Times New Roman" w:hAnsi="Times New Roman" w:cs="Times New Roman"/>
          <w:i/>
          <w:iCs/>
          <w:color w:val="222222"/>
          <w:shd w:val="clear" w:color="auto" w:fill="FFFFFF"/>
          <w:lang w:val="es-EC"/>
        </w:rPr>
        <w:t>malariología</w:t>
      </w:r>
      <w:proofErr w:type="spellEnd"/>
      <w:r w:rsidRPr="00C916F1">
        <w:rPr>
          <w:rFonts w:ascii="Times New Roman" w:hAnsi="Times New Roman" w:cs="Times New Roman"/>
          <w:i/>
          <w:iCs/>
          <w:color w:val="222222"/>
          <w:shd w:val="clear" w:color="auto" w:fill="FFFFFF"/>
          <w:lang w:val="es-EC"/>
        </w:rPr>
        <w:t xml:space="preserve"> y salud ambiental</w:t>
      </w:r>
      <w:r w:rsidRPr="00C916F1">
        <w:rPr>
          <w:rFonts w:ascii="Times New Roman" w:hAnsi="Times New Roman" w:cs="Times New Roman"/>
          <w:color w:val="222222"/>
          <w:shd w:val="clear" w:color="auto" w:fill="FFFFFF"/>
          <w:lang w:val="es-EC"/>
        </w:rPr>
        <w:t>, </w:t>
      </w:r>
      <w:r w:rsidRPr="00C916F1">
        <w:rPr>
          <w:rFonts w:ascii="Times New Roman" w:hAnsi="Times New Roman" w:cs="Times New Roman"/>
          <w:i/>
          <w:iCs/>
          <w:color w:val="222222"/>
          <w:shd w:val="clear" w:color="auto" w:fill="FFFFFF"/>
          <w:lang w:val="es-EC"/>
        </w:rPr>
        <w:t>48</w:t>
      </w:r>
      <w:r w:rsidRPr="00C916F1">
        <w:rPr>
          <w:rFonts w:ascii="Times New Roman" w:hAnsi="Times New Roman" w:cs="Times New Roman"/>
          <w:color w:val="222222"/>
          <w:shd w:val="clear" w:color="auto" w:fill="FFFFFF"/>
          <w:lang w:val="es-EC"/>
        </w:rPr>
        <w:t>(2), 109-120.</w:t>
      </w:r>
    </w:p>
    <w:p w14:paraId="1BA37783" w14:textId="77777777" w:rsidR="00A60FD7" w:rsidRPr="00C916F1" w:rsidRDefault="00A60FD7" w:rsidP="00A60FD7">
      <w:pPr>
        <w:spacing w:line="240" w:lineRule="auto"/>
        <w:jc w:val="both"/>
        <w:rPr>
          <w:rFonts w:ascii="Times New Roman" w:hAnsi="Times New Roman" w:cs="Times New Roman"/>
          <w:color w:val="222222"/>
          <w:shd w:val="clear" w:color="auto" w:fill="FFFFFF"/>
          <w:lang w:val="es-EC"/>
        </w:rPr>
      </w:pPr>
    </w:p>
    <w:p w14:paraId="692CA8DD" w14:textId="77777777" w:rsidR="00A60FD7" w:rsidRPr="0039781B" w:rsidRDefault="00A60FD7" w:rsidP="00A60FD7">
      <w:pPr>
        <w:spacing w:line="240" w:lineRule="auto"/>
        <w:jc w:val="both"/>
        <w:rPr>
          <w:rFonts w:ascii="Times New Roman" w:eastAsia="Times New Roman" w:hAnsi="Times New Roman" w:cs="Times New Roman"/>
        </w:rPr>
      </w:pPr>
      <w:r w:rsidRPr="0039781B">
        <w:rPr>
          <w:rFonts w:ascii="Times New Roman" w:eastAsia="Times New Roman" w:hAnsi="Times New Roman" w:cs="Times New Roman"/>
          <w:lang w:val="es-EC"/>
        </w:rPr>
        <w:t xml:space="preserve">Iñiguez-Armijos, C., </w:t>
      </w:r>
      <w:proofErr w:type="spellStart"/>
      <w:r w:rsidRPr="0039781B">
        <w:rPr>
          <w:rFonts w:ascii="Times New Roman" w:eastAsia="Times New Roman" w:hAnsi="Times New Roman" w:cs="Times New Roman"/>
          <w:lang w:val="es-EC"/>
        </w:rPr>
        <w:t>Hampel</w:t>
      </w:r>
      <w:proofErr w:type="spellEnd"/>
      <w:r w:rsidRPr="0039781B">
        <w:rPr>
          <w:rFonts w:ascii="Times New Roman" w:eastAsia="Times New Roman" w:hAnsi="Times New Roman" w:cs="Times New Roman"/>
          <w:lang w:val="es-EC"/>
        </w:rPr>
        <w:t xml:space="preserve">, H., &amp; Breuer, L. (2017). </w:t>
      </w:r>
      <w:r w:rsidRPr="0039781B">
        <w:rPr>
          <w:rFonts w:ascii="Times New Roman" w:eastAsia="Times New Roman" w:hAnsi="Times New Roman" w:cs="Times New Roman"/>
        </w:rPr>
        <w:t>Land-use effects on structural and functional composition of benthic and leaf-associated macroinvertebrates in four Andean streams. Aquatic Ecology, 52(1), 77–92. doi:10.1007/s10452-017-9646-z</w:t>
      </w:r>
    </w:p>
    <w:p w14:paraId="7157230A" w14:textId="77777777" w:rsidR="00A60FD7" w:rsidRPr="0039781B" w:rsidRDefault="00A60FD7" w:rsidP="00A60FD7">
      <w:pPr>
        <w:spacing w:line="240" w:lineRule="auto"/>
        <w:jc w:val="both"/>
        <w:rPr>
          <w:rFonts w:ascii="Times New Roman" w:eastAsia="Times New Roman" w:hAnsi="Times New Roman" w:cs="Times New Roman"/>
        </w:rPr>
      </w:pPr>
    </w:p>
    <w:p w14:paraId="36E82108" w14:textId="77777777" w:rsidR="00A60FD7" w:rsidRPr="0039781B" w:rsidRDefault="00A60FD7" w:rsidP="00A60FD7">
      <w:pPr>
        <w:spacing w:line="240" w:lineRule="auto"/>
        <w:jc w:val="both"/>
        <w:rPr>
          <w:rFonts w:ascii="Times New Roman" w:eastAsia="Times New Roman" w:hAnsi="Times New Roman" w:cs="Times New Roman"/>
        </w:rPr>
      </w:pPr>
      <w:r w:rsidRPr="0039781B">
        <w:rPr>
          <w:rFonts w:ascii="Times New Roman" w:eastAsia="Times New Roman" w:hAnsi="Times New Roman" w:cs="Times New Roman"/>
        </w:rPr>
        <w:t xml:space="preserve">Maloney, K. O., Munguia, P., &amp; Mitchell, R. M. (2011). Anthropogenic disturbance and landscape patterns affect diversity patterns of aquatic benthic macroinvertebrates. Journal of the North American </w:t>
      </w:r>
      <w:proofErr w:type="spellStart"/>
      <w:r w:rsidRPr="0039781B">
        <w:rPr>
          <w:rFonts w:ascii="Times New Roman" w:eastAsia="Times New Roman" w:hAnsi="Times New Roman" w:cs="Times New Roman"/>
        </w:rPr>
        <w:t>Benthological</w:t>
      </w:r>
      <w:proofErr w:type="spellEnd"/>
      <w:r w:rsidRPr="0039781B">
        <w:rPr>
          <w:rFonts w:ascii="Times New Roman" w:eastAsia="Times New Roman" w:hAnsi="Times New Roman" w:cs="Times New Roman"/>
        </w:rPr>
        <w:t xml:space="preserve"> Society, 30(1), 284–295. doi:10.1899/09-112.1</w:t>
      </w:r>
    </w:p>
    <w:p w14:paraId="0248070D" w14:textId="77777777" w:rsidR="00A60FD7" w:rsidRPr="0039781B" w:rsidRDefault="00A60FD7" w:rsidP="00A60FD7">
      <w:pPr>
        <w:spacing w:line="240" w:lineRule="auto"/>
        <w:jc w:val="both"/>
        <w:rPr>
          <w:rFonts w:ascii="Times New Roman" w:eastAsia="Times New Roman" w:hAnsi="Times New Roman" w:cs="Times New Roman"/>
        </w:rPr>
      </w:pPr>
    </w:p>
    <w:p w14:paraId="20433AB7" w14:textId="77777777" w:rsidR="00A60FD7" w:rsidRPr="0039781B" w:rsidRDefault="00A60FD7" w:rsidP="00A60FD7">
      <w:pPr>
        <w:spacing w:line="240" w:lineRule="auto"/>
        <w:jc w:val="both"/>
        <w:rPr>
          <w:rFonts w:ascii="Times New Roman" w:eastAsia="Times New Roman" w:hAnsi="Times New Roman" w:cs="Times New Roman"/>
        </w:rPr>
      </w:pPr>
      <w:r w:rsidRPr="0039781B">
        <w:rPr>
          <w:rFonts w:ascii="Times New Roman" w:eastAsia="Times New Roman" w:hAnsi="Times New Roman" w:cs="Times New Roman"/>
        </w:rPr>
        <w:t>Lujan, N. K., Roach, K. A., Jacobsen, D., Winemiller, K. O., Vargas, V. M., Ching, V. R., &amp; Maestre, J. A. (2013). Aquatic community structure across an Andes-to-Amazon fluvial gradient. Journal of Biogeography, 40(9), 1715–1728. doi:10.1111/jbi.12131</w:t>
      </w:r>
    </w:p>
    <w:p w14:paraId="4E3052C7" w14:textId="77777777" w:rsidR="00A60FD7" w:rsidRPr="0039781B" w:rsidRDefault="00A60FD7" w:rsidP="00A60FD7">
      <w:pPr>
        <w:spacing w:line="240" w:lineRule="auto"/>
        <w:jc w:val="both"/>
        <w:rPr>
          <w:rFonts w:ascii="Times New Roman" w:eastAsia="Times New Roman" w:hAnsi="Times New Roman" w:cs="Times New Roman"/>
        </w:rPr>
      </w:pPr>
    </w:p>
    <w:p w14:paraId="2EE47409" w14:textId="77777777" w:rsidR="00A60FD7" w:rsidRPr="0039781B" w:rsidRDefault="00A60FD7" w:rsidP="00A60FD7">
      <w:pPr>
        <w:spacing w:line="240" w:lineRule="auto"/>
        <w:jc w:val="both"/>
        <w:rPr>
          <w:rFonts w:ascii="Times New Roman" w:eastAsia="Times New Roman" w:hAnsi="Times New Roman" w:cs="Times New Roman"/>
          <w:lang w:val="es-EC"/>
        </w:rPr>
      </w:pPr>
      <w:r w:rsidRPr="0039781B">
        <w:rPr>
          <w:rFonts w:ascii="Times New Roman" w:eastAsia="Times New Roman" w:hAnsi="Times New Roman" w:cs="Times New Roman"/>
        </w:rPr>
        <w:t xml:space="preserve"> </w:t>
      </w:r>
      <w:r w:rsidRPr="001A08EC">
        <w:rPr>
          <w:rFonts w:ascii="Times New Roman" w:hAnsi="Times New Roman" w:cs="Times New Roman"/>
          <w:color w:val="222222"/>
          <w:shd w:val="clear" w:color="auto" w:fill="FFFFFF"/>
        </w:rPr>
        <w:t xml:space="preserve">Gutiérrez-Fonseca, P. E., &amp; Ramírez, A. (2016). </w:t>
      </w:r>
      <w:r w:rsidRPr="0039781B">
        <w:rPr>
          <w:rFonts w:ascii="Times New Roman" w:hAnsi="Times New Roman" w:cs="Times New Roman"/>
          <w:color w:val="222222"/>
          <w:shd w:val="clear" w:color="auto" w:fill="FFFFFF"/>
          <w:lang w:val="es-EC"/>
        </w:rPr>
        <w:t>Evaluación de la calidad ecológica de los ríos en Puerto Rico: principales amenazas y herramientas de evaluación. </w:t>
      </w:r>
      <w:r w:rsidRPr="0039781B">
        <w:rPr>
          <w:rFonts w:ascii="Times New Roman" w:hAnsi="Times New Roman" w:cs="Times New Roman"/>
          <w:i/>
          <w:iCs/>
          <w:color w:val="222222"/>
          <w:shd w:val="clear" w:color="auto" w:fill="FFFFFF"/>
          <w:lang w:val="es-EC"/>
        </w:rPr>
        <w:t>Hidrobiológica</w:t>
      </w:r>
      <w:r w:rsidRPr="0039781B">
        <w:rPr>
          <w:rFonts w:ascii="Times New Roman" w:hAnsi="Times New Roman" w:cs="Times New Roman"/>
          <w:color w:val="222222"/>
          <w:shd w:val="clear" w:color="auto" w:fill="FFFFFF"/>
          <w:lang w:val="es-EC"/>
        </w:rPr>
        <w:t>, </w:t>
      </w:r>
      <w:r w:rsidRPr="0039781B">
        <w:rPr>
          <w:rFonts w:ascii="Times New Roman" w:hAnsi="Times New Roman" w:cs="Times New Roman"/>
          <w:i/>
          <w:iCs/>
          <w:color w:val="222222"/>
          <w:shd w:val="clear" w:color="auto" w:fill="FFFFFF"/>
          <w:lang w:val="es-EC"/>
        </w:rPr>
        <w:t>26</w:t>
      </w:r>
      <w:r w:rsidRPr="0039781B">
        <w:rPr>
          <w:rFonts w:ascii="Times New Roman" w:hAnsi="Times New Roman" w:cs="Times New Roman"/>
          <w:color w:val="222222"/>
          <w:shd w:val="clear" w:color="auto" w:fill="FFFFFF"/>
          <w:lang w:val="es-EC"/>
        </w:rPr>
        <w:t>(3), 433-441.</w:t>
      </w:r>
    </w:p>
    <w:p w14:paraId="0D444BA6" w14:textId="77777777" w:rsidR="00A60FD7" w:rsidRPr="0039781B" w:rsidRDefault="00A60FD7" w:rsidP="00A60FD7">
      <w:pPr>
        <w:spacing w:line="240" w:lineRule="auto"/>
        <w:jc w:val="both"/>
        <w:rPr>
          <w:rFonts w:ascii="Times New Roman" w:hAnsi="Times New Roman" w:cs="Times New Roman"/>
          <w:bCs/>
          <w:color w:val="222222"/>
          <w:shd w:val="clear" w:color="auto" w:fill="FFFFFF"/>
          <w:lang w:val="es-EC"/>
        </w:rPr>
      </w:pPr>
    </w:p>
    <w:p w14:paraId="1016D2A2" w14:textId="77777777" w:rsidR="00A60FD7" w:rsidRPr="0039781B" w:rsidRDefault="00A60FD7" w:rsidP="00A60FD7">
      <w:pPr>
        <w:spacing w:line="240" w:lineRule="auto"/>
        <w:jc w:val="both"/>
        <w:rPr>
          <w:rFonts w:ascii="Times New Roman" w:hAnsi="Times New Roman" w:cs="Times New Roman"/>
          <w:bCs/>
          <w:color w:val="222222"/>
          <w:shd w:val="clear" w:color="auto" w:fill="FFFFFF"/>
          <w:lang w:val="es-EC"/>
        </w:rPr>
      </w:pPr>
      <w:r w:rsidRPr="0039781B">
        <w:rPr>
          <w:rFonts w:ascii="Times New Roman" w:hAnsi="Times New Roman" w:cs="Times New Roman"/>
          <w:bCs/>
          <w:color w:val="222222"/>
          <w:shd w:val="clear" w:color="auto" w:fill="FFFFFF"/>
          <w:lang w:val="es-EC"/>
        </w:rPr>
        <w:t>MIMAM, E. (2000). Libro blanco del agua en España. </w:t>
      </w:r>
      <w:r w:rsidRPr="0039781B">
        <w:rPr>
          <w:rFonts w:ascii="Times New Roman" w:hAnsi="Times New Roman" w:cs="Times New Roman"/>
          <w:bCs/>
          <w:i/>
          <w:iCs/>
          <w:color w:val="222222"/>
          <w:shd w:val="clear" w:color="auto" w:fill="FFFFFF"/>
          <w:lang w:val="es-EC"/>
        </w:rPr>
        <w:t>Dirección General de Obras Hidráulicas y Calidad de las Aguas. Secretaría de Estado de Aguas y Costas. MIMAM, Madrid</w:t>
      </w:r>
      <w:r w:rsidRPr="0039781B">
        <w:rPr>
          <w:rFonts w:ascii="Times New Roman" w:hAnsi="Times New Roman" w:cs="Times New Roman"/>
          <w:bCs/>
          <w:color w:val="222222"/>
          <w:shd w:val="clear" w:color="auto" w:fill="FFFFFF"/>
          <w:lang w:val="es-EC"/>
        </w:rPr>
        <w:t>.</w:t>
      </w:r>
    </w:p>
    <w:p w14:paraId="569B5496" w14:textId="77777777" w:rsidR="00A60FD7" w:rsidRPr="0039781B" w:rsidRDefault="00A60FD7" w:rsidP="00A60FD7">
      <w:pPr>
        <w:spacing w:line="240" w:lineRule="auto"/>
        <w:jc w:val="both"/>
        <w:rPr>
          <w:rFonts w:ascii="Times New Roman" w:hAnsi="Times New Roman" w:cs="Times New Roman"/>
          <w:bCs/>
          <w:color w:val="222222"/>
          <w:shd w:val="clear" w:color="auto" w:fill="FFFFFF"/>
          <w:lang w:val="es-EC"/>
        </w:rPr>
      </w:pPr>
    </w:p>
    <w:p w14:paraId="2008E020" w14:textId="77777777" w:rsidR="00A60FD7" w:rsidRPr="0039781B" w:rsidRDefault="00A60FD7" w:rsidP="00A60FD7">
      <w:pPr>
        <w:spacing w:line="240" w:lineRule="auto"/>
        <w:jc w:val="both"/>
        <w:rPr>
          <w:rFonts w:ascii="Times New Roman" w:hAnsi="Times New Roman" w:cs="Times New Roman"/>
          <w:color w:val="222222"/>
          <w:shd w:val="clear" w:color="auto" w:fill="FFFFFF"/>
          <w:lang w:val="es-EC"/>
        </w:rPr>
      </w:pPr>
      <w:r w:rsidRPr="0039781B">
        <w:rPr>
          <w:rFonts w:ascii="Times New Roman" w:hAnsi="Times New Roman" w:cs="Times New Roman"/>
          <w:color w:val="222222"/>
          <w:shd w:val="clear" w:color="auto" w:fill="FFFFFF"/>
          <w:lang w:val="es-EC"/>
        </w:rPr>
        <w:t>Pérez, G. R. (1999). Los macroinvertebrados y su valor como indicadores de la calidad del agua. </w:t>
      </w:r>
      <w:r w:rsidRPr="0039781B">
        <w:rPr>
          <w:rFonts w:ascii="Times New Roman" w:hAnsi="Times New Roman" w:cs="Times New Roman"/>
          <w:i/>
          <w:iCs/>
          <w:color w:val="222222"/>
          <w:shd w:val="clear" w:color="auto" w:fill="FFFFFF"/>
          <w:lang w:val="es-EC"/>
        </w:rPr>
        <w:t>Academia Colombiana de Ciencia</w:t>
      </w:r>
      <w:r w:rsidRPr="0039781B">
        <w:rPr>
          <w:rFonts w:ascii="Times New Roman" w:hAnsi="Times New Roman" w:cs="Times New Roman"/>
          <w:color w:val="222222"/>
          <w:shd w:val="clear" w:color="auto" w:fill="FFFFFF"/>
          <w:lang w:val="es-EC"/>
        </w:rPr>
        <w:t>, </w:t>
      </w:r>
      <w:r w:rsidRPr="0039781B">
        <w:rPr>
          <w:rFonts w:ascii="Times New Roman" w:hAnsi="Times New Roman" w:cs="Times New Roman"/>
          <w:i/>
          <w:iCs/>
          <w:color w:val="222222"/>
          <w:shd w:val="clear" w:color="auto" w:fill="FFFFFF"/>
          <w:lang w:val="es-EC"/>
        </w:rPr>
        <w:t>23</w:t>
      </w:r>
      <w:r w:rsidRPr="0039781B">
        <w:rPr>
          <w:rFonts w:ascii="Times New Roman" w:hAnsi="Times New Roman" w:cs="Times New Roman"/>
          <w:color w:val="222222"/>
          <w:shd w:val="clear" w:color="auto" w:fill="FFFFFF"/>
          <w:lang w:val="es-EC"/>
        </w:rPr>
        <w:t>(88), 375-387.</w:t>
      </w:r>
    </w:p>
    <w:p w14:paraId="0F8AF91B" w14:textId="77777777" w:rsidR="00A60FD7" w:rsidRPr="0039781B" w:rsidRDefault="00A60FD7" w:rsidP="00A60FD7">
      <w:pPr>
        <w:spacing w:line="240" w:lineRule="auto"/>
        <w:jc w:val="both"/>
        <w:rPr>
          <w:rFonts w:ascii="Times New Roman" w:hAnsi="Times New Roman" w:cs="Times New Roman"/>
          <w:b/>
          <w:bCs/>
          <w:color w:val="222222"/>
          <w:shd w:val="clear" w:color="auto" w:fill="FFFFFF"/>
          <w:lang w:val="es-EC"/>
        </w:rPr>
      </w:pPr>
    </w:p>
    <w:p w14:paraId="61832D3D" w14:textId="77777777" w:rsidR="00A60FD7" w:rsidRPr="0039781B" w:rsidRDefault="00A60FD7" w:rsidP="00A60FD7">
      <w:pPr>
        <w:spacing w:line="240" w:lineRule="auto"/>
        <w:jc w:val="both"/>
        <w:rPr>
          <w:rFonts w:ascii="Times New Roman" w:eastAsia="Times New Roman" w:hAnsi="Times New Roman" w:cs="Times New Roman"/>
          <w:lang w:val="es-EC"/>
        </w:rPr>
      </w:pPr>
      <w:r w:rsidRPr="0039781B">
        <w:rPr>
          <w:rFonts w:ascii="Times New Roman" w:eastAsia="Times New Roman" w:hAnsi="Times New Roman" w:cs="Times New Roman"/>
          <w:lang w:val="es-EC"/>
        </w:rPr>
        <w:t xml:space="preserve"> </w:t>
      </w:r>
      <w:r w:rsidRPr="0039781B">
        <w:rPr>
          <w:rFonts w:ascii="Times New Roman" w:hAnsi="Times New Roman" w:cs="Times New Roman"/>
          <w:color w:val="000000"/>
          <w:shd w:val="clear" w:color="auto" w:fill="FFFFFF"/>
          <w:lang w:val="es-EC"/>
        </w:rPr>
        <w:t>Alonso A. &amp; Camargo J.A. (2005). Estado actual y perspectivas en el empleo de la comunidad de macroinvertebrados bentónicos como indicadora del estado ecológico de los Ecosistemas fluviales españoles. </w:t>
      </w:r>
      <w:r w:rsidRPr="00C916F1">
        <w:rPr>
          <w:rFonts w:ascii="Times New Roman" w:hAnsi="Times New Roman" w:cs="Times New Roman"/>
          <w:i/>
          <w:iCs/>
          <w:color w:val="000000"/>
          <w:shd w:val="clear" w:color="auto" w:fill="FFFFFF"/>
          <w:lang w:val="es-EC"/>
        </w:rPr>
        <w:t>Ecosistemas</w:t>
      </w:r>
      <w:r w:rsidRPr="00C916F1">
        <w:rPr>
          <w:rFonts w:ascii="Times New Roman" w:hAnsi="Times New Roman" w:cs="Times New Roman"/>
          <w:color w:val="000000"/>
          <w:shd w:val="clear" w:color="auto" w:fill="FFFFFF"/>
          <w:lang w:val="es-EC"/>
        </w:rPr>
        <w:t>. </w:t>
      </w:r>
      <w:r w:rsidRPr="00C916F1">
        <w:rPr>
          <w:rFonts w:ascii="Times New Roman" w:hAnsi="Times New Roman" w:cs="Times New Roman"/>
          <w:b/>
          <w:bCs/>
          <w:color w:val="000000"/>
          <w:shd w:val="clear" w:color="auto" w:fill="FFFFFF"/>
          <w:lang w:val="es-EC"/>
        </w:rPr>
        <w:t>3:</w:t>
      </w:r>
      <w:r w:rsidRPr="00C916F1">
        <w:rPr>
          <w:rFonts w:ascii="Times New Roman" w:hAnsi="Times New Roman" w:cs="Times New Roman"/>
          <w:color w:val="000000"/>
          <w:shd w:val="clear" w:color="auto" w:fill="FFFFFF"/>
          <w:lang w:val="es-EC"/>
        </w:rPr>
        <w:t> 1-12.   </w:t>
      </w:r>
    </w:p>
    <w:p w14:paraId="5E7CBD69" w14:textId="77777777" w:rsidR="00A60FD7" w:rsidRPr="00A60FD7" w:rsidRDefault="00A60FD7" w:rsidP="00A60FD7">
      <w:pPr>
        <w:spacing w:line="240" w:lineRule="auto"/>
        <w:jc w:val="both"/>
        <w:rPr>
          <w:rFonts w:ascii="Times New Roman" w:hAnsi="Times New Roman" w:cs="Times New Roman"/>
          <w:color w:val="3366FF"/>
          <w:lang w:val="es-EC"/>
        </w:rPr>
      </w:pPr>
    </w:p>
    <w:p w14:paraId="791ECC7B" w14:textId="5ED9D64C" w:rsidR="004346BA" w:rsidRPr="0039781B" w:rsidRDefault="00374D2E" w:rsidP="0039781B">
      <w:pPr>
        <w:spacing w:line="240" w:lineRule="auto"/>
        <w:jc w:val="both"/>
        <w:rPr>
          <w:rFonts w:ascii="Times New Roman" w:hAnsi="Times New Roman" w:cs="Times New Roman"/>
          <w:color w:val="3333FF"/>
          <w:lang w:val="es-EC"/>
        </w:rPr>
      </w:pPr>
      <w:r w:rsidRPr="0039781B">
        <w:rPr>
          <w:rFonts w:ascii="Times New Roman" w:hAnsi="Times New Roman" w:cs="Times New Roman"/>
          <w:color w:val="3366FF"/>
          <w:lang w:val="es-EC"/>
        </w:rPr>
        <w:t xml:space="preserve">2.6.5 </w:t>
      </w:r>
      <w:r w:rsidR="004346BA" w:rsidRPr="0039781B">
        <w:rPr>
          <w:rFonts w:ascii="Times New Roman" w:hAnsi="Times New Roman" w:cs="Times New Roman"/>
          <w:color w:val="3333FF"/>
          <w:lang w:val="es-EC"/>
        </w:rPr>
        <w:t>Comparación de la calidad ecológica entre 1995 y 2021</w:t>
      </w:r>
    </w:p>
    <w:p w14:paraId="3C3B4AFF" w14:textId="77777777" w:rsidR="004346BA" w:rsidRPr="0039781B" w:rsidRDefault="004346BA" w:rsidP="0039781B">
      <w:pPr>
        <w:spacing w:line="240" w:lineRule="auto"/>
        <w:jc w:val="both"/>
        <w:rPr>
          <w:rFonts w:ascii="Times New Roman" w:hAnsi="Times New Roman" w:cs="Times New Roman"/>
          <w:lang w:val="es-EC"/>
        </w:rPr>
      </w:pPr>
    </w:p>
    <w:p w14:paraId="2D979467" w14:textId="697F264F" w:rsidR="004346BA" w:rsidRPr="0039781B" w:rsidRDefault="004346BA" w:rsidP="0039781B">
      <w:pPr>
        <w:spacing w:line="240" w:lineRule="auto"/>
        <w:jc w:val="both"/>
        <w:rPr>
          <w:rFonts w:ascii="Times New Roman" w:hAnsi="Times New Roman" w:cs="Times New Roman"/>
          <w:lang w:val="es-EC"/>
        </w:rPr>
      </w:pPr>
      <w:r w:rsidRPr="0039781B">
        <w:rPr>
          <w:rFonts w:ascii="Times New Roman" w:hAnsi="Times New Roman" w:cs="Times New Roman"/>
          <w:lang w:val="es-EC"/>
        </w:rPr>
        <w:t>Para analizar el estado ecológico actual de</w:t>
      </w:r>
      <w:r w:rsidR="00C916F1">
        <w:rPr>
          <w:rFonts w:ascii="Times New Roman" w:hAnsi="Times New Roman" w:cs="Times New Roman"/>
          <w:lang w:val="es-EC"/>
        </w:rPr>
        <w:t xml:space="preserve"> los cursos de agua se aplicaron los Índices ABI, </w:t>
      </w:r>
      <w:r w:rsidRPr="0039781B">
        <w:rPr>
          <w:rFonts w:ascii="Times New Roman" w:hAnsi="Times New Roman" w:cs="Times New Roman"/>
          <w:lang w:val="es-EC"/>
        </w:rPr>
        <w:t>IHF</w:t>
      </w:r>
      <w:r w:rsidR="00C916F1">
        <w:rPr>
          <w:rFonts w:ascii="Times New Roman" w:hAnsi="Times New Roman" w:cs="Times New Roman"/>
          <w:lang w:val="es-EC"/>
        </w:rPr>
        <w:t xml:space="preserve"> y BMWP/Col, de la misma manera se realizó la valoración del estado ecológico de la calidad del agua del estudio que llevó a cabo Encalada (1997), para establecer una comparación de los dos períodos de muestreo, para lo que se aplicó una regresión lineal simple.</w:t>
      </w:r>
    </w:p>
    <w:p w14:paraId="65FF0E07" w14:textId="77777777" w:rsidR="00D0627D" w:rsidRDefault="00D0627D" w:rsidP="0039781B">
      <w:pPr>
        <w:spacing w:line="240" w:lineRule="auto"/>
        <w:jc w:val="both"/>
        <w:rPr>
          <w:rFonts w:ascii="Times New Roman" w:hAnsi="Times New Roman" w:cs="Times New Roman"/>
          <w:lang w:val="es-EC"/>
        </w:rPr>
      </w:pPr>
    </w:p>
    <w:p w14:paraId="70969988" w14:textId="00BAC30A" w:rsidR="0039781B" w:rsidRPr="0039781B" w:rsidRDefault="0039781B" w:rsidP="0039781B">
      <w:pPr>
        <w:spacing w:line="240" w:lineRule="auto"/>
        <w:jc w:val="both"/>
        <w:rPr>
          <w:rFonts w:ascii="Times New Roman" w:hAnsi="Times New Roman" w:cs="Times New Roman"/>
          <w:lang w:val="es-EC"/>
        </w:rPr>
      </w:pPr>
      <w:r>
        <w:rPr>
          <w:rFonts w:ascii="Times New Roman" w:hAnsi="Times New Roman" w:cs="Times New Roman"/>
          <w:color w:val="3333FF"/>
          <w:lang w:val="es-EC"/>
        </w:rPr>
        <w:t>Regresión lineal simple</w:t>
      </w:r>
    </w:p>
    <w:p w14:paraId="1FA3D2A0" w14:textId="77777777" w:rsidR="0039781B" w:rsidRPr="0039781B" w:rsidRDefault="0039781B" w:rsidP="0039781B">
      <w:pPr>
        <w:spacing w:line="240" w:lineRule="auto"/>
        <w:jc w:val="both"/>
        <w:rPr>
          <w:rFonts w:ascii="Times New Roman" w:hAnsi="Times New Roman" w:cs="Times New Roman"/>
          <w:lang w:val="es-EC"/>
        </w:rPr>
      </w:pPr>
    </w:p>
    <w:p w14:paraId="17367387" w14:textId="07CC01C9" w:rsidR="003B5077" w:rsidRDefault="0039781B" w:rsidP="004346BA">
      <w:pPr>
        <w:spacing w:line="240" w:lineRule="auto"/>
        <w:jc w:val="both"/>
        <w:rPr>
          <w:rFonts w:ascii="Times New Roman" w:hAnsi="Times New Roman" w:cs="Times New Roman"/>
          <w:lang w:val="es-EC"/>
        </w:rPr>
      </w:pPr>
      <w:r w:rsidRPr="0005528A">
        <w:rPr>
          <w:rFonts w:ascii="Times New Roman" w:hAnsi="Times New Roman" w:cs="Times New Roman"/>
          <w:lang w:val="es-EC"/>
        </w:rPr>
        <w:lastRenderedPageBreak/>
        <w:t xml:space="preserve">La regresión lineal simple </w:t>
      </w:r>
      <w:r w:rsidR="003B5077">
        <w:rPr>
          <w:rFonts w:ascii="Times New Roman" w:hAnsi="Times New Roman" w:cs="Times New Roman"/>
          <w:lang w:val="es-EC"/>
        </w:rPr>
        <w:t>se aplicó</w:t>
      </w:r>
      <w:r w:rsidRPr="0005528A">
        <w:rPr>
          <w:rFonts w:ascii="Times New Roman" w:hAnsi="Times New Roman" w:cs="Times New Roman"/>
          <w:lang w:val="es-EC"/>
        </w:rPr>
        <w:t xml:space="preserve"> </w:t>
      </w:r>
      <w:r w:rsidR="003B5077">
        <w:rPr>
          <w:rFonts w:ascii="Times New Roman" w:hAnsi="Times New Roman" w:cs="Times New Roman"/>
          <w:lang w:val="es-EC"/>
        </w:rPr>
        <w:t xml:space="preserve">para identificar </w:t>
      </w:r>
      <w:r w:rsidR="0005528A" w:rsidRPr="0005528A">
        <w:rPr>
          <w:rFonts w:ascii="Times New Roman" w:hAnsi="Times New Roman" w:cs="Times New Roman"/>
          <w:lang w:val="es-EC"/>
        </w:rPr>
        <w:t>la relación</w:t>
      </w:r>
      <w:r w:rsidRPr="0005528A">
        <w:rPr>
          <w:rFonts w:ascii="Times New Roman" w:hAnsi="Times New Roman" w:cs="Times New Roman"/>
          <w:lang w:val="es-EC"/>
        </w:rPr>
        <w:t xml:space="preserve"> </w:t>
      </w:r>
      <w:r w:rsidR="0005528A" w:rsidRPr="0005528A">
        <w:rPr>
          <w:rFonts w:ascii="Times New Roman" w:hAnsi="Times New Roman" w:cs="Times New Roman"/>
          <w:lang w:val="es-EC"/>
        </w:rPr>
        <w:t>de dos variables</w:t>
      </w:r>
      <w:r w:rsidR="003B5077">
        <w:rPr>
          <w:rFonts w:ascii="Times New Roman" w:hAnsi="Times New Roman" w:cs="Times New Roman"/>
          <w:lang w:val="es-EC"/>
        </w:rPr>
        <w:t xml:space="preserve"> (variable </w:t>
      </w:r>
      <w:r w:rsidRPr="0005528A">
        <w:rPr>
          <w:rFonts w:ascii="Times New Roman" w:hAnsi="Times New Roman" w:cs="Times New Roman"/>
          <w:lang w:val="es-EC"/>
        </w:rPr>
        <w:t>independiente</w:t>
      </w:r>
      <w:r w:rsidR="0005528A" w:rsidRPr="0005528A">
        <w:rPr>
          <w:rFonts w:ascii="Times New Roman" w:hAnsi="Times New Roman" w:cs="Times New Roman"/>
          <w:lang w:val="es-EC"/>
        </w:rPr>
        <w:t xml:space="preserve"> (X)</w:t>
      </w:r>
      <w:r w:rsidRPr="0005528A">
        <w:rPr>
          <w:rFonts w:ascii="Times New Roman" w:hAnsi="Times New Roman" w:cs="Times New Roman"/>
          <w:lang w:val="es-EC"/>
        </w:rPr>
        <w:t xml:space="preserve">, y otra </w:t>
      </w:r>
      <w:r w:rsidR="003B5077">
        <w:rPr>
          <w:rFonts w:ascii="Times New Roman" w:hAnsi="Times New Roman" w:cs="Times New Roman"/>
          <w:lang w:val="es-EC"/>
        </w:rPr>
        <w:t xml:space="preserve">variable </w:t>
      </w:r>
      <w:r w:rsidRPr="0005528A">
        <w:rPr>
          <w:rFonts w:ascii="Times New Roman" w:hAnsi="Times New Roman" w:cs="Times New Roman"/>
          <w:lang w:val="es-EC"/>
        </w:rPr>
        <w:t>dependiente</w:t>
      </w:r>
      <w:r w:rsidR="0005528A" w:rsidRPr="0005528A">
        <w:rPr>
          <w:rFonts w:ascii="Times New Roman" w:hAnsi="Times New Roman" w:cs="Times New Roman"/>
          <w:lang w:val="es-EC"/>
        </w:rPr>
        <w:t xml:space="preserve"> (Y)</w:t>
      </w:r>
      <w:r w:rsidR="003B5077">
        <w:rPr>
          <w:rFonts w:ascii="Times New Roman" w:hAnsi="Times New Roman" w:cs="Times New Roman"/>
          <w:lang w:val="es-EC"/>
        </w:rPr>
        <w:t>)</w:t>
      </w:r>
      <w:r w:rsidR="0005528A" w:rsidRPr="0005528A">
        <w:rPr>
          <w:rFonts w:ascii="Times New Roman" w:hAnsi="Times New Roman" w:cs="Times New Roman"/>
          <w:lang w:val="es-EC"/>
        </w:rPr>
        <w:t xml:space="preserve">. </w:t>
      </w:r>
      <w:r w:rsidR="003B5077">
        <w:rPr>
          <w:rFonts w:ascii="Times New Roman" w:hAnsi="Times New Roman" w:cs="Times New Roman"/>
          <w:lang w:val="es-EC"/>
        </w:rPr>
        <w:t xml:space="preserve">En este análisis el </w:t>
      </w:r>
      <w:r w:rsidRPr="0005528A">
        <w:rPr>
          <w:rFonts w:ascii="Times New Roman" w:hAnsi="Times New Roman" w:cs="Times New Roman"/>
          <w:lang w:val="es-EC"/>
        </w:rPr>
        <w:t xml:space="preserve">valor de la variable de respuesta </w:t>
      </w:r>
      <w:r w:rsidR="003B5077">
        <w:rPr>
          <w:rFonts w:ascii="Times New Roman" w:hAnsi="Times New Roman" w:cs="Times New Roman"/>
          <w:lang w:val="es-EC"/>
        </w:rPr>
        <w:t xml:space="preserve">se da en función de la variable explicativa. El que se grafica en </w:t>
      </w:r>
      <w:r w:rsidRPr="0005528A">
        <w:rPr>
          <w:rFonts w:ascii="Times New Roman" w:hAnsi="Times New Roman" w:cs="Times New Roman"/>
          <w:lang w:val="es-EC"/>
        </w:rPr>
        <w:t>una línea recta</w:t>
      </w:r>
      <w:r w:rsidR="003B5077">
        <w:rPr>
          <w:rFonts w:ascii="Times New Roman" w:hAnsi="Times New Roman" w:cs="Times New Roman"/>
          <w:lang w:val="es-EC"/>
        </w:rPr>
        <w:t>,</w:t>
      </w:r>
      <w:r w:rsidRPr="0005528A">
        <w:rPr>
          <w:rFonts w:ascii="Times New Roman" w:hAnsi="Times New Roman" w:cs="Times New Roman"/>
          <w:lang w:val="es-EC"/>
        </w:rPr>
        <w:t xml:space="preserve"> </w:t>
      </w:r>
      <w:r w:rsidR="0005528A" w:rsidRPr="0005528A">
        <w:rPr>
          <w:rFonts w:ascii="Times New Roman" w:hAnsi="Times New Roman" w:cs="Times New Roman"/>
          <w:lang w:val="es-EC"/>
        </w:rPr>
        <w:t xml:space="preserve">en la que se observa la tendencia de los datos, </w:t>
      </w:r>
      <w:r w:rsidR="003B5077">
        <w:rPr>
          <w:rFonts w:ascii="Times New Roman" w:hAnsi="Times New Roman" w:cs="Times New Roman"/>
          <w:lang w:val="es-EC"/>
        </w:rPr>
        <w:t>una inclinación marcada</w:t>
      </w:r>
      <w:r w:rsidRPr="0005528A">
        <w:rPr>
          <w:rFonts w:ascii="Times New Roman" w:hAnsi="Times New Roman" w:cs="Times New Roman"/>
          <w:lang w:val="es-EC"/>
        </w:rPr>
        <w:t xml:space="preserve"> indica grandes cambios en la variable dependiente. </w:t>
      </w:r>
      <w:r w:rsidR="003B5077">
        <w:rPr>
          <w:rFonts w:ascii="Times New Roman" w:hAnsi="Times New Roman" w:cs="Times New Roman"/>
          <w:lang w:val="es-EC"/>
        </w:rPr>
        <w:t>E</w:t>
      </w:r>
      <w:r w:rsidRPr="0005528A">
        <w:rPr>
          <w:rFonts w:ascii="Times New Roman" w:hAnsi="Times New Roman" w:cs="Times New Roman"/>
          <w:lang w:val="es-EC"/>
        </w:rPr>
        <w:t>l modelo de regresión lineal simple se considera una variable independiente para predecir el resultado (Peláez, 2016).</w:t>
      </w:r>
      <w:r w:rsidR="003B5077">
        <w:rPr>
          <w:rFonts w:ascii="Times New Roman" w:hAnsi="Times New Roman" w:cs="Times New Roman"/>
          <w:lang w:val="es-EC"/>
        </w:rPr>
        <w:t xml:space="preserve"> </w:t>
      </w:r>
      <w:r w:rsidR="00D341E1">
        <w:rPr>
          <w:rFonts w:ascii="Times New Roman" w:hAnsi="Times New Roman" w:cs="Times New Roman"/>
          <w:lang w:val="es-EC"/>
        </w:rPr>
        <w:t xml:space="preserve">El análisis de la regresión lineal simple, </w:t>
      </w:r>
      <w:r w:rsidR="003B5077">
        <w:rPr>
          <w:rFonts w:ascii="Times New Roman" w:hAnsi="Times New Roman" w:cs="Times New Roman"/>
          <w:lang w:val="es-EC"/>
        </w:rPr>
        <w:t xml:space="preserve">se llevó a cabo </w:t>
      </w:r>
      <w:r w:rsidR="00D341E1">
        <w:rPr>
          <w:rFonts w:ascii="Times New Roman" w:hAnsi="Times New Roman" w:cs="Times New Roman"/>
          <w:lang w:val="es-EC"/>
        </w:rPr>
        <w:t>una comparación de una línea uno a uno, nos indica los cambios que se han detectado en la calidad ecológ</w:t>
      </w:r>
      <w:r w:rsidR="003B5077">
        <w:rPr>
          <w:rFonts w:ascii="Times New Roman" w:hAnsi="Times New Roman" w:cs="Times New Roman"/>
          <w:lang w:val="es-EC"/>
        </w:rPr>
        <w:t>ica de los ríos analizados.</w:t>
      </w:r>
    </w:p>
    <w:p w14:paraId="30C89097" w14:textId="77777777" w:rsidR="00660573" w:rsidRDefault="00660573" w:rsidP="004346BA">
      <w:pPr>
        <w:spacing w:line="240" w:lineRule="auto"/>
        <w:jc w:val="both"/>
        <w:rPr>
          <w:rFonts w:ascii="Times New Roman" w:hAnsi="Times New Roman" w:cs="Times New Roman"/>
          <w:lang w:val="es-EC"/>
        </w:rPr>
      </w:pPr>
    </w:p>
    <w:p w14:paraId="243C1006" w14:textId="77777777" w:rsidR="00A60FD7" w:rsidRDefault="00A60FD7" w:rsidP="004346BA">
      <w:pPr>
        <w:spacing w:line="240" w:lineRule="auto"/>
        <w:jc w:val="both"/>
        <w:rPr>
          <w:rFonts w:ascii="Times New Roman" w:hAnsi="Times New Roman" w:cs="Times New Roman"/>
          <w:lang w:val="es-EC"/>
        </w:rPr>
      </w:pPr>
    </w:p>
    <w:p w14:paraId="5B1C35D4" w14:textId="1138DCC4" w:rsidR="00F56123" w:rsidRPr="00F56123" w:rsidRDefault="00F56123" w:rsidP="00F56123">
      <w:pPr>
        <w:jc w:val="both"/>
        <w:rPr>
          <w:rFonts w:ascii="Times New Roman" w:eastAsia="Times New Roman" w:hAnsi="Times New Roman"/>
          <w:b/>
          <w:color w:val="3366FF"/>
          <w:szCs w:val="24"/>
          <w:lang w:val="es-ES_tradnl" w:eastAsia="es-ES"/>
        </w:rPr>
      </w:pPr>
      <w:r>
        <w:rPr>
          <w:rFonts w:ascii="Times New Roman" w:eastAsia="Times New Roman" w:hAnsi="Times New Roman"/>
          <w:b/>
          <w:color w:val="3366FF"/>
          <w:szCs w:val="24"/>
          <w:lang w:val="es-ES_tradnl" w:eastAsia="es-ES"/>
        </w:rPr>
        <w:t xml:space="preserve">3. </w:t>
      </w:r>
      <w:r w:rsidRPr="00F56123">
        <w:rPr>
          <w:rFonts w:ascii="Times New Roman" w:eastAsia="Times New Roman" w:hAnsi="Times New Roman"/>
          <w:b/>
          <w:color w:val="3366FF"/>
          <w:szCs w:val="24"/>
          <w:lang w:val="es-ES_tradnl" w:eastAsia="es-ES"/>
        </w:rPr>
        <w:t xml:space="preserve">CAPÍTULO III: </w:t>
      </w:r>
      <w:r w:rsidRPr="00F56123">
        <w:rPr>
          <w:rFonts w:ascii="Times New Roman" w:eastAsia="Times New Roman" w:hAnsi="Times New Roman"/>
          <w:bCs/>
          <w:color w:val="3366FF"/>
          <w:szCs w:val="24"/>
          <w:lang w:val="es-ES_tradnl" w:eastAsia="es-ES"/>
        </w:rPr>
        <w:t>RESULTADOS</w:t>
      </w:r>
    </w:p>
    <w:p w14:paraId="38EEA9BE" w14:textId="77777777" w:rsidR="004346BA" w:rsidRDefault="004346BA" w:rsidP="001B3EC1">
      <w:pPr>
        <w:spacing w:line="240" w:lineRule="auto"/>
        <w:rPr>
          <w:rFonts w:ascii="Times New Roman" w:hAnsi="Times New Roman" w:cs="Times New Roman"/>
          <w:b/>
          <w:color w:val="3333FF"/>
          <w:lang w:val="es-ES_tradnl"/>
        </w:rPr>
      </w:pPr>
    </w:p>
    <w:p w14:paraId="58E24AA7" w14:textId="28C74D31" w:rsidR="00D0627D" w:rsidRDefault="00F56123" w:rsidP="00D0627D">
      <w:pPr>
        <w:spacing w:line="240" w:lineRule="auto"/>
        <w:rPr>
          <w:rFonts w:ascii="Times New Roman" w:hAnsi="Times New Roman"/>
          <w:color w:val="3366FF"/>
          <w:sz w:val="24"/>
          <w:szCs w:val="24"/>
          <w:lang w:val="es-EC"/>
        </w:rPr>
      </w:pPr>
      <w:r w:rsidRPr="00F56123">
        <w:rPr>
          <w:rFonts w:ascii="Times New Roman" w:hAnsi="Times New Roman" w:cs="Times New Roman"/>
          <w:color w:val="3333FF"/>
          <w:lang w:val="es-ES_tradnl"/>
        </w:rPr>
        <w:t>3.1</w:t>
      </w:r>
      <w:r>
        <w:rPr>
          <w:rFonts w:ascii="Times New Roman" w:hAnsi="Times New Roman" w:cs="Times New Roman"/>
          <w:b/>
          <w:color w:val="3333FF"/>
          <w:lang w:val="es-ES_tradnl"/>
        </w:rPr>
        <w:t xml:space="preserve"> </w:t>
      </w:r>
      <w:r w:rsidR="00D0627D" w:rsidRPr="00D0627D">
        <w:rPr>
          <w:rFonts w:ascii="Times New Roman" w:hAnsi="Times New Roman" w:cs="Times New Roman"/>
          <w:color w:val="3366FF"/>
          <w:sz w:val="24"/>
          <w:szCs w:val="24"/>
          <w:lang w:val="es-EC"/>
        </w:rPr>
        <w:t xml:space="preserve">Comparación </w:t>
      </w:r>
      <w:r w:rsidR="00D0627D" w:rsidRPr="00D0627D">
        <w:rPr>
          <w:rFonts w:ascii="Times New Roman" w:hAnsi="Times New Roman"/>
          <w:color w:val="3366FF"/>
          <w:sz w:val="24"/>
          <w:szCs w:val="24"/>
          <w:lang w:val="es-EC"/>
        </w:rPr>
        <w:t>en un período de 26 años</w:t>
      </w:r>
      <w:r w:rsidR="00D0627D" w:rsidRPr="00D0627D">
        <w:rPr>
          <w:rFonts w:ascii="Times New Roman" w:hAnsi="Times New Roman" w:cs="Times New Roman"/>
          <w:color w:val="3366FF"/>
          <w:sz w:val="24"/>
          <w:szCs w:val="24"/>
          <w:lang w:val="es-EC"/>
        </w:rPr>
        <w:t xml:space="preserve"> de los cam</w:t>
      </w:r>
      <w:r w:rsidR="00D0627D" w:rsidRPr="00D0627D">
        <w:rPr>
          <w:rFonts w:ascii="Times New Roman" w:hAnsi="Times New Roman"/>
          <w:color w:val="3366FF"/>
          <w:sz w:val="24"/>
          <w:szCs w:val="24"/>
          <w:lang w:val="es-EC"/>
        </w:rPr>
        <w:t xml:space="preserve">bios en las </w:t>
      </w:r>
      <w:r w:rsidR="00D0627D" w:rsidRPr="00D0627D">
        <w:rPr>
          <w:rFonts w:ascii="Times New Roman" w:hAnsi="Times New Roman" w:cs="Times New Roman"/>
          <w:color w:val="3366FF"/>
          <w:sz w:val="24"/>
          <w:szCs w:val="24"/>
          <w:lang w:val="es-EC"/>
        </w:rPr>
        <w:t>condiciones de ríos de páramo</w:t>
      </w:r>
      <w:r w:rsidR="00D0627D" w:rsidRPr="00D0627D">
        <w:rPr>
          <w:rFonts w:ascii="Times New Roman" w:hAnsi="Times New Roman"/>
          <w:color w:val="3366FF"/>
          <w:sz w:val="24"/>
          <w:szCs w:val="24"/>
          <w:lang w:val="es-EC"/>
        </w:rPr>
        <w:t>,</w:t>
      </w:r>
      <w:r w:rsidR="00D0627D" w:rsidRPr="00D0627D">
        <w:rPr>
          <w:rFonts w:ascii="Times New Roman" w:hAnsi="Times New Roman" w:cs="Times New Roman"/>
          <w:color w:val="3366FF"/>
          <w:sz w:val="24"/>
          <w:szCs w:val="24"/>
          <w:lang w:val="es-EC"/>
        </w:rPr>
        <w:t xml:space="preserve"> median</w:t>
      </w:r>
      <w:r w:rsidR="00D0627D" w:rsidRPr="00D0627D">
        <w:rPr>
          <w:rFonts w:ascii="Times New Roman" w:hAnsi="Times New Roman"/>
          <w:color w:val="3366FF"/>
          <w:sz w:val="24"/>
          <w:szCs w:val="24"/>
          <w:lang w:val="es-EC"/>
        </w:rPr>
        <w:t xml:space="preserve">te variables físico –químicas </w:t>
      </w:r>
      <w:r w:rsidR="00D0627D" w:rsidRPr="00D0627D">
        <w:rPr>
          <w:rFonts w:ascii="Times New Roman" w:hAnsi="Times New Roman"/>
          <w:i/>
          <w:color w:val="3366FF"/>
          <w:sz w:val="24"/>
          <w:szCs w:val="24"/>
          <w:lang w:val="es-EC"/>
        </w:rPr>
        <w:t>in situ</w:t>
      </w:r>
      <w:r w:rsidR="00D0627D" w:rsidRPr="00D0627D">
        <w:rPr>
          <w:rFonts w:ascii="Times New Roman" w:hAnsi="Times New Roman"/>
          <w:color w:val="3366FF"/>
          <w:sz w:val="24"/>
          <w:szCs w:val="24"/>
          <w:lang w:val="es-EC"/>
        </w:rPr>
        <w:t>.</w:t>
      </w:r>
    </w:p>
    <w:p w14:paraId="553BA1C3" w14:textId="77777777" w:rsidR="00F56123" w:rsidRDefault="00F56123" w:rsidP="00D0627D">
      <w:pPr>
        <w:spacing w:line="240" w:lineRule="auto"/>
        <w:rPr>
          <w:rFonts w:ascii="Times New Roman" w:hAnsi="Times New Roman"/>
          <w:color w:val="3366FF"/>
          <w:sz w:val="24"/>
          <w:szCs w:val="24"/>
          <w:lang w:val="es-EC"/>
        </w:rPr>
      </w:pPr>
    </w:p>
    <w:p w14:paraId="6BB99632" w14:textId="49C3ECA2" w:rsidR="00F56123" w:rsidRPr="00F56123" w:rsidRDefault="00F56123" w:rsidP="00D0627D">
      <w:pPr>
        <w:spacing w:line="240" w:lineRule="auto"/>
        <w:rPr>
          <w:rFonts w:ascii="Times New Roman" w:hAnsi="Times New Roman"/>
          <w:sz w:val="24"/>
          <w:szCs w:val="24"/>
          <w:lang w:val="es-EC"/>
        </w:rPr>
      </w:pPr>
      <w:r w:rsidRPr="00F56123">
        <w:rPr>
          <w:rFonts w:ascii="Times New Roman" w:hAnsi="Times New Roman"/>
          <w:sz w:val="24"/>
          <w:szCs w:val="24"/>
          <w:lang w:val="es-EC"/>
        </w:rPr>
        <w:t>Resultados PCA</w:t>
      </w:r>
    </w:p>
    <w:p w14:paraId="6492F88D" w14:textId="77777777" w:rsidR="00D0627D" w:rsidRDefault="00D0627D" w:rsidP="00D0627D">
      <w:pPr>
        <w:spacing w:line="240" w:lineRule="auto"/>
        <w:rPr>
          <w:rFonts w:ascii="Times New Roman" w:hAnsi="Times New Roman" w:cs="Times New Roman"/>
          <w:color w:val="3366FF"/>
          <w:sz w:val="24"/>
          <w:szCs w:val="24"/>
          <w:lang w:val="es-EC"/>
        </w:rPr>
      </w:pPr>
    </w:p>
    <w:p w14:paraId="4BF01C6C" w14:textId="77777777" w:rsidR="00F56123" w:rsidRPr="004836F6" w:rsidRDefault="00F56123" w:rsidP="00F56123">
      <w:pPr>
        <w:spacing w:line="240" w:lineRule="auto"/>
        <w:jc w:val="both"/>
        <w:rPr>
          <w:rFonts w:ascii="Times New Roman" w:hAnsi="Times New Roman" w:cs="Times New Roman"/>
          <w:lang w:val="es-EC"/>
        </w:rPr>
      </w:pPr>
      <w:r w:rsidRPr="004836F6">
        <w:rPr>
          <w:rFonts w:ascii="Times New Roman" w:hAnsi="Times New Roman" w:cs="Times New Roman"/>
          <w:lang w:val="es-EC"/>
        </w:rPr>
        <w:t>El pH promedio fue XXX</w:t>
      </w:r>
    </w:p>
    <w:p w14:paraId="557F3479" w14:textId="77777777" w:rsidR="00F56123" w:rsidRPr="004836F6" w:rsidRDefault="00F56123" w:rsidP="00F56123">
      <w:pPr>
        <w:spacing w:line="240" w:lineRule="auto"/>
        <w:jc w:val="both"/>
        <w:rPr>
          <w:rFonts w:ascii="Times New Roman" w:hAnsi="Times New Roman" w:cs="Times New Roman"/>
          <w:lang w:val="es-EC"/>
        </w:rPr>
      </w:pPr>
      <w:r w:rsidRPr="004836F6">
        <w:rPr>
          <w:rFonts w:ascii="Times New Roman" w:hAnsi="Times New Roman" w:cs="Times New Roman"/>
          <w:lang w:val="es-EC"/>
        </w:rPr>
        <w:t>La temperatura fue XXX</w:t>
      </w:r>
    </w:p>
    <w:p w14:paraId="0C0CEC9D" w14:textId="77777777" w:rsidR="00F56123" w:rsidRPr="004836F6" w:rsidRDefault="00F56123" w:rsidP="00F56123">
      <w:pPr>
        <w:spacing w:line="240" w:lineRule="auto"/>
        <w:jc w:val="both"/>
        <w:rPr>
          <w:rFonts w:ascii="Times New Roman" w:hAnsi="Times New Roman" w:cs="Times New Roman"/>
          <w:lang w:val="es-EC"/>
        </w:rPr>
      </w:pPr>
      <w:r w:rsidRPr="004836F6">
        <w:rPr>
          <w:rFonts w:ascii="Times New Roman" w:hAnsi="Times New Roman" w:cs="Times New Roman"/>
          <w:lang w:val="es-EC"/>
        </w:rPr>
        <w:t>La conductividad eléctrica fue</w:t>
      </w:r>
    </w:p>
    <w:p w14:paraId="66DDF0AA" w14:textId="77777777" w:rsidR="00F56123" w:rsidRPr="004836F6" w:rsidRDefault="00F56123" w:rsidP="00F56123">
      <w:pPr>
        <w:spacing w:line="240" w:lineRule="auto"/>
        <w:jc w:val="both"/>
        <w:rPr>
          <w:rFonts w:ascii="Times New Roman" w:hAnsi="Times New Roman" w:cs="Times New Roman"/>
          <w:lang w:val="es-EC"/>
        </w:rPr>
      </w:pPr>
      <w:r w:rsidRPr="004836F6">
        <w:rPr>
          <w:rFonts w:ascii="Times New Roman" w:hAnsi="Times New Roman" w:cs="Times New Roman"/>
          <w:lang w:val="es-EC"/>
        </w:rPr>
        <w:t xml:space="preserve">El oxígeno disuelto fue. </w:t>
      </w:r>
    </w:p>
    <w:p w14:paraId="2D7A67E2" w14:textId="77777777" w:rsidR="00F56123" w:rsidRDefault="00F56123" w:rsidP="00D0627D">
      <w:pPr>
        <w:spacing w:line="240" w:lineRule="auto"/>
        <w:rPr>
          <w:rFonts w:ascii="Times New Roman" w:hAnsi="Times New Roman" w:cs="Times New Roman"/>
          <w:color w:val="3366FF"/>
          <w:sz w:val="24"/>
          <w:szCs w:val="24"/>
          <w:lang w:val="es-EC"/>
        </w:rPr>
      </w:pPr>
    </w:p>
    <w:p w14:paraId="2F3F8515" w14:textId="77777777" w:rsidR="00A60FD7" w:rsidRDefault="00A60FD7" w:rsidP="00D0627D">
      <w:pPr>
        <w:spacing w:line="240" w:lineRule="auto"/>
        <w:rPr>
          <w:rFonts w:ascii="Times New Roman" w:hAnsi="Times New Roman" w:cs="Times New Roman"/>
          <w:color w:val="3366FF"/>
          <w:sz w:val="24"/>
          <w:szCs w:val="24"/>
          <w:lang w:val="es-EC"/>
        </w:rPr>
      </w:pPr>
    </w:p>
    <w:p w14:paraId="32E1345F" w14:textId="77777777" w:rsidR="00A60FD7" w:rsidRDefault="00A60FD7" w:rsidP="00D0627D">
      <w:pPr>
        <w:spacing w:line="240" w:lineRule="auto"/>
        <w:rPr>
          <w:rFonts w:ascii="Times New Roman" w:hAnsi="Times New Roman" w:cs="Times New Roman"/>
          <w:color w:val="3366FF"/>
          <w:sz w:val="24"/>
          <w:szCs w:val="24"/>
          <w:lang w:val="es-EC"/>
        </w:rPr>
      </w:pPr>
    </w:p>
    <w:p w14:paraId="04A2EDC4" w14:textId="77777777" w:rsidR="00A60FD7" w:rsidRPr="00D0627D" w:rsidRDefault="00A60FD7" w:rsidP="00D0627D">
      <w:pPr>
        <w:spacing w:line="240" w:lineRule="auto"/>
        <w:rPr>
          <w:rFonts w:ascii="Times New Roman" w:hAnsi="Times New Roman" w:cs="Times New Roman"/>
          <w:color w:val="3366FF"/>
          <w:sz w:val="24"/>
          <w:szCs w:val="24"/>
          <w:lang w:val="es-EC"/>
        </w:rPr>
      </w:pPr>
    </w:p>
    <w:p w14:paraId="7C56D5FC" w14:textId="1074E914" w:rsidR="00D0627D" w:rsidRDefault="00F56123" w:rsidP="00D0627D">
      <w:pPr>
        <w:spacing w:line="240" w:lineRule="auto"/>
        <w:rPr>
          <w:rFonts w:ascii="Times New Roman" w:hAnsi="Times New Roman" w:cs="Times New Roman"/>
          <w:color w:val="3366FF"/>
          <w:lang w:val="es-EC"/>
        </w:rPr>
      </w:pPr>
      <w:r>
        <w:rPr>
          <w:rFonts w:ascii="Times New Roman" w:hAnsi="Times New Roman" w:cs="Times New Roman"/>
          <w:color w:val="3366FF"/>
          <w:lang w:val="es-EC"/>
        </w:rPr>
        <w:t xml:space="preserve">3.2 </w:t>
      </w:r>
      <w:r w:rsidR="00D0627D" w:rsidRPr="00D0627D">
        <w:rPr>
          <w:rFonts w:ascii="Times New Roman" w:hAnsi="Times New Roman" w:cs="Times New Roman"/>
          <w:color w:val="3366FF"/>
          <w:lang w:val="es-EC"/>
        </w:rPr>
        <w:t>Estadística descriptiva de las variables de las comunidades</w:t>
      </w:r>
    </w:p>
    <w:p w14:paraId="541C8699" w14:textId="77777777" w:rsidR="00F56123" w:rsidRDefault="00F56123" w:rsidP="00F56123">
      <w:pPr>
        <w:autoSpaceDE w:val="0"/>
        <w:autoSpaceDN w:val="0"/>
        <w:adjustRightInd w:val="0"/>
        <w:spacing w:line="240" w:lineRule="auto"/>
        <w:jc w:val="both"/>
        <w:rPr>
          <w:rFonts w:ascii="Times New Roman" w:hAnsi="Times New Roman" w:cs="Times New Roman"/>
          <w:b/>
          <w:lang w:val="es-EC"/>
        </w:rPr>
      </w:pPr>
    </w:p>
    <w:p w14:paraId="003B5390" w14:textId="77777777" w:rsidR="00F56123" w:rsidRPr="004836F6" w:rsidRDefault="00F56123" w:rsidP="00F56123">
      <w:pPr>
        <w:autoSpaceDE w:val="0"/>
        <w:autoSpaceDN w:val="0"/>
        <w:adjustRightInd w:val="0"/>
        <w:spacing w:line="240" w:lineRule="auto"/>
        <w:jc w:val="both"/>
        <w:rPr>
          <w:rFonts w:ascii="Times New Roman" w:hAnsi="Times New Roman" w:cs="Times New Roman"/>
          <w:b/>
          <w:lang w:val="es-EC"/>
        </w:rPr>
      </w:pPr>
      <w:r w:rsidRPr="004836F6">
        <w:rPr>
          <w:rFonts w:ascii="Times New Roman" w:hAnsi="Times New Roman" w:cs="Times New Roman"/>
          <w:b/>
          <w:lang w:val="es-EC"/>
        </w:rPr>
        <w:t>Riqueza</w:t>
      </w:r>
    </w:p>
    <w:p w14:paraId="7F017168" w14:textId="77BAC410" w:rsidR="00F56123" w:rsidRPr="004836F6" w:rsidRDefault="00305807" w:rsidP="00F56123">
      <w:pPr>
        <w:autoSpaceDE w:val="0"/>
        <w:autoSpaceDN w:val="0"/>
        <w:adjustRightInd w:val="0"/>
        <w:spacing w:line="240" w:lineRule="auto"/>
        <w:jc w:val="both"/>
        <w:rPr>
          <w:rFonts w:ascii="Times New Roman" w:hAnsi="Times New Roman" w:cs="Times New Roman"/>
          <w:lang w:val="es-EC"/>
        </w:rPr>
      </w:pPr>
      <w:r>
        <w:rPr>
          <w:rFonts w:ascii="Times New Roman" w:hAnsi="Times New Roman" w:cs="Times New Roman"/>
          <w:lang w:val="es-EC"/>
        </w:rPr>
        <w:t>Se colectaron</w:t>
      </w:r>
      <w:r w:rsidR="00F56123" w:rsidRPr="004836F6">
        <w:rPr>
          <w:rFonts w:ascii="Times New Roman" w:hAnsi="Times New Roman" w:cs="Times New Roman"/>
          <w:lang w:val="es-EC"/>
        </w:rPr>
        <w:t xml:space="preserve"> 1654 individuos representados por cinco clases, ocho órdenes, 18 familias y 31 géneros. El PMB_11 registró la mayor riqueza registró con 11 géneros, no así el PMB_2 con 3 géneros fue el que menor riqueza registró. </w:t>
      </w:r>
    </w:p>
    <w:p w14:paraId="7568A887" w14:textId="77777777" w:rsidR="00F56123" w:rsidRPr="004836F6" w:rsidRDefault="00F56123" w:rsidP="00F56123">
      <w:pPr>
        <w:autoSpaceDE w:val="0"/>
        <w:autoSpaceDN w:val="0"/>
        <w:adjustRightInd w:val="0"/>
        <w:spacing w:line="240" w:lineRule="auto"/>
        <w:jc w:val="both"/>
        <w:rPr>
          <w:rFonts w:ascii="Times New Roman" w:hAnsi="Times New Roman" w:cs="Times New Roman"/>
          <w:lang w:val="es-EC"/>
        </w:rPr>
      </w:pPr>
      <w:r w:rsidRPr="004836F6">
        <w:rPr>
          <w:rFonts w:ascii="Times New Roman" w:hAnsi="Times New Roman" w:cs="Times New Roman"/>
          <w:lang w:val="es-EC"/>
        </w:rPr>
        <w:t xml:space="preserve"> </w:t>
      </w:r>
    </w:p>
    <w:p w14:paraId="4B16341C" w14:textId="77777777" w:rsidR="00F56123" w:rsidRPr="004836F6" w:rsidRDefault="00F56123" w:rsidP="00F56123">
      <w:pPr>
        <w:tabs>
          <w:tab w:val="left" w:pos="1776"/>
        </w:tabs>
        <w:autoSpaceDE w:val="0"/>
        <w:autoSpaceDN w:val="0"/>
        <w:adjustRightInd w:val="0"/>
        <w:spacing w:line="240" w:lineRule="auto"/>
        <w:jc w:val="both"/>
        <w:rPr>
          <w:rFonts w:ascii="Times New Roman" w:hAnsi="Times New Roman" w:cs="Times New Roman"/>
          <w:b/>
          <w:lang w:val="es-EC"/>
        </w:rPr>
      </w:pPr>
      <w:r w:rsidRPr="004836F6">
        <w:rPr>
          <w:rFonts w:ascii="Times New Roman" w:hAnsi="Times New Roman" w:cs="Times New Roman"/>
          <w:b/>
          <w:lang w:val="es-EC"/>
        </w:rPr>
        <w:t xml:space="preserve">Abundancia </w:t>
      </w:r>
      <w:r w:rsidRPr="004836F6">
        <w:rPr>
          <w:rFonts w:ascii="Times New Roman" w:hAnsi="Times New Roman" w:cs="Times New Roman"/>
          <w:b/>
          <w:lang w:val="es-EC"/>
        </w:rPr>
        <w:tab/>
      </w:r>
    </w:p>
    <w:p w14:paraId="2DD9F3C2" w14:textId="77777777" w:rsidR="00F56123" w:rsidRPr="004836F6" w:rsidRDefault="00F56123" w:rsidP="00F56123">
      <w:pPr>
        <w:autoSpaceDE w:val="0"/>
        <w:autoSpaceDN w:val="0"/>
        <w:adjustRightInd w:val="0"/>
        <w:spacing w:line="240" w:lineRule="auto"/>
        <w:jc w:val="both"/>
        <w:rPr>
          <w:rFonts w:ascii="Times New Roman" w:hAnsi="Times New Roman" w:cs="Times New Roman"/>
          <w:b/>
          <w:lang w:val="es-EC"/>
        </w:rPr>
      </w:pPr>
      <w:r w:rsidRPr="004836F6">
        <w:rPr>
          <w:rFonts w:ascii="Times New Roman" w:hAnsi="Times New Roman" w:cs="Times New Roman"/>
          <w:lang w:val="es-EC"/>
        </w:rPr>
        <w:t xml:space="preserve">En abundancia dominaron la clase </w:t>
      </w:r>
      <w:proofErr w:type="spellStart"/>
      <w:r w:rsidRPr="004836F6">
        <w:rPr>
          <w:rFonts w:ascii="Times New Roman" w:hAnsi="Times New Roman" w:cs="Times New Roman"/>
          <w:lang w:val="es-EC"/>
        </w:rPr>
        <w:t>Insecta</w:t>
      </w:r>
      <w:proofErr w:type="spellEnd"/>
      <w:r w:rsidRPr="004836F6">
        <w:rPr>
          <w:rFonts w:ascii="Times New Roman" w:hAnsi="Times New Roman" w:cs="Times New Roman"/>
          <w:lang w:val="es-EC"/>
        </w:rPr>
        <w:t xml:space="preserve"> con 1062 individuos, el orden </w:t>
      </w:r>
      <w:proofErr w:type="spellStart"/>
      <w:r w:rsidRPr="004836F6">
        <w:rPr>
          <w:rFonts w:ascii="Times New Roman" w:hAnsi="Times New Roman" w:cs="Times New Roman"/>
          <w:lang w:val="es-EC"/>
        </w:rPr>
        <w:t>Diptera</w:t>
      </w:r>
      <w:proofErr w:type="spellEnd"/>
      <w:r w:rsidRPr="004836F6">
        <w:rPr>
          <w:rFonts w:ascii="Times New Roman" w:hAnsi="Times New Roman" w:cs="Times New Roman"/>
          <w:lang w:val="es-EC"/>
        </w:rPr>
        <w:t xml:space="preserve"> con 786 individuos, la familia </w:t>
      </w:r>
      <w:proofErr w:type="spellStart"/>
      <w:r w:rsidRPr="004836F6">
        <w:rPr>
          <w:rFonts w:ascii="Times New Roman" w:hAnsi="Times New Roman" w:cs="Times New Roman"/>
          <w:lang w:val="es-EC"/>
        </w:rPr>
        <w:t>Chironomidae</w:t>
      </w:r>
      <w:proofErr w:type="spellEnd"/>
      <w:r w:rsidRPr="004836F6">
        <w:rPr>
          <w:rFonts w:ascii="Times New Roman" w:hAnsi="Times New Roman" w:cs="Times New Roman"/>
          <w:lang w:val="es-EC"/>
        </w:rPr>
        <w:t xml:space="preserve"> con 707 y el género </w:t>
      </w:r>
      <w:proofErr w:type="spellStart"/>
      <w:r w:rsidRPr="004836F6">
        <w:rPr>
          <w:rFonts w:ascii="Times New Roman" w:hAnsi="Times New Roman" w:cs="Times New Roman"/>
          <w:lang w:val="es-EC"/>
        </w:rPr>
        <w:t>Hyalella</w:t>
      </w:r>
      <w:proofErr w:type="spellEnd"/>
      <w:r w:rsidRPr="004836F6">
        <w:rPr>
          <w:rFonts w:ascii="Times New Roman" w:hAnsi="Times New Roman" w:cs="Times New Roman"/>
          <w:lang w:val="es-EC"/>
        </w:rPr>
        <w:t xml:space="preserve"> (Clase:) con 519 individuos. El río salida de Laguna Yuyos fue el más abundante con 414 individuos, mientras que el río salida de Laguna Anteojos con 15 individuos registró la menor abundancia.</w:t>
      </w:r>
    </w:p>
    <w:p w14:paraId="1D692E4C" w14:textId="77777777" w:rsidR="00F56123" w:rsidRPr="004836F6" w:rsidRDefault="00F56123" w:rsidP="00F56123">
      <w:pPr>
        <w:autoSpaceDE w:val="0"/>
        <w:autoSpaceDN w:val="0"/>
        <w:adjustRightInd w:val="0"/>
        <w:spacing w:line="240" w:lineRule="auto"/>
        <w:jc w:val="both"/>
        <w:rPr>
          <w:rFonts w:ascii="Times New Roman" w:hAnsi="Times New Roman" w:cs="Times New Roman"/>
          <w:lang w:val="es-EC"/>
        </w:rPr>
      </w:pPr>
    </w:p>
    <w:p w14:paraId="6721E4C3" w14:textId="77777777" w:rsidR="00F56123" w:rsidRPr="004836F6" w:rsidRDefault="00F56123" w:rsidP="00F56123">
      <w:pPr>
        <w:autoSpaceDE w:val="0"/>
        <w:autoSpaceDN w:val="0"/>
        <w:adjustRightInd w:val="0"/>
        <w:spacing w:line="240" w:lineRule="auto"/>
        <w:jc w:val="both"/>
        <w:rPr>
          <w:rFonts w:ascii="Times New Roman" w:hAnsi="Times New Roman" w:cs="Times New Roman"/>
          <w:b/>
          <w:lang w:val="es-EC"/>
        </w:rPr>
      </w:pPr>
      <w:r w:rsidRPr="004836F6">
        <w:rPr>
          <w:rFonts w:ascii="Times New Roman" w:hAnsi="Times New Roman" w:cs="Times New Roman"/>
          <w:b/>
          <w:lang w:val="es-EC"/>
        </w:rPr>
        <w:t>Diversidad</w:t>
      </w:r>
    </w:p>
    <w:p w14:paraId="1A51EDCD" w14:textId="77777777" w:rsidR="00F56123" w:rsidRPr="004836F6" w:rsidRDefault="00F56123" w:rsidP="00F56123">
      <w:pPr>
        <w:autoSpaceDE w:val="0"/>
        <w:autoSpaceDN w:val="0"/>
        <w:adjustRightInd w:val="0"/>
        <w:spacing w:line="240" w:lineRule="auto"/>
        <w:jc w:val="both"/>
        <w:rPr>
          <w:rFonts w:ascii="Times New Roman" w:hAnsi="Times New Roman" w:cs="Times New Roman"/>
          <w:lang w:val="es-EC"/>
        </w:rPr>
      </w:pPr>
      <w:r w:rsidRPr="004836F6">
        <w:rPr>
          <w:rFonts w:ascii="Times New Roman" w:hAnsi="Times New Roman" w:cs="Times New Roman"/>
          <w:lang w:val="es-EC"/>
        </w:rPr>
        <w:t>En relación al Índice de diversidad de Shannon, el río salida de la Laguna Tambo (H’=1,63 bits) presentó la mayor diversidad, y el río salida de Laguna Boyeros (H’=0,32 bits) obtuvo la menor diversidad.</w:t>
      </w:r>
    </w:p>
    <w:p w14:paraId="7556136F" w14:textId="77777777" w:rsidR="00D0627D" w:rsidRPr="00D0627D" w:rsidRDefault="00D0627D" w:rsidP="00D0627D">
      <w:pPr>
        <w:spacing w:line="240" w:lineRule="auto"/>
        <w:rPr>
          <w:rFonts w:ascii="Times New Roman" w:hAnsi="Times New Roman" w:cs="Times New Roman"/>
          <w:color w:val="3366FF"/>
          <w:lang w:val="es-EC"/>
        </w:rPr>
      </w:pPr>
    </w:p>
    <w:p w14:paraId="2A5C2546" w14:textId="7A74F128" w:rsidR="00D0627D" w:rsidRPr="00D0627D" w:rsidRDefault="00F56123" w:rsidP="00D0627D">
      <w:pPr>
        <w:spacing w:line="240" w:lineRule="auto"/>
        <w:rPr>
          <w:rFonts w:ascii="Times New Roman" w:hAnsi="Times New Roman"/>
          <w:color w:val="3366FF"/>
          <w:lang w:val="es-EC"/>
        </w:rPr>
      </w:pPr>
      <w:r>
        <w:rPr>
          <w:rFonts w:ascii="Times New Roman" w:hAnsi="Times New Roman" w:cs="Times New Roman"/>
          <w:color w:val="3366FF"/>
          <w:lang w:val="es-EC"/>
        </w:rPr>
        <w:t xml:space="preserve">3.3 </w:t>
      </w:r>
      <w:r w:rsidR="00D0627D" w:rsidRPr="00D0627D">
        <w:rPr>
          <w:rFonts w:ascii="Times New Roman" w:hAnsi="Times New Roman" w:cs="Times New Roman"/>
          <w:color w:val="3366FF"/>
          <w:lang w:val="es-EC"/>
        </w:rPr>
        <w:t>Cambios detectados en un período de 26 años (1995 - 2021) de la estructura de la comunidad de macroinvertebrados acuático</w:t>
      </w:r>
      <w:r w:rsidR="00D0627D" w:rsidRPr="00D0627D">
        <w:rPr>
          <w:rFonts w:ascii="Times New Roman" w:hAnsi="Times New Roman"/>
          <w:color w:val="3366FF"/>
          <w:lang w:val="es-EC"/>
        </w:rPr>
        <w:t>s.</w:t>
      </w:r>
    </w:p>
    <w:p w14:paraId="02347DD8" w14:textId="77777777" w:rsidR="00D0627D" w:rsidRDefault="00D0627D" w:rsidP="00D0627D">
      <w:pPr>
        <w:spacing w:line="240" w:lineRule="auto"/>
        <w:rPr>
          <w:rFonts w:ascii="Times New Roman" w:hAnsi="Times New Roman"/>
          <w:color w:val="3366FF"/>
          <w:lang w:val="es-EC"/>
        </w:rPr>
      </w:pPr>
    </w:p>
    <w:p w14:paraId="58BA7043" w14:textId="037190D0" w:rsidR="00F56123" w:rsidRPr="00F56123" w:rsidRDefault="00F56123" w:rsidP="00D0627D">
      <w:pPr>
        <w:spacing w:line="240" w:lineRule="auto"/>
        <w:rPr>
          <w:rFonts w:ascii="Times New Roman" w:hAnsi="Times New Roman"/>
          <w:lang w:val="es-EC"/>
        </w:rPr>
      </w:pPr>
      <w:r w:rsidRPr="00F56123">
        <w:rPr>
          <w:rFonts w:ascii="Times New Roman" w:hAnsi="Times New Roman"/>
          <w:lang w:val="es-EC"/>
        </w:rPr>
        <w:t>Resultados NMDS y ANOSIM</w:t>
      </w:r>
    </w:p>
    <w:p w14:paraId="65646D1A" w14:textId="77777777" w:rsidR="00F56123" w:rsidRPr="00D0627D" w:rsidRDefault="00F56123" w:rsidP="00D0627D">
      <w:pPr>
        <w:spacing w:line="240" w:lineRule="auto"/>
        <w:rPr>
          <w:rFonts w:ascii="Times New Roman" w:hAnsi="Times New Roman"/>
          <w:color w:val="3366FF"/>
          <w:lang w:val="es-EC"/>
        </w:rPr>
      </w:pPr>
    </w:p>
    <w:p w14:paraId="2C0ECAAB" w14:textId="7EE17CB6" w:rsidR="00D0627D" w:rsidRDefault="00F56123" w:rsidP="00D0627D">
      <w:pPr>
        <w:spacing w:line="240" w:lineRule="auto"/>
        <w:rPr>
          <w:rFonts w:ascii="Times New Roman" w:hAnsi="Times New Roman" w:cs="Times New Roman"/>
          <w:color w:val="3366FF"/>
          <w:lang w:val="es-EC"/>
        </w:rPr>
      </w:pPr>
      <w:r>
        <w:rPr>
          <w:rFonts w:ascii="Times New Roman" w:hAnsi="Times New Roman" w:cs="Times New Roman"/>
          <w:color w:val="3366FF"/>
          <w:lang w:val="es-EC"/>
        </w:rPr>
        <w:t xml:space="preserve">3.4 </w:t>
      </w:r>
      <w:r w:rsidR="00D0627D" w:rsidRPr="00D0627D">
        <w:rPr>
          <w:rFonts w:ascii="Times New Roman" w:hAnsi="Times New Roman" w:cs="Times New Roman"/>
          <w:color w:val="3366FF"/>
          <w:lang w:val="es-EC"/>
        </w:rPr>
        <w:t>Relación entre las variables físico – químicas y la estructura actual de la comunidad de macroinvertebrados acuáticos.</w:t>
      </w:r>
    </w:p>
    <w:p w14:paraId="36CD2034" w14:textId="77777777" w:rsidR="00F56123" w:rsidRDefault="00F56123" w:rsidP="00D0627D">
      <w:pPr>
        <w:spacing w:line="240" w:lineRule="auto"/>
        <w:rPr>
          <w:rFonts w:ascii="Times New Roman" w:hAnsi="Times New Roman" w:cs="Times New Roman"/>
          <w:color w:val="3366FF"/>
          <w:lang w:val="es-EC"/>
        </w:rPr>
      </w:pPr>
    </w:p>
    <w:p w14:paraId="76593DE8" w14:textId="58A8F75F" w:rsidR="00F56123" w:rsidRPr="00F56123" w:rsidRDefault="00F56123" w:rsidP="00D0627D">
      <w:pPr>
        <w:spacing w:line="240" w:lineRule="auto"/>
        <w:rPr>
          <w:rFonts w:ascii="Times New Roman" w:hAnsi="Times New Roman" w:cs="Times New Roman"/>
          <w:lang w:val="es-EC"/>
        </w:rPr>
      </w:pPr>
      <w:r w:rsidRPr="00F56123">
        <w:rPr>
          <w:rFonts w:ascii="Times New Roman" w:hAnsi="Times New Roman" w:cs="Times New Roman"/>
          <w:lang w:val="es-EC"/>
        </w:rPr>
        <w:t xml:space="preserve">Resultados del Vector </w:t>
      </w:r>
      <w:proofErr w:type="spellStart"/>
      <w:r w:rsidRPr="00F56123">
        <w:rPr>
          <w:rFonts w:ascii="Times New Roman" w:hAnsi="Times New Roman" w:cs="Times New Roman"/>
          <w:lang w:val="es-EC"/>
        </w:rPr>
        <w:t>Fit</w:t>
      </w:r>
      <w:proofErr w:type="spellEnd"/>
    </w:p>
    <w:p w14:paraId="32CC65F7" w14:textId="77777777" w:rsidR="00D0627D" w:rsidRPr="00D0627D" w:rsidRDefault="00D0627D" w:rsidP="00D0627D">
      <w:pPr>
        <w:spacing w:line="240" w:lineRule="auto"/>
        <w:rPr>
          <w:rFonts w:ascii="Times New Roman" w:hAnsi="Times New Roman" w:cs="Times New Roman"/>
          <w:color w:val="3366FF"/>
          <w:lang w:val="es-EC"/>
        </w:rPr>
      </w:pPr>
    </w:p>
    <w:p w14:paraId="4E81CC99" w14:textId="1F4846EE" w:rsidR="00D0627D" w:rsidRDefault="00F56123" w:rsidP="00D0627D">
      <w:pPr>
        <w:spacing w:line="240" w:lineRule="auto"/>
        <w:rPr>
          <w:rFonts w:ascii="Times New Roman" w:hAnsi="Times New Roman" w:cs="Times New Roman"/>
          <w:color w:val="3366FF"/>
          <w:lang w:val="es-EC"/>
        </w:rPr>
      </w:pPr>
      <w:r>
        <w:rPr>
          <w:rFonts w:ascii="Times New Roman" w:hAnsi="Times New Roman" w:cs="Times New Roman"/>
          <w:color w:val="3366FF"/>
          <w:lang w:val="es-EC"/>
        </w:rPr>
        <w:t xml:space="preserve">3.5 </w:t>
      </w:r>
      <w:r w:rsidR="00D0627D" w:rsidRPr="00D0627D">
        <w:rPr>
          <w:rFonts w:ascii="Times New Roman" w:hAnsi="Times New Roman" w:cs="Times New Roman"/>
          <w:color w:val="3366FF"/>
          <w:lang w:val="es-EC"/>
        </w:rPr>
        <w:t>Comparación de la calidad ecológica entre 1995 y 2021</w:t>
      </w:r>
    </w:p>
    <w:p w14:paraId="6526EEB8" w14:textId="77777777" w:rsidR="00F56123" w:rsidRDefault="00F56123" w:rsidP="00D0627D">
      <w:pPr>
        <w:spacing w:line="240" w:lineRule="auto"/>
        <w:rPr>
          <w:rFonts w:ascii="Times New Roman" w:hAnsi="Times New Roman" w:cs="Times New Roman"/>
          <w:color w:val="3366FF"/>
          <w:lang w:val="es-EC"/>
        </w:rPr>
      </w:pPr>
    </w:p>
    <w:p w14:paraId="21A108AC" w14:textId="05CC50BB" w:rsidR="00F56123" w:rsidRPr="00F56123" w:rsidRDefault="00F56123" w:rsidP="00D0627D">
      <w:pPr>
        <w:spacing w:line="240" w:lineRule="auto"/>
        <w:rPr>
          <w:rFonts w:ascii="Times New Roman" w:hAnsi="Times New Roman" w:cs="Times New Roman"/>
          <w:lang w:val="es-EC"/>
        </w:rPr>
      </w:pPr>
      <w:r w:rsidRPr="00F56123">
        <w:rPr>
          <w:rFonts w:ascii="Times New Roman" w:hAnsi="Times New Roman" w:cs="Times New Roman"/>
          <w:lang w:val="es-EC"/>
        </w:rPr>
        <w:lastRenderedPageBreak/>
        <w:t>Resultados de la regresión lineal simple</w:t>
      </w:r>
    </w:p>
    <w:p w14:paraId="19EA0DD2" w14:textId="77777777" w:rsidR="004346BA" w:rsidRDefault="004346BA" w:rsidP="004346BA">
      <w:pPr>
        <w:spacing w:line="240" w:lineRule="auto"/>
        <w:rPr>
          <w:rFonts w:ascii="Times New Roman" w:hAnsi="Times New Roman" w:cs="Times New Roman"/>
          <w:lang w:val="es-EC"/>
        </w:rPr>
      </w:pPr>
    </w:p>
    <w:p w14:paraId="11D1F46C" w14:textId="77777777" w:rsidR="00F56123" w:rsidRDefault="00F56123" w:rsidP="001B3EC1">
      <w:pPr>
        <w:spacing w:line="240" w:lineRule="auto"/>
        <w:rPr>
          <w:rFonts w:ascii="Times New Roman" w:hAnsi="Times New Roman" w:cs="Times New Roman"/>
          <w:b/>
          <w:lang w:val="es-EC"/>
        </w:rPr>
      </w:pPr>
    </w:p>
    <w:p w14:paraId="4E84CD4A" w14:textId="5B374907" w:rsidR="00F56123" w:rsidRPr="00F56123" w:rsidRDefault="00F56123" w:rsidP="00F56123">
      <w:pPr>
        <w:jc w:val="both"/>
        <w:rPr>
          <w:rFonts w:ascii="Times New Roman" w:eastAsia="Times New Roman" w:hAnsi="Times New Roman"/>
          <w:b/>
          <w:color w:val="3366FF"/>
          <w:szCs w:val="24"/>
          <w:lang w:val="es-ES_tradnl" w:eastAsia="es-ES"/>
        </w:rPr>
      </w:pPr>
      <w:r>
        <w:rPr>
          <w:rFonts w:ascii="Times New Roman" w:eastAsia="Times New Roman" w:hAnsi="Times New Roman"/>
          <w:b/>
          <w:color w:val="3366FF"/>
          <w:szCs w:val="24"/>
          <w:lang w:val="es-ES_tradnl" w:eastAsia="es-ES"/>
        </w:rPr>
        <w:t xml:space="preserve">4. </w:t>
      </w:r>
      <w:r w:rsidRPr="00F56123">
        <w:rPr>
          <w:rFonts w:ascii="Times New Roman" w:eastAsia="Times New Roman" w:hAnsi="Times New Roman"/>
          <w:b/>
          <w:color w:val="3366FF"/>
          <w:szCs w:val="24"/>
          <w:lang w:val="es-ES_tradnl" w:eastAsia="es-ES"/>
        </w:rPr>
        <w:t xml:space="preserve">CAPÍTULO IV: </w:t>
      </w:r>
      <w:r w:rsidRPr="00F56123">
        <w:rPr>
          <w:rFonts w:ascii="Times New Roman" w:eastAsia="Times New Roman" w:hAnsi="Times New Roman"/>
          <w:bCs/>
          <w:color w:val="3366FF"/>
          <w:szCs w:val="24"/>
          <w:lang w:val="es-ES_tradnl" w:eastAsia="es-ES"/>
        </w:rPr>
        <w:t>DISCUSIÓN</w:t>
      </w:r>
    </w:p>
    <w:p w14:paraId="0000004D" w14:textId="77777777" w:rsidR="00F609E8" w:rsidRDefault="00F609E8" w:rsidP="001B3EC1">
      <w:pPr>
        <w:spacing w:line="240" w:lineRule="auto"/>
        <w:rPr>
          <w:rFonts w:ascii="Times New Roman" w:hAnsi="Times New Roman" w:cs="Times New Roman"/>
          <w:color w:val="3366FF"/>
          <w:lang w:val="es-EC"/>
        </w:rPr>
      </w:pPr>
    </w:p>
    <w:p w14:paraId="0D54A2A3" w14:textId="6C0F9607" w:rsidR="00F56123" w:rsidRDefault="00F56123" w:rsidP="00F56123">
      <w:pPr>
        <w:spacing w:line="240" w:lineRule="auto"/>
        <w:rPr>
          <w:rFonts w:ascii="Times New Roman" w:hAnsi="Times New Roman"/>
          <w:color w:val="3366FF"/>
          <w:sz w:val="24"/>
          <w:szCs w:val="24"/>
          <w:lang w:val="es-EC"/>
        </w:rPr>
      </w:pPr>
      <w:r>
        <w:rPr>
          <w:rFonts w:ascii="Times New Roman" w:hAnsi="Times New Roman" w:cs="Times New Roman"/>
          <w:color w:val="3366FF"/>
          <w:lang w:val="es-EC"/>
        </w:rPr>
        <w:t xml:space="preserve">4.1 </w:t>
      </w:r>
      <w:r w:rsidRPr="00D0627D">
        <w:rPr>
          <w:rFonts w:ascii="Times New Roman" w:hAnsi="Times New Roman" w:cs="Times New Roman"/>
          <w:color w:val="3366FF"/>
          <w:sz w:val="24"/>
          <w:szCs w:val="24"/>
          <w:lang w:val="es-EC"/>
        </w:rPr>
        <w:t xml:space="preserve">Comparación </w:t>
      </w:r>
      <w:r w:rsidRPr="00D0627D">
        <w:rPr>
          <w:rFonts w:ascii="Times New Roman" w:hAnsi="Times New Roman"/>
          <w:color w:val="3366FF"/>
          <w:sz w:val="24"/>
          <w:szCs w:val="24"/>
          <w:lang w:val="es-EC"/>
        </w:rPr>
        <w:t>en un período de 26 años</w:t>
      </w:r>
      <w:r w:rsidRPr="00D0627D">
        <w:rPr>
          <w:rFonts w:ascii="Times New Roman" w:hAnsi="Times New Roman" w:cs="Times New Roman"/>
          <w:color w:val="3366FF"/>
          <w:sz w:val="24"/>
          <w:szCs w:val="24"/>
          <w:lang w:val="es-EC"/>
        </w:rPr>
        <w:t xml:space="preserve"> de los cam</w:t>
      </w:r>
      <w:r w:rsidRPr="00D0627D">
        <w:rPr>
          <w:rFonts w:ascii="Times New Roman" w:hAnsi="Times New Roman"/>
          <w:color w:val="3366FF"/>
          <w:sz w:val="24"/>
          <w:szCs w:val="24"/>
          <w:lang w:val="es-EC"/>
        </w:rPr>
        <w:t xml:space="preserve">bios en las </w:t>
      </w:r>
      <w:r w:rsidRPr="00D0627D">
        <w:rPr>
          <w:rFonts w:ascii="Times New Roman" w:hAnsi="Times New Roman" w:cs="Times New Roman"/>
          <w:color w:val="3366FF"/>
          <w:sz w:val="24"/>
          <w:szCs w:val="24"/>
          <w:lang w:val="es-EC"/>
        </w:rPr>
        <w:t>condiciones de ríos de páramo</w:t>
      </w:r>
      <w:r w:rsidRPr="00D0627D">
        <w:rPr>
          <w:rFonts w:ascii="Times New Roman" w:hAnsi="Times New Roman"/>
          <w:color w:val="3366FF"/>
          <w:sz w:val="24"/>
          <w:szCs w:val="24"/>
          <w:lang w:val="es-EC"/>
        </w:rPr>
        <w:t>,</w:t>
      </w:r>
      <w:r w:rsidRPr="00D0627D">
        <w:rPr>
          <w:rFonts w:ascii="Times New Roman" w:hAnsi="Times New Roman" w:cs="Times New Roman"/>
          <w:color w:val="3366FF"/>
          <w:sz w:val="24"/>
          <w:szCs w:val="24"/>
          <w:lang w:val="es-EC"/>
        </w:rPr>
        <w:t xml:space="preserve"> median</w:t>
      </w:r>
      <w:r w:rsidRPr="00D0627D">
        <w:rPr>
          <w:rFonts w:ascii="Times New Roman" w:hAnsi="Times New Roman"/>
          <w:color w:val="3366FF"/>
          <w:sz w:val="24"/>
          <w:szCs w:val="24"/>
          <w:lang w:val="es-EC"/>
        </w:rPr>
        <w:t xml:space="preserve">te variables físico –químicas </w:t>
      </w:r>
      <w:r w:rsidRPr="00D0627D">
        <w:rPr>
          <w:rFonts w:ascii="Times New Roman" w:hAnsi="Times New Roman"/>
          <w:i/>
          <w:color w:val="3366FF"/>
          <w:sz w:val="24"/>
          <w:szCs w:val="24"/>
          <w:lang w:val="es-EC"/>
        </w:rPr>
        <w:t>in situ</w:t>
      </w:r>
      <w:r w:rsidRPr="00D0627D">
        <w:rPr>
          <w:rFonts w:ascii="Times New Roman" w:hAnsi="Times New Roman"/>
          <w:color w:val="3366FF"/>
          <w:sz w:val="24"/>
          <w:szCs w:val="24"/>
          <w:lang w:val="es-EC"/>
        </w:rPr>
        <w:t>.</w:t>
      </w:r>
    </w:p>
    <w:p w14:paraId="7A2BE9EE" w14:textId="0A4B45B7" w:rsidR="00F56123" w:rsidRDefault="00F56123" w:rsidP="00F56123">
      <w:pPr>
        <w:spacing w:line="240" w:lineRule="auto"/>
        <w:rPr>
          <w:rFonts w:ascii="Times New Roman" w:hAnsi="Times New Roman" w:cs="Times New Roman"/>
          <w:color w:val="3366FF"/>
          <w:lang w:val="es-EC"/>
        </w:rPr>
      </w:pPr>
      <w:r>
        <w:rPr>
          <w:rFonts w:ascii="Times New Roman" w:hAnsi="Times New Roman" w:cs="Times New Roman"/>
          <w:color w:val="3366FF"/>
          <w:lang w:val="es-EC"/>
        </w:rPr>
        <w:t xml:space="preserve">4.2 </w:t>
      </w:r>
      <w:r w:rsidRPr="00D0627D">
        <w:rPr>
          <w:rFonts w:ascii="Times New Roman" w:hAnsi="Times New Roman" w:cs="Times New Roman"/>
          <w:color w:val="3366FF"/>
          <w:lang w:val="es-EC"/>
        </w:rPr>
        <w:t>Estadística descriptiva de las variables de las comunidades</w:t>
      </w:r>
    </w:p>
    <w:p w14:paraId="743B6162" w14:textId="5B68F0F5" w:rsidR="00F56123" w:rsidRPr="00D0627D" w:rsidRDefault="00F56123" w:rsidP="00F56123">
      <w:pPr>
        <w:spacing w:line="240" w:lineRule="auto"/>
        <w:rPr>
          <w:rFonts w:ascii="Times New Roman" w:hAnsi="Times New Roman"/>
          <w:color w:val="3366FF"/>
          <w:lang w:val="es-EC"/>
        </w:rPr>
      </w:pPr>
      <w:r>
        <w:rPr>
          <w:rFonts w:ascii="Times New Roman" w:hAnsi="Times New Roman" w:cs="Times New Roman"/>
          <w:color w:val="3366FF"/>
          <w:lang w:val="es-EC"/>
        </w:rPr>
        <w:t xml:space="preserve">4.3 </w:t>
      </w:r>
      <w:r w:rsidRPr="00D0627D">
        <w:rPr>
          <w:rFonts w:ascii="Times New Roman" w:hAnsi="Times New Roman" w:cs="Times New Roman"/>
          <w:color w:val="3366FF"/>
          <w:lang w:val="es-EC"/>
        </w:rPr>
        <w:t>Cambios detectados en un período de 26 años (1995 - 2021) de la estructura de la comunidad de macroinvertebrados acuático</w:t>
      </w:r>
      <w:r w:rsidRPr="00D0627D">
        <w:rPr>
          <w:rFonts w:ascii="Times New Roman" w:hAnsi="Times New Roman"/>
          <w:color w:val="3366FF"/>
          <w:lang w:val="es-EC"/>
        </w:rPr>
        <w:t>s.</w:t>
      </w:r>
    </w:p>
    <w:p w14:paraId="107D5C1C" w14:textId="3A45A4B4" w:rsidR="00F56123" w:rsidRDefault="00F56123" w:rsidP="00F56123">
      <w:pPr>
        <w:spacing w:line="240" w:lineRule="auto"/>
        <w:rPr>
          <w:rFonts w:ascii="Times New Roman" w:hAnsi="Times New Roman" w:cs="Times New Roman"/>
          <w:color w:val="3366FF"/>
          <w:lang w:val="es-EC"/>
        </w:rPr>
      </w:pPr>
      <w:r w:rsidRPr="00D0627D">
        <w:rPr>
          <w:rFonts w:ascii="Times New Roman" w:hAnsi="Times New Roman" w:cs="Times New Roman"/>
          <w:color w:val="3366FF"/>
          <w:lang w:val="es-EC"/>
        </w:rPr>
        <w:t>4</w:t>
      </w:r>
      <w:r>
        <w:rPr>
          <w:rFonts w:ascii="Times New Roman" w:hAnsi="Times New Roman" w:cs="Times New Roman"/>
          <w:color w:val="3366FF"/>
          <w:lang w:val="es-EC"/>
        </w:rPr>
        <w:t>.4</w:t>
      </w:r>
      <w:r w:rsidRPr="00D0627D">
        <w:rPr>
          <w:rFonts w:ascii="Times New Roman" w:hAnsi="Times New Roman" w:cs="Times New Roman"/>
          <w:color w:val="3366FF"/>
          <w:lang w:val="es-EC"/>
        </w:rPr>
        <w:t xml:space="preserve"> Relación entre las variables físico – químicas y la estructura actual de la comunidad de macroinvertebrados acuáticos.</w:t>
      </w:r>
    </w:p>
    <w:p w14:paraId="3751C712" w14:textId="3F24DD60" w:rsidR="00F56123" w:rsidRDefault="00F56123" w:rsidP="00F56123">
      <w:pPr>
        <w:spacing w:line="240" w:lineRule="auto"/>
        <w:rPr>
          <w:rFonts w:ascii="Times New Roman" w:hAnsi="Times New Roman" w:cs="Times New Roman"/>
          <w:color w:val="3366FF"/>
          <w:lang w:val="es-EC"/>
        </w:rPr>
      </w:pPr>
      <w:r>
        <w:rPr>
          <w:rFonts w:ascii="Times New Roman" w:hAnsi="Times New Roman" w:cs="Times New Roman"/>
          <w:color w:val="3366FF"/>
          <w:lang w:val="es-EC"/>
        </w:rPr>
        <w:t xml:space="preserve">4.5 </w:t>
      </w:r>
      <w:r w:rsidRPr="00D0627D">
        <w:rPr>
          <w:rFonts w:ascii="Times New Roman" w:hAnsi="Times New Roman" w:cs="Times New Roman"/>
          <w:color w:val="3366FF"/>
          <w:lang w:val="es-EC"/>
        </w:rPr>
        <w:t>Comparación de la calidad ecológica entre 1995 y 2021</w:t>
      </w:r>
    </w:p>
    <w:p w14:paraId="0C1543E4" w14:textId="77777777" w:rsidR="00C34D6B" w:rsidRDefault="00C34D6B" w:rsidP="00F56123">
      <w:pPr>
        <w:spacing w:line="240" w:lineRule="auto"/>
        <w:rPr>
          <w:rFonts w:ascii="Times New Roman" w:hAnsi="Times New Roman" w:cs="Times New Roman"/>
          <w:color w:val="3366FF"/>
          <w:lang w:val="es-EC"/>
        </w:rPr>
      </w:pPr>
    </w:p>
    <w:p w14:paraId="216CE8AE" w14:textId="5326BDF8" w:rsidR="00216ADB" w:rsidRDefault="00216ADB" w:rsidP="00F56123">
      <w:pPr>
        <w:spacing w:line="240" w:lineRule="auto"/>
        <w:rPr>
          <w:rFonts w:ascii="Times New Roman" w:hAnsi="Times New Roman" w:cs="Times New Roman"/>
          <w:color w:val="3366FF"/>
          <w:lang w:val="es-EC"/>
        </w:rPr>
      </w:pPr>
      <w:r>
        <w:rPr>
          <w:rFonts w:ascii="Times New Roman" w:hAnsi="Times New Roman" w:cs="Times New Roman"/>
          <w:color w:val="3366FF"/>
          <w:lang w:val="es-EC"/>
        </w:rPr>
        <w:t>No olvidar discutir sobre los cambios detectados en las dos estaciones (seca y húmeda)</w:t>
      </w:r>
    </w:p>
    <w:p w14:paraId="79883617" w14:textId="77777777" w:rsidR="00A60FD7" w:rsidRDefault="00A60FD7" w:rsidP="005C11CB">
      <w:pPr>
        <w:autoSpaceDE w:val="0"/>
        <w:autoSpaceDN w:val="0"/>
        <w:adjustRightInd w:val="0"/>
        <w:spacing w:line="240" w:lineRule="auto"/>
        <w:jc w:val="both"/>
        <w:rPr>
          <w:rFonts w:ascii="Times New Roman" w:hAnsi="Times New Roman" w:cs="Times New Roman"/>
          <w:lang w:val="es-EC"/>
        </w:rPr>
      </w:pPr>
    </w:p>
    <w:p w14:paraId="799011E7" w14:textId="77777777" w:rsidR="00A60FD7" w:rsidRDefault="00A60FD7" w:rsidP="005C11CB">
      <w:pPr>
        <w:autoSpaceDE w:val="0"/>
        <w:autoSpaceDN w:val="0"/>
        <w:adjustRightInd w:val="0"/>
        <w:spacing w:line="240" w:lineRule="auto"/>
        <w:jc w:val="both"/>
        <w:rPr>
          <w:rFonts w:ascii="Times New Roman" w:hAnsi="Times New Roman" w:cs="Times New Roman"/>
          <w:lang w:val="es-EC"/>
        </w:rPr>
      </w:pPr>
    </w:p>
    <w:p w14:paraId="270BCD5F" w14:textId="77777777" w:rsidR="00A60FD7" w:rsidRDefault="00A60FD7" w:rsidP="005C11CB">
      <w:pPr>
        <w:autoSpaceDE w:val="0"/>
        <w:autoSpaceDN w:val="0"/>
        <w:adjustRightInd w:val="0"/>
        <w:spacing w:line="240" w:lineRule="auto"/>
        <w:jc w:val="both"/>
        <w:rPr>
          <w:rFonts w:ascii="Times New Roman" w:hAnsi="Times New Roman" w:cs="Times New Roman"/>
          <w:lang w:val="es-EC"/>
        </w:rPr>
      </w:pPr>
    </w:p>
    <w:p w14:paraId="0AD27222" w14:textId="77777777" w:rsidR="00A60FD7" w:rsidRDefault="00A60FD7" w:rsidP="005C11CB">
      <w:pPr>
        <w:autoSpaceDE w:val="0"/>
        <w:autoSpaceDN w:val="0"/>
        <w:adjustRightInd w:val="0"/>
        <w:spacing w:line="240" w:lineRule="auto"/>
        <w:jc w:val="both"/>
        <w:rPr>
          <w:rFonts w:ascii="Times New Roman" w:hAnsi="Times New Roman" w:cs="Times New Roman"/>
          <w:lang w:val="es-EC"/>
        </w:rPr>
      </w:pPr>
    </w:p>
    <w:p w14:paraId="467133CE" w14:textId="77777777" w:rsidR="00A60FD7" w:rsidRDefault="00A60FD7" w:rsidP="005C11CB">
      <w:pPr>
        <w:autoSpaceDE w:val="0"/>
        <w:autoSpaceDN w:val="0"/>
        <w:adjustRightInd w:val="0"/>
        <w:spacing w:line="240" w:lineRule="auto"/>
        <w:jc w:val="both"/>
        <w:rPr>
          <w:rFonts w:ascii="Times New Roman" w:hAnsi="Times New Roman" w:cs="Times New Roman"/>
          <w:lang w:val="es-EC"/>
        </w:rPr>
      </w:pPr>
    </w:p>
    <w:p w14:paraId="7FDD3B2D" w14:textId="77777777" w:rsidR="00A60FD7" w:rsidRDefault="00A60FD7" w:rsidP="005C11CB">
      <w:pPr>
        <w:autoSpaceDE w:val="0"/>
        <w:autoSpaceDN w:val="0"/>
        <w:adjustRightInd w:val="0"/>
        <w:spacing w:line="240" w:lineRule="auto"/>
        <w:jc w:val="both"/>
        <w:rPr>
          <w:rFonts w:ascii="Times New Roman" w:hAnsi="Times New Roman" w:cs="Times New Roman"/>
          <w:lang w:val="es-EC"/>
        </w:rPr>
      </w:pPr>
    </w:p>
    <w:p w14:paraId="65342947" w14:textId="77777777" w:rsidR="00A60FD7" w:rsidRDefault="00A60FD7" w:rsidP="005C11CB">
      <w:pPr>
        <w:autoSpaceDE w:val="0"/>
        <w:autoSpaceDN w:val="0"/>
        <w:adjustRightInd w:val="0"/>
        <w:spacing w:line="240" w:lineRule="auto"/>
        <w:jc w:val="both"/>
        <w:rPr>
          <w:rFonts w:ascii="Times New Roman" w:hAnsi="Times New Roman" w:cs="Times New Roman"/>
          <w:lang w:val="es-EC"/>
        </w:rPr>
      </w:pPr>
    </w:p>
    <w:p w14:paraId="1D20736B" w14:textId="77777777" w:rsidR="00A60FD7" w:rsidRDefault="00A60FD7" w:rsidP="005C11CB">
      <w:pPr>
        <w:autoSpaceDE w:val="0"/>
        <w:autoSpaceDN w:val="0"/>
        <w:adjustRightInd w:val="0"/>
        <w:spacing w:line="240" w:lineRule="auto"/>
        <w:jc w:val="both"/>
        <w:rPr>
          <w:rFonts w:ascii="Times New Roman" w:hAnsi="Times New Roman" w:cs="Times New Roman"/>
          <w:lang w:val="es-EC"/>
        </w:rPr>
      </w:pPr>
    </w:p>
    <w:p w14:paraId="00F8958F" w14:textId="77777777" w:rsidR="00A60FD7" w:rsidRDefault="00A60FD7" w:rsidP="005C11CB">
      <w:pPr>
        <w:autoSpaceDE w:val="0"/>
        <w:autoSpaceDN w:val="0"/>
        <w:adjustRightInd w:val="0"/>
        <w:spacing w:line="240" w:lineRule="auto"/>
        <w:jc w:val="both"/>
        <w:rPr>
          <w:rFonts w:ascii="Times New Roman" w:hAnsi="Times New Roman" w:cs="Times New Roman"/>
          <w:lang w:val="es-EC"/>
        </w:rPr>
      </w:pPr>
    </w:p>
    <w:p w14:paraId="51897C67" w14:textId="5982CF96" w:rsidR="00C34D6B" w:rsidRPr="005C11CB" w:rsidRDefault="005C11CB" w:rsidP="005C11CB">
      <w:pPr>
        <w:autoSpaceDE w:val="0"/>
        <w:autoSpaceDN w:val="0"/>
        <w:adjustRightInd w:val="0"/>
        <w:spacing w:line="240" w:lineRule="auto"/>
        <w:jc w:val="both"/>
        <w:rPr>
          <w:rFonts w:ascii="Times New Roman" w:hAnsi="Times New Roman" w:cs="Times New Roman"/>
          <w:lang w:val="es-EC"/>
        </w:rPr>
      </w:pPr>
      <w:r>
        <w:rPr>
          <w:rFonts w:ascii="Times New Roman" w:hAnsi="Times New Roman" w:cs="Times New Roman"/>
          <w:lang w:val="es-EC"/>
        </w:rPr>
        <w:t>E</w:t>
      </w:r>
      <w:r w:rsidR="00C34D6B" w:rsidRPr="005C11CB">
        <w:rPr>
          <w:rFonts w:ascii="Times New Roman" w:hAnsi="Times New Roman" w:cs="Times New Roman"/>
          <w:lang w:val="es-EC"/>
        </w:rPr>
        <w:t>l interés a nivel de la Comunidad Andina en el mejoramiento</w:t>
      </w:r>
      <w:r w:rsidR="008B26A7">
        <w:rPr>
          <w:rFonts w:ascii="Times New Roman" w:hAnsi="Times New Roman" w:cs="Times New Roman"/>
          <w:lang w:val="es-EC"/>
        </w:rPr>
        <w:t xml:space="preserve"> </w:t>
      </w:r>
      <w:r w:rsidR="00C34D6B" w:rsidRPr="005C11CB">
        <w:rPr>
          <w:rFonts w:ascii="Times New Roman" w:hAnsi="Times New Roman" w:cs="Times New Roman"/>
          <w:lang w:val="es-EC"/>
        </w:rPr>
        <w:t>del conocimiento sobre los potenciales efectos del cambio</w:t>
      </w:r>
      <w:r w:rsidR="008B26A7">
        <w:rPr>
          <w:rFonts w:ascii="Times New Roman" w:hAnsi="Times New Roman" w:cs="Times New Roman"/>
          <w:lang w:val="es-EC"/>
        </w:rPr>
        <w:t xml:space="preserve"> </w:t>
      </w:r>
      <w:r w:rsidR="00C34D6B" w:rsidRPr="005C11CB">
        <w:rPr>
          <w:rFonts w:ascii="Times New Roman" w:hAnsi="Times New Roman" w:cs="Times New Roman"/>
          <w:lang w:val="es-EC"/>
        </w:rPr>
        <w:t>climático sobre la diversidad biológica se fundamenta en la</w:t>
      </w:r>
      <w:r w:rsidR="008B26A7">
        <w:rPr>
          <w:rFonts w:ascii="Times New Roman" w:hAnsi="Times New Roman" w:cs="Times New Roman"/>
          <w:lang w:val="es-EC"/>
        </w:rPr>
        <w:t xml:space="preserve"> </w:t>
      </w:r>
      <w:r w:rsidR="00C34D6B" w:rsidRPr="005C11CB">
        <w:rPr>
          <w:rFonts w:ascii="Times New Roman" w:hAnsi="Times New Roman" w:cs="Times New Roman"/>
          <w:lang w:val="es-EC"/>
        </w:rPr>
        <w:t>necesidad de generar respuestas y delinear acciones que permitan</w:t>
      </w:r>
      <w:r w:rsidR="008B26A7">
        <w:rPr>
          <w:rFonts w:ascii="Times New Roman" w:hAnsi="Times New Roman" w:cs="Times New Roman"/>
          <w:lang w:val="es-EC"/>
        </w:rPr>
        <w:t xml:space="preserve"> </w:t>
      </w:r>
      <w:r w:rsidR="00C34D6B" w:rsidRPr="005C11CB">
        <w:rPr>
          <w:rFonts w:ascii="Times New Roman" w:hAnsi="Times New Roman" w:cs="Times New Roman"/>
          <w:lang w:val="es-EC"/>
        </w:rPr>
        <w:t>modificar la tendencia de pérdida de la biodiversidad</w:t>
      </w:r>
      <w:r w:rsidR="008B26A7">
        <w:rPr>
          <w:rFonts w:ascii="Times New Roman" w:hAnsi="Times New Roman" w:cs="Times New Roman"/>
          <w:lang w:val="es-EC"/>
        </w:rPr>
        <w:t xml:space="preserve"> </w:t>
      </w:r>
      <w:r w:rsidR="00C34D6B" w:rsidRPr="005C11CB">
        <w:rPr>
          <w:rFonts w:ascii="Times New Roman" w:hAnsi="Times New Roman" w:cs="Times New Roman"/>
          <w:lang w:val="es-EC"/>
        </w:rPr>
        <w:t>documentada y proyectada, ya sea por los procesos de pérdida</w:t>
      </w:r>
      <w:r w:rsidR="008B26A7">
        <w:rPr>
          <w:rFonts w:ascii="Times New Roman" w:hAnsi="Times New Roman" w:cs="Times New Roman"/>
          <w:lang w:val="es-EC"/>
        </w:rPr>
        <w:t xml:space="preserve"> </w:t>
      </w:r>
      <w:r w:rsidR="00C34D6B" w:rsidRPr="005C11CB">
        <w:rPr>
          <w:rFonts w:ascii="Times New Roman" w:hAnsi="Times New Roman" w:cs="Times New Roman"/>
          <w:lang w:val="es-EC"/>
        </w:rPr>
        <w:t>relacionados con la presión de las sociedades humanas</w:t>
      </w:r>
      <w:r w:rsidR="008B26A7">
        <w:rPr>
          <w:rFonts w:ascii="Times New Roman" w:hAnsi="Times New Roman" w:cs="Times New Roman"/>
          <w:lang w:val="es-EC"/>
        </w:rPr>
        <w:t xml:space="preserve"> </w:t>
      </w:r>
      <w:r w:rsidR="00C34D6B" w:rsidRPr="005C11CB">
        <w:rPr>
          <w:rFonts w:ascii="Times New Roman" w:hAnsi="Times New Roman" w:cs="Times New Roman"/>
          <w:lang w:val="es-EC"/>
        </w:rPr>
        <w:t>sobre nuestros ecosistemas, o por los cambios globales relacionados</w:t>
      </w:r>
    </w:p>
    <w:p w14:paraId="26DA37C7" w14:textId="43608ED7" w:rsidR="00C34D6B" w:rsidRPr="005C11CB" w:rsidRDefault="00C34D6B" w:rsidP="005C11CB">
      <w:pPr>
        <w:spacing w:line="240" w:lineRule="auto"/>
        <w:jc w:val="both"/>
        <w:rPr>
          <w:rFonts w:ascii="Times New Roman" w:hAnsi="Times New Roman" w:cs="Times New Roman"/>
          <w:lang w:val="es-EC"/>
        </w:rPr>
      </w:pPr>
      <w:r w:rsidRPr="005C11CB">
        <w:rPr>
          <w:rFonts w:ascii="Times New Roman" w:hAnsi="Times New Roman" w:cs="Times New Roman"/>
          <w:lang w:val="es-EC"/>
        </w:rPr>
        <w:t>con el calentamiento global. (Cuesta, 2012)</w:t>
      </w:r>
    </w:p>
    <w:p w14:paraId="326F229B" w14:textId="77777777" w:rsidR="00C34D6B" w:rsidRPr="005C11CB" w:rsidRDefault="00C34D6B" w:rsidP="005C11CB">
      <w:pPr>
        <w:spacing w:line="240" w:lineRule="auto"/>
        <w:jc w:val="both"/>
        <w:rPr>
          <w:rFonts w:ascii="Times New Roman" w:hAnsi="Times New Roman" w:cs="Times New Roman"/>
          <w:lang w:val="es-EC"/>
        </w:rPr>
      </w:pPr>
    </w:p>
    <w:p w14:paraId="6C8F54BF" w14:textId="56758D03" w:rsidR="00C34D6B" w:rsidRPr="00CD1AF0" w:rsidRDefault="00C34D6B" w:rsidP="005C11CB">
      <w:pPr>
        <w:spacing w:line="240" w:lineRule="auto"/>
        <w:jc w:val="both"/>
        <w:rPr>
          <w:rFonts w:ascii="Times New Roman" w:hAnsi="Times New Roman" w:cs="Times New Roman"/>
          <w:lang w:val="es-EC"/>
        </w:rPr>
      </w:pPr>
      <w:r w:rsidRPr="005C11CB">
        <w:rPr>
          <w:rFonts w:ascii="Times New Roman" w:hAnsi="Times New Roman" w:cs="Times New Roman"/>
          <w:color w:val="222222"/>
          <w:shd w:val="clear" w:color="auto" w:fill="FFFFFF"/>
          <w:lang w:val="es-EC"/>
        </w:rPr>
        <w:t>CUESTA, Francisco (ed.). </w:t>
      </w:r>
      <w:r w:rsidRPr="005C11CB">
        <w:rPr>
          <w:rFonts w:ascii="Times New Roman" w:hAnsi="Times New Roman" w:cs="Times New Roman"/>
          <w:i/>
          <w:iCs/>
          <w:color w:val="222222"/>
          <w:shd w:val="clear" w:color="auto" w:fill="FFFFFF"/>
          <w:lang w:val="es-EC"/>
        </w:rPr>
        <w:t>Biodiversidad y cambio climático en los Andes tropicales</w:t>
      </w:r>
      <w:r w:rsidRPr="005C11CB">
        <w:rPr>
          <w:rFonts w:ascii="Times New Roman" w:hAnsi="Times New Roman" w:cs="Times New Roman"/>
          <w:color w:val="222222"/>
          <w:shd w:val="clear" w:color="auto" w:fill="FFFFFF"/>
          <w:lang w:val="es-EC"/>
        </w:rPr>
        <w:t xml:space="preserve">. </w:t>
      </w:r>
      <w:r w:rsidRPr="00CD1AF0">
        <w:rPr>
          <w:rFonts w:ascii="Times New Roman" w:hAnsi="Times New Roman" w:cs="Times New Roman"/>
          <w:color w:val="222222"/>
          <w:shd w:val="clear" w:color="auto" w:fill="FFFFFF"/>
          <w:lang w:val="es-EC"/>
        </w:rPr>
        <w:t>Consorcio para el Desarrollo Sostenible de la Ecorregión Andina, 2012.</w:t>
      </w:r>
    </w:p>
    <w:p w14:paraId="51B30551" w14:textId="77777777" w:rsidR="00C34D6B" w:rsidRPr="005C11CB" w:rsidRDefault="00C34D6B" w:rsidP="005C11CB">
      <w:pPr>
        <w:spacing w:line="240" w:lineRule="auto"/>
        <w:jc w:val="both"/>
        <w:rPr>
          <w:rFonts w:ascii="Times New Roman" w:hAnsi="Times New Roman" w:cs="Times New Roman"/>
          <w:color w:val="3366FF"/>
          <w:lang w:val="es-EC"/>
        </w:rPr>
      </w:pPr>
    </w:p>
    <w:p w14:paraId="19DEA45F" w14:textId="77777777" w:rsidR="00F56123" w:rsidRPr="005C11CB" w:rsidRDefault="00F56123" w:rsidP="005C11CB">
      <w:pPr>
        <w:spacing w:line="240" w:lineRule="auto"/>
        <w:jc w:val="both"/>
        <w:rPr>
          <w:rFonts w:ascii="Times New Roman" w:hAnsi="Times New Roman" w:cs="Times New Roman"/>
          <w:color w:val="3366FF"/>
          <w:lang w:val="es-EC"/>
        </w:rPr>
      </w:pPr>
    </w:p>
    <w:p w14:paraId="45219BCF" w14:textId="77777777" w:rsidR="005C11CB" w:rsidRDefault="005C11CB" w:rsidP="005C11CB">
      <w:pPr>
        <w:pStyle w:val="NormalWeb"/>
        <w:spacing w:before="0" w:beforeAutospacing="0" w:after="0" w:afterAutospacing="0"/>
        <w:jc w:val="both"/>
        <w:rPr>
          <w:rFonts w:eastAsia="Arial"/>
          <w:sz w:val="22"/>
          <w:szCs w:val="22"/>
          <w:lang w:eastAsia="en-US"/>
        </w:rPr>
      </w:pPr>
      <w:r w:rsidRPr="005C11CB">
        <w:rPr>
          <w:rFonts w:eastAsia="Arial"/>
          <w:sz w:val="22"/>
          <w:szCs w:val="22"/>
          <w:lang w:eastAsia="en-US"/>
        </w:rPr>
        <w:t>El cambio climático es posiblemente la mayor amenaza emergente para la biodiversidad mundial y el funcionamiento de los ecosistemas locales (IPCC, 2007)</w:t>
      </w:r>
    </w:p>
    <w:p w14:paraId="4CA65845" w14:textId="77777777" w:rsidR="00AF0365" w:rsidRDefault="00AF0365" w:rsidP="005C11CB">
      <w:pPr>
        <w:pStyle w:val="NormalWeb"/>
        <w:spacing w:before="0" w:beforeAutospacing="0" w:after="0" w:afterAutospacing="0"/>
        <w:jc w:val="both"/>
        <w:rPr>
          <w:rFonts w:eastAsia="Arial"/>
          <w:sz w:val="22"/>
          <w:szCs w:val="22"/>
          <w:lang w:eastAsia="en-US"/>
        </w:rPr>
      </w:pPr>
    </w:p>
    <w:p w14:paraId="2495205E" w14:textId="08076CB3" w:rsidR="00AF0365" w:rsidRDefault="00AF0365" w:rsidP="005C11CB">
      <w:pPr>
        <w:pStyle w:val="NormalWeb"/>
        <w:spacing w:before="0" w:beforeAutospacing="0" w:after="0" w:afterAutospacing="0"/>
        <w:jc w:val="both"/>
        <w:rPr>
          <w:sz w:val="22"/>
          <w:szCs w:val="22"/>
        </w:rPr>
      </w:pPr>
      <w:r>
        <w:t>L</w:t>
      </w:r>
      <w:r w:rsidRPr="007D1720">
        <w:rPr>
          <w:sz w:val="22"/>
          <w:szCs w:val="22"/>
        </w:rPr>
        <w:t xml:space="preserve">a distribución desigual </w:t>
      </w:r>
      <w:r>
        <w:t xml:space="preserve">de agua dulce </w:t>
      </w:r>
      <w:r w:rsidRPr="007D1720">
        <w:rPr>
          <w:sz w:val="22"/>
          <w:szCs w:val="22"/>
        </w:rPr>
        <w:t xml:space="preserve">en el planeta, </w:t>
      </w:r>
      <w:r>
        <w:t>causa que esta sea</w:t>
      </w:r>
      <w:r w:rsidRPr="007D1720">
        <w:rPr>
          <w:sz w:val="22"/>
          <w:szCs w:val="22"/>
        </w:rPr>
        <w:t xml:space="preserve"> insuficiente en ciertos lugares (</w:t>
      </w:r>
      <w:r w:rsidRPr="007D1720">
        <w:rPr>
          <w:sz w:val="22"/>
          <w:szCs w:val="22"/>
          <w:highlight w:val="yellow"/>
        </w:rPr>
        <w:t xml:space="preserve">Oki y </w:t>
      </w:r>
      <w:proofErr w:type="spellStart"/>
      <w:r w:rsidRPr="007D1720">
        <w:rPr>
          <w:sz w:val="22"/>
          <w:szCs w:val="22"/>
          <w:highlight w:val="yellow"/>
        </w:rPr>
        <w:t>Kanae</w:t>
      </w:r>
      <w:proofErr w:type="spellEnd"/>
      <w:r w:rsidRPr="007D1720">
        <w:rPr>
          <w:sz w:val="22"/>
          <w:szCs w:val="22"/>
          <w:highlight w:val="yellow"/>
        </w:rPr>
        <w:t xml:space="preserve"> 2006</w:t>
      </w:r>
      <w:r w:rsidRPr="007D1720">
        <w:rPr>
          <w:sz w:val="22"/>
          <w:szCs w:val="22"/>
        </w:rPr>
        <w:t>).</w:t>
      </w:r>
    </w:p>
    <w:p w14:paraId="0C9ADEB3" w14:textId="77777777" w:rsidR="00354EA6" w:rsidRDefault="00354EA6" w:rsidP="005C11CB">
      <w:pPr>
        <w:pStyle w:val="NormalWeb"/>
        <w:spacing w:before="0" w:beforeAutospacing="0" w:after="0" w:afterAutospacing="0"/>
        <w:jc w:val="both"/>
        <w:rPr>
          <w:sz w:val="22"/>
          <w:szCs w:val="22"/>
        </w:rPr>
      </w:pPr>
    </w:p>
    <w:p w14:paraId="31AABBE2" w14:textId="77777777" w:rsidR="00354EA6" w:rsidRPr="005C11CB" w:rsidRDefault="00354EA6" w:rsidP="00354EA6">
      <w:pPr>
        <w:autoSpaceDE w:val="0"/>
        <w:autoSpaceDN w:val="0"/>
        <w:adjustRightInd w:val="0"/>
        <w:spacing w:line="240" w:lineRule="auto"/>
        <w:jc w:val="both"/>
        <w:rPr>
          <w:lang w:val="es-EC"/>
        </w:rPr>
      </w:pPr>
      <w:r w:rsidRPr="00954EEC">
        <w:rPr>
          <w:rFonts w:ascii="Times New Roman" w:hAnsi="Times New Roman" w:cs="Times New Roman"/>
          <w:lang w:val="es-EC"/>
        </w:rPr>
        <w:t xml:space="preserve">Los ecosistemas en latitudes y altitudes más altas, experimentarán las tasas de calentamiento más rápidas del planeta (Hassan et al. 2005). Las aguas dulces de estas áreas se pueden considerar como “sistemas centinelas” en el sentido de que podrían proporcionar una alerta temprana a mayor escala y al estudiarlos es probable que obtengamos una mejor comprensión de los impactos del cambio climático, que los que se encuentran en zonas climáticas más cálidas (Woodward et al. 2009; </w:t>
      </w:r>
      <w:proofErr w:type="spellStart"/>
      <w:r w:rsidRPr="00954EEC">
        <w:rPr>
          <w:rFonts w:ascii="Times New Roman" w:hAnsi="Times New Roman" w:cs="Times New Roman"/>
          <w:lang w:val="es-EC"/>
        </w:rPr>
        <w:t>Layer</w:t>
      </w:r>
      <w:proofErr w:type="spellEnd"/>
      <w:r w:rsidRPr="00954EEC">
        <w:rPr>
          <w:rFonts w:ascii="Times New Roman" w:hAnsi="Times New Roman" w:cs="Times New Roman"/>
          <w:lang w:val="es-EC"/>
        </w:rPr>
        <w:t xml:space="preserve"> et al. 2010)</w:t>
      </w:r>
    </w:p>
    <w:p w14:paraId="2C5E1DD2" w14:textId="77777777" w:rsidR="00354EA6" w:rsidRDefault="00354EA6" w:rsidP="005C11CB">
      <w:pPr>
        <w:pStyle w:val="NormalWeb"/>
        <w:spacing w:before="0" w:beforeAutospacing="0" w:after="0" w:afterAutospacing="0"/>
        <w:jc w:val="both"/>
        <w:rPr>
          <w:rFonts w:eastAsia="Arial"/>
          <w:sz w:val="22"/>
          <w:szCs w:val="22"/>
          <w:lang w:eastAsia="en-US"/>
        </w:rPr>
      </w:pPr>
    </w:p>
    <w:p w14:paraId="7385DDF8"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 xml:space="preserve">Muchos investigadores (Quinn y </w:t>
      </w:r>
      <w:proofErr w:type="spellStart"/>
      <w:r w:rsidRPr="00820FF0">
        <w:rPr>
          <w:sz w:val="24"/>
          <w:szCs w:val="24"/>
          <w:lang w:val="es-EC"/>
        </w:rPr>
        <w:t>Hickey</w:t>
      </w:r>
      <w:proofErr w:type="spellEnd"/>
      <w:r w:rsidRPr="00820FF0">
        <w:rPr>
          <w:sz w:val="24"/>
          <w:szCs w:val="24"/>
          <w:lang w:val="es-EC"/>
        </w:rPr>
        <w:t xml:space="preserve">, 1990; Philip </w:t>
      </w:r>
      <w:r w:rsidRPr="00820FF0">
        <w:rPr>
          <w:rFonts w:ascii="Arial,Italic" w:hAnsi="Arial,Italic" w:cs="Arial,Italic"/>
          <w:i/>
          <w:iCs/>
          <w:sz w:val="24"/>
          <w:szCs w:val="24"/>
          <w:lang w:val="es-EC"/>
        </w:rPr>
        <w:t>et al</w:t>
      </w:r>
      <w:r w:rsidRPr="00820FF0">
        <w:rPr>
          <w:sz w:val="24"/>
          <w:szCs w:val="24"/>
          <w:lang w:val="es-EC"/>
        </w:rPr>
        <w:t>, 1995;</w:t>
      </w:r>
    </w:p>
    <w:p w14:paraId="71A157F2"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 xml:space="preserve">Tate y </w:t>
      </w:r>
      <w:proofErr w:type="spellStart"/>
      <w:r w:rsidRPr="00820FF0">
        <w:rPr>
          <w:sz w:val="24"/>
          <w:szCs w:val="24"/>
          <w:lang w:val="es-EC"/>
        </w:rPr>
        <w:t>Heiny</w:t>
      </w:r>
      <w:proofErr w:type="spellEnd"/>
      <w:r w:rsidRPr="00820FF0">
        <w:rPr>
          <w:sz w:val="24"/>
          <w:szCs w:val="24"/>
          <w:lang w:val="es-EC"/>
        </w:rPr>
        <w:t xml:space="preserve">, 1995; Jacobsen </w:t>
      </w:r>
      <w:r w:rsidRPr="00820FF0">
        <w:rPr>
          <w:rFonts w:ascii="Arial,Italic" w:hAnsi="Arial,Italic" w:cs="Arial,Italic"/>
          <w:i/>
          <w:iCs/>
          <w:sz w:val="24"/>
          <w:szCs w:val="24"/>
          <w:lang w:val="es-EC"/>
        </w:rPr>
        <w:t xml:space="preserve">et al </w:t>
      </w:r>
      <w:r w:rsidRPr="00820FF0">
        <w:rPr>
          <w:sz w:val="24"/>
          <w:szCs w:val="24"/>
          <w:lang w:val="es-EC"/>
        </w:rPr>
        <w:t>1997) se han referido o tratado la</w:t>
      </w:r>
    </w:p>
    <w:p w14:paraId="55B7CBA2"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influencia que ejercen los factores físico- químicos sobre los organismos</w:t>
      </w:r>
    </w:p>
    <w:p w14:paraId="070BF546" w14:textId="77777777" w:rsidR="00820FF0" w:rsidRPr="00820FF0" w:rsidRDefault="00820FF0" w:rsidP="00820FF0">
      <w:pPr>
        <w:autoSpaceDE w:val="0"/>
        <w:autoSpaceDN w:val="0"/>
        <w:adjustRightInd w:val="0"/>
        <w:spacing w:line="240" w:lineRule="auto"/>
        <w:rPr>
          <w:sz w:val="24"/>
          <w:szCs w:val="24"/>
          <w:lang w:val="es-EC"/>
        </w:rPr>
      </w:pPr>
      <w:proofErr w:type="gramStart"/>
      <w:r w:rsidRPr="00820FF0">
        <w:rPr>
          <w:sz w:val="24"/>
          <w:szCs w:val="24"/>
          <w:lang w:val="es-EC"/>
        </w:rPr>
        <w:t>del bentos</w:t>
      </w:r>
      <w:proofErr w:type="gramEnd"/>
      <w:r w:rsidRPr="00820FF0">
        <w:rPr>
          <w:sz w:val="24"/>
          <w:szCs w:val="24"/>
          <w:lang w:val="es-EC"/>
        </w:rPr>
        <w:t>. Según estos autores la velocidad de corriente, el sustrato, la</w:t>
      </w:r>
    </w:p>
    <w:p w14:paraId="70CD35B9"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temperatura, el oxígeno, la altitud, junto a otros factores físico – químicos,</w:t>
      </w:r>
    </w:p>
    <w:p w14:paraId="0B92FC5C"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que afectan los cuerpos de agua corriente tienen diferentes efectos sobre</w:t>
      </w:r>
    </w:p>
    <w:p w14:paraId="20E81C88"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lastRenderedPageBreak/>
        <w:t>la actividad y el desarrollo de las especies de macroinvertebrados</w:t>
      </w:r>
    </w:p>
    <w:p w14:paraId="039B4F59"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bentónicos que habitan los cuerpos de agua corriente tanto en el estadio</w:t>
      </w:r>
    </w:p>
    <w:p w14:paraId="783FB6CF"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de huevo como en las primeras etapas larvales.</w:t>
      </w:r>
    </w:p>
    <w:p w14:paraId="3F552D38"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La velocidad de la corriente con la asociación de un conjunto de</w:t>
      </w:r>
    </w:p>
    <w:p w14:paraId="41B4874C"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fuerzas físicas propias de los sistemas lóticos son los factores más</w:t>
      </w:r>
    </w:p>
    <w:p w14:paraId="45B7532A"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importantes que afectan a los organismos que habitan estos ambientes,</w:t>
      </w:r>
    </w:p>
    <w:p w14:paraId="24FE42F5"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influyendo así en el tamaño de las partículas de sustrato y en la remoción</w:t>
      </w:r>
    </w:p>
    <w:p w14:paraId="495B7C88"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los nutrientes, por lo cual la biota que poseen ha desarrollado una serie</w:t>
      </w:r>
    </w:p>
    <w:p w14:paraId="55C54AD7"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de adaptaciones estructurales como el cuerpo aplanado</w:t>
      </w:r>
    </w:p>
    <w:p w14:paraId="0CD5075B"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dorsoventralmente y la presencia de ventosas, que permiten mantener la</w:t>
      </w:r>
    </w:p>
    <w:p w14:paraId="6387DB17"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posición en las superficies expuestas a las corrientes y explotar esos</w:t>
      </w:r>
    </w:p>
    <w:p w14:paraId="6DECE190"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ambientes (Allan, 1995). La velocidad de la corriente decrece</w:t>
      </w:r>
    </w:p>
    <w:p w14:paraId="339633D8"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principalmente en dirección hacia el fondo y hacia las orillas. Cuando más</w:t>
      </w:r>
    </w:p>
    <w:p w14:paraId="244FB9EA"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veloz sea la corriente, más diferente será la fauna bentónica con respecto</w:t>
      </w:r>
    </w:p>
    <w:p w14:paraId="219C14AF"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a la hallada en ambientes lénticos. Ello se debe a que, cuando mayor es</w:t>
      </w:r>
    </w:p>
    <w:p w14:paraId="7BD24CC5"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la velocidad de flujo, más delgada es la capa limítrofe o zona adyacente al</w:t>
      </w:r>
    </w:p>
    <w:p w14:paraId="0FBA07A1" w14:textId="4DD8218B" w:rsidR="00820FF0" w:rsidRDefault="00820FF0" w:rsidP="00820FF0">
      <w:pPr>
        <w:pStyle w:val="NormalWeb"/>
        <w:spacing w:before="0" w:beforeAutospacing="0" w:after="0" w:afterAutospacing="0"/>
        <w:jc w:val="both"/>
      </w:pPr>
      <w:r>
        <w:t>fondo en la cual la velocidad se aproxima a cero. En consecuencia,</w:t>
      </w:r>
    </w:p>
    <w:p w14:paraId="778BB4A0" w14:textId="77777777" w:rsidR="00820FF0" w:rsidRDefault="00820FF0" w:rsidP="00820FF0">
      <w:pPr>
        <w:pStyle w:val="NormalWeb"/>
        <w:spacing w:before="0" w:beforeAutospacing="0" w:after="0" w:afterAutospacing="0"/>
        <w:jc w:val="both"/>
      </w:pPr>
    </w:p>
    <w:p w14:paraId="5E846BAB"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cuanto más grande sea el organismo, requerirá mejores mecanismos de</w:t>
      </w:r>
    </w:p>
    <w:p w14:paraId="19236C72"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fijación al sustrato para evitar ser arrastrado.</w:t>
      </w:r>
    </w:p>
    <w:p w14:paraId="7F040569"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La velocidad de la corriente influye principalmente sobre los</w:t>
      </w:r>
    </w:p>
    <w:p w14:paraId="58508F98"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requerimientos alimentarios y respiratorios de los organismos. Al igual</w:t>
      </w:r>
    </w:p>
    <w:p w14:paraId="25A19D33"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que esta delgada capa adyacente al fondo, los espacios de agua muerta</w:t>
      </w:r>
    </w:p>
    <w:p w14:paraId="44188558"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son de gran importancia para la fijación de esporas de algas, larvas de</w:t>
      </w:r>
    </w:p>
    <w:p w14:paraId="7BC0564F" w14:textId="77777777" w:rsidR="00820FF0" w:rsidRPr="00820FF0" w:rsidRDefault="00820FF0" w:rsidP="00820FF0">
      <w:pPr>
        <w:autoSpaceDE w:val="0"/>
        <w:autoSpaceDN w:val="0"/>
        <w:adjustRightInd w:val="0"/>
        <w:spacing w:line="240" w:lineRule="auto"/>
        <w:rPr>
          <w:sz w:val="24"/>
          <w:szCs w:val="24"/>
          <w:lang w:val="es-EC"/>
        </w:rPr>
      </w:pPr>
      <w:r w:rsidRPr="00820FF0">
        <w:rPr>
          <w:sz w:val="24"/>
          <w:szCs w:val="24"/>
          <w:lang w:val="es-EC"/>
        </w:rPr>
        <w:t>invertebrados, así como para la protección de organismos móviles.</w:t>
      </w:r>
    </w:p>
    <w:p w14:paraId="459D43E1" w14:textId="0778BC68" w:rsidR="00820FF0" w:rsidRDefault="00820FF0" w:rsidP="00820FF0">
      <w:pPr>
        <w:pStyle w:val="NormalWeb"/>
        <w:spacing w:before="0" w:beforeAutospacing="0" w:after="0" w:afterAutospacing="0"/>
        <w:jc w:val="both"/>
      </w:pPr>
      <w:r>
        <w:t>(</w:t>
      </w:r>
      <w:proofErr w:type="spellStart"/>
      <w:r>
        <w:t>Lopretto</w:t>
      </w:r>
      <w:proofErr w:type="spellEnd"/>
      <w:r>
        <w:t xml:space="preserve"> y </w:t>
      </w:r>
      <w:proofErr w:type="spellStart"/>
      <w:r>
        <w:t>tell</w:t>
      </w:r>
      <w:proofErr w:type="spellEnd"/>
      <w:r>
        <w:t>, 1995) (Ríos de páramo 3)</w:t>
      </w:r>
    </w:p>
    <w:p w14:paraId="00C87071" w14:textId="77777777" w:rsidR="00CA7FC2" w:rsidRDefault="00CA7FC2" w:rsidP="00820FF0">
      <w:pPr>
        <w:pStyle w:val="NormalWeb"/>
        <w:spacing w:before="0" w:beforeAutospacing="0" w:after="0" w:afterAutospacing="0"/>
        <w:jc w:val="both"/>
      </w:pPr>
    </w:p>
    <w:p w14:paraId="248E6290" w14:textId="58124014" w:rsidR="00CA7FC2" w:rsidRDefault="00CA7FC2" w:rsidP="00820FF0">
      <w:pPr>
        <w:pStyle w:val="NormalWeb"/>
        <w:spacing w:before="0" w:beforeAutospacing="0" w:after="0" w:afterAutospacing="0"/>
        <w:jc w:val="both"/>
        <w:rPr>
          <w:sz w:val="20"/>
          <w:szCs w:val="20"/>
        </w:rPr>
      </w:pPr>
      <w:r>
        <w:rPr>
          <w:sz w:val="20"/>
          <w:szCs w:val="20"/>
        </w:rPr>
        <w:t xml:space="preserve">Hay que considerar que autores como </w:t>
      </w:r>
      <w:proofErr w:type="spellStart"/>
      <w:r>
        <w:rPr>
          <w:sz w:val="20"/>
          <w:szCs w:val="20"/>
        </w:rPr>
        <w:t>LeBlanc</w:t>
      </w:r>
      <w:proofErr w:type="spellEnd"/>
      <w:r>
        <w:rPr>
          <w:sz w:val="20"/>
          <w:szCs w:val="20"/>
        </w:rPr>
        <w:t xml:space="preserve"> et al. (1997), </w:t>
      </w:r>
      <w:proofErr w:type="spellStart"/>
      <w:r>
        <w:rPr>
          <w:sz w:val="20"/>
          <w:szCs w:val="20"/>
        </w:rPr>
        <w:t>Chantigny</w:t>
      </w:r>
      <w:proofErr w:type="spellEnd"/>
      <w:r>
        <w:rPr>
          <w:sz w:val="20"/>
          <w:szCs w:val="20"/>
        </w:rPr>
        <w:t xml:space="preserve"> (2003), </w:t>
      </w:r>
      <w:proofErr w:type="spellStart"/>
      <w:r>
        <w:rPr>
          <w:sz w:val="20"/>
          <w:szCs w:val="20"/>
        </w:rPr>
        <w:t>Ahearn</w:t>
      </w:r>
      <w:proofErr w:type="spellEnd"/>
      <w:r>
        <w:rPr>
          <w:sz w:val="20"/>
          <w:szCs w:val="20"/>
        </w:rPr>
        <w:t xml:space="preserve"> et al. (2005), determinaron que la calidad de agua y consecuentemente sus respectivas comunidades de macroinvertebrados, se encuentran más influenciadas por los cambios del uso del suelo. (Cajo, 2019).</w:t>
      </w:r>
    </w:p>
    <w:p w14:paraId="60CEDCC8" w14:textId="77777777" w:rsidR="00CA7FC2" w:rsidRDefault="00CA7FC2" w:rsidP="00820FF0">
      <w:pPr>
        <w:pStyle w:val="NormalWeb"/>
        <w:spacing w:before="0" w:beforeAutospacing="0" w:after="0" w:afterAutospacing="0"/>
        <w:jc w:val="both"/>
        <w:rPr>
          <w:sz w:val="20"/>
          <w:szCs w:val="20"/>
        </w:rPr>
      </w:pPr>
    </w:p>
    <w:p w14:paraId="3717D8A0" w14:textId="77777777" w:rsidR="00CA7FC2" w:rsidRPr="00CA7FC2" w:rsidRDefault="00CA7FC2" w:rsidP="00CA7FC2">
      <w:pPr>
        <w:spacing w:line="240" w:lineRule="auto"/>
        <w:rPr>
          <w:rFonts w:ascii="Times New Roman" w:hAnsi="Times New Roman" w:cs="Times New Roman"/>
          <w:lang w:val="es-EC"/>
        </w:rPr>
      </w:pPr>
      <w:r w:rsidRPr="00CA7FC2">
        <w:rPr>
          <w:rFonts w:ascii="Times New Roman" w:hAnsi="Times New Roman" w:cs="Times New Roman"/>
          <w:color w:val="222222"/>
          <w:shd w:val="clear" w:color="auto" w:fill="FFFFFF"/>
          <w:lang w:val="es-EC"/>
        </w:rPr>
        <w:t xml:space="preserve">Cajo, D. J. Y. (2019). Estructura de la comunidad de Macroinvertebrados del Río </w:t>
      </w:r>
      <w:proofErr w:type="spellStart"/>
      <w:r w:rsidRPr="00CA7FC2">
        <w:rPr>
          <w:rFonts w:ascii="Times New Roman" w:hAnsi="Times New Roman" w:cs="Times New Roman"/>
          <w:color w:val="222222"/>
          <w:shd w:val="clear" w:color="auto" w:fill="FFFFFF"/>
          <w:lang w:val="es-EC"/>
        </w:rPr>
        <w:t>Jatunhuayco</w:t>
      </w:r>
      <w:proofErr w:type="spellEnd"/>
      <w:r w:rsidRPr="00CA7FC2">
        <w:rPr>
          <w:rFonts w:ascii="Times New Roman" w:hAnsi="Times New Roman" w:cs="Times New Roman"/>
          <w:color w:val="222222"/>
          <w:shd w:val="clear" w:color="auto" w:fill="FFFFFF"/>
          <w:lang w:val="es-EC"/>
        </w:rPr>
        <w:t xml:space="preserve"> EPMAPS, Reserva Ecológica Antisana, sistema de captación del agua de Quito. </w:t>
      </w:r>
      <w:r w:rsidRPr="00CD1AF0">
        <w:rPr>
          <w:rFonts w:ascii="Times New Roman" w:hAnsi="Times New Roman" w:cs="Times New Roman"/>
          <w:i/>
          <w:iCs/>
          <w:color w:val="222222"/>
          <w:shd w:val="clear" w:color="auto" w:fill="FFFFFF"/>
          <w:lang w:val="es-EC"/>
        </w:rPr>
        <w:t>Boletín Técnico, Serie Zoológica</w:t>
      </w:r>
      <w:r w:rsidRPr="00CD1AF0">
        <w:rPr>
          <w:rFonts w:ascii="Times New Roman" w:hAnsi="Times New Roman" w:cs="Times New Roman"/>
          <w:color w:val="222222"/>
          <w:shd w:val="clear" w:color="auto" w:fill="FFFFFF"/>
          <w:lang w:val="es-EC"/>
        </w:rPr>
        <w:t>, </w:t>
      </w:r>
      <w:r w:rsidRPr="00CD1AF0">
        <w:rPr>
          <w:rFonts w:ascii="Times New Roman" w:hAnsi="Times New Roman" w:cs="Times New Roman"/>
          <w:i/>
          <w:iCs/>
          <w:color w:val="222222"/>
          <w:shd w:val="clear" w:color="auto" w:fill="FFFFFF"/>
          <w:lang w:val="es-EC"/>
        </w:rPr>
        <w:t>14</w:t>
      </w:r>
      <w:r w:rsidRPr="00CD1AF0">
        <w:rPr>
          <w:rFonts w:ascii="Times New Roman" w:hAnsi="Times New Roman" w:cs="Times New Roman"/>
          <w:color w:val="222222"/>
          <w:shd w:val="clear" w:color="auto" w:fill="FFFFFF"/>
          <w:lang w:val="es-EC"/>
        </w:rPr>
        <w:t>(14-15).</w:t>
      </w:r>
    </w:p>
    <w:p w14:paraId="7AF8D532" w14:textId="77777777" w:rsidR="00CA7FC2" w:rsidRPr="005C11CB" w:rsidRDefault="00CA7FC2" w:rsidP="00820FF0">
      <w:pPr>
        <w:pStyle w:val="NormalWeb"/>
        <w:spacing w:before="0" w:beforeAutospacing="0" w:after="0" w:afterAutospacing="0"/>
        <w:jc w:val="both"/>
        <w:rPr>
          <w:rFonts w:eastAsia="Arial"/>
          <w:sz w:val="22"/>
          <w:szCs w:val="22"/>
          <w:lang w:eastAsia="en-US"/>
        </w:rPr>
      </w:pPr>
    </w:p>
    <w:p w14:paraId="511F9EF2" w14:textId="74A57573" w:rsidR="005C11CB" w:rsidRDefault="00A4765D" w:rsidP="005C11CB">
      <w:pPr>
        <w:spacing w:line="240" w:lineRule="auto"/>
        <w:jc w:val="both"/>
        <w:rPr>
          <w:rFonts w:ascii="Times New Roman" w:hAnsi="Times New Roman" w:cs="Times New Roman"/>
          <w:color w:val="3366FF"/>
          <w:lang w:val="es-EC"/>
        </w:rPr>
      </w:pPr>
      <w:r>
        <w:rPr>
          <w:noProof/>
        </w:rPr>
        <w:lastRenderedPageBreak/>
        <w:drawing>
          <wp:inline distT="0" distB="0" distL="0" distR="0" wp14:anchorId="0A97C4B3" wp14:editId="29739BD9">
            <wp:extent cx="5733415" cy="3225165"/>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3225165"/>
                    </a:xfrm>
                    <a:prstGeom prst="rect">
                      <a:avLst/>
                    </a:prstGeom>
                  </pic:spPr>
                </pic:pic>
              </a:graphicData>
            </a:graphic>
          </wp:inline>
        </w:drawing>
      </w:r>
    </w:p>
    <w:p w14:paraId="722DE822" w14:textId="77777777" w:rsidR="003B19F2" w:rsidRDefault="003B19F2" w:rsidP="005C11CB">
      <w:pPr>
        <w:spacing w:line="240" w:lineRule="auto"/>
        <w:jc w:val="both"/>
        <w:rPr>
          <w:rFonts w:ascii="Times New Roman" w:hAnsi="Times New Roman" w:cs="Times New Roman"/>
          <w:color w:val="3366FF"/>
          <w:lang w:val="es-EC"/>
        </w:rPr>
      </w:pPr>
    </w:p>
    <w:p w14:paraId="662F53BD" w14:textId="6F5D34B7" w:rsidR="003B19F2" w:rsidRDefault="003B19F2" w:rsidP="005C11CB">
      <w:pPr>
        <w:spacing w:line="240" w:lineRule="auto"/>
        <w:jc w:val="both"/>
        <w:rPr>
          <w:rFonts w:ascii="Times New Roman" w:hAnsi="Times New Roman" w:cs="Times New Roman"/>
          <w:color w:val="3366FF"/>
          <w:lang w:val="es-EC"/>
        </w:rPr>
      </w:pPr>
      <w:r>
        <w:rPr>
          <w:noProof/>
        </w:rPr>
        <w:drawing>
          <wp:inline distT="0" distB="0" distL="0" distR="0" wp14:anchorId="65BC3B07" wp14:editId="53EE20CC">
            <wp:extent cx="5733415" cy="3225165"/>
            <wp:effectExtent l="0" t="0" r="63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3225165"/>
                    </a:xfrm>
                    <a:prstGeom prst="rect">
                      <a:avLst/>
                    </a:prstGeom>
                  </pic:spPr>
                </pic:pic>
              </a:graphicData>
            </a:graphic>
          </wp:inline>
        </w:drawing>
      </w:r>
    </w:p>
    <w:p w14:paraId="532E8B21" w14:textId="763A3552" w:rsidR="00A4765D" w:rsidRDefault="00A4765D" w:rsidP="005C11CB">
      <w:pPr>
        <w:spacing w:line="240" w:lineRule="auto"/>
        <w:jc w:val="both"/>
        <w:rPr>
          <w:rFonts w:ascii="Times New Roman" w:hAnsi="Times New Roman" w:cs="Times New Roman"/>
          <w:color w:val="3366FF"/>
          <w:lang w:val="es-EC"/>
        </w:rPr>
      </w:pPr>
      <w:r>
        <w:rPr>
          <w:rFonts w:ascii="Times New Roman" w:hAnsi="Times New Roman" w:cs="Times New Roman"/>
          <w:color w:val="3366FF"/>
          <w:lang w:val="es-EC"/>
        </w:rPr>
        <w:t>Carpeta: PAPERS: Antropoceno</w:t>
      </w:r>
    </w:p>
    <w:p w14:paraId="1C9DF0DC" w14:textId="77777777" w:rsidR="003B19F2" w:rsidRDefault="003B19F2" w:rsidP="005C11CB">
      <w:pPr>
        <w:spacing w:line="240" w:lineRule="auto"/>
        <w:jc w:val="both"/>
        <w:rPr>
          <w:rFonts w:ascii="Times New Roman" w:hAnsi="Times New Roman" w:cs="Times New Roman"/>
          <w:color w:val="3366FF"/>
          <w:lang w:val="es-EC"/>
        </w:rPr>
      </w:pPr>
    </w:p>
    <w:p w14:paraId="3B9C4CC7" w14:textId="77777777" w:rsidR="00A4765D" w:rsidRDefault="00A4765D" w:rsidP="005C11CB">
      <w:pPr>
        <w:spacing w:line="240" w:lineRule="auto"/>
        <w:jc w:val="both"/>
        <w:rPr>
          <w:rFonts w:ascii="Times New Roman" w:hAnsi="Times New Roman" w:cs="Times New Roman"/>
          <w:color w:val="3366FF"/>
          <w:lang w:val="es-EC"/>
        </w:rPr>
      </w:pPr>
    </w:p>
    <w:p w14:paraId="5891A3AA" w14:textId="77777777" w:rsidR="00305807" w:rsidRDefault="00305807" w:rsidP="00305807">
      <w:pPr>
        <w:pStyle w:val="NormalWeb"/>
        <w:spacing w:before="0" w:beforeAutospacing="0" w:after="0" w:afterAutospacing="0"/>
        <w:jc w:val="both"/>
        <w:rPr>
          <w:rFonts w:ascii="Arial" w:hAnsi="Arial" w:cs="Arial"/>
          <w:color w:val="222222"/>
          <w:sz w:val="20"/>
          <w:szCs w:val="20"/>
          <w:shd w:val="clear" w:color="auto" w:fill="FFFFFF"/>
        </w:rPr>
      </w:pPr>
    </w:p>
    <w:p w14:paraId="66409F5A" w14:textId="77777777" w:rsidR="00305807" w:rsidRPr="00CC3E72" w:rsidRDefault="00305807" w:rsidP="00305807">
      <w:pPr>
        <w:pStyle w:val="NormalWeb"/>
        <w:spacing w:before="0" w:beforeAutospacing="0" w:after="0" w:afterAutospacing="0"/>
        <w:jc w:val="both"/>
        <w:rPr>
          <w:rFonts w:ascii="Arial" w:hAnsi="Arial" w:cs="Arial"/>
          <w:color w:val="222222"/>
          <w:sz w:val="20"/>
          <w:szCs w:val="20"/>
          <w:highlight w:val="cyan"/>
          <w:shd w:val="clear" w:color="auto" w:fill="FFFFFF"/>
        </w:rPr>
      </w:pPr>
      <w:r w:rsidRPr="00CC3E72">
        <w:rPr>
          <w:rFonts w:ascii="Arial" w:hAnsi="Arial" w:cs="Arial"/>
          <w:color w:val="222222"/>
          <w:sz w:val="20"/>
          <w:szCs w:val="20"/>
          <w:highlight w:val="cyan"/>
          <w:shd w:val="clear" w:color="auto" w:fill="FFFFFF"/>
        </w:rPr>
        <w:t>Si bien los Llanganates no tienen una estación seca, entre octubre a marzo es cuando llueve menos (</w:t>
      </w:r>
      <w:proofErr w:type="spellStart"/>
      <w:r w:rsidRPr="00CC3E72">
        <w:rPr>
          <w:rFonts w:ascii="Arial" w:hAnsi="Arial" w:cs="Arial"/>
          <w:color w:val="222222"/>
          <w:sz w:val="20"/>
          <w:szCs w:val="20"/>
          <w:highlight w:val="cyan"/>
          <w:shd w:val="clear" w:color="auto" w:fill="FFFFFF"/>
        </w:rPr>
        <w:t>Kennerley</w:t>
      </w:r>
      <w:proofErr w:type="spellEnd"/>
      <w:r w:rsidRPr="00CC3E72">
        <w:rPr>
          <w:rFonts w:ascii="Arial" w:hAnsi="Arial" w:cs="Arial"/>
          <w:color w:val="222222"/>
          <w:sz w:val="20"/>
          <w:szCs w:val="20"/>
          <w:highlight w:val="cyan"/>
          <w:shd w:val="clear" w:color="auto" w:fill="FFFFFF"/>
        </w:rPr>
        <w:t xml:space="preserve"> y </w:t>
      </w:r>
      <w:proofErr w:type="spellStart"/>
      <w:r w:rsidRPr="00CC3E72">
        <w:rPr>
          <w:rFonts w:ascii="Arial" w:hAnsi="Arial" w:cs="Arial"/>
          <w:color w:val="222222"/>
          <w:sz w:val="20"/>
          <w:szCs w:val="20"/>
          <w:highlight w:val="cyan"/>
          <w:shd w:val="clear" w:color="auto" w:fill="FFFFFF"/>
        </w:rPr>
        <w:t>Bromley</w:t>
      </w:r>
      <w:proofErr w:type="spellEnd"/>
      <w:r w:rsidRPr="00CC3E72">
        <w:rPr>
          <w:rFonts w:ascii="Arial" w:hAnsi="Arial" w:cs="Arial"/>
          <w:color w:val="222222"/>
          <w:sz w:val="20"/>
          <w:szCs w:val="20"/>
          <w:highlight w:val="cyan"/>
          <w:shd w:val="clear" w:color="auto" w:fill="FFFFFF"/>
        </w:rPr>
        <w:t xml:space="preserve">, 1971). Aunque existe poca información pluviométrica para la región, es </w:t>
      </w:r>
      <w:proofErr w:type="spellStart"/>
      <w:r w:rsidRPr="00CC3E72">
        <w:rPr>
          <w:rFonts w:ascii="Arial" w:hAnsi="Arial" w:cs="Arial"/>
          <w:color w:val="222222"/>
          <w:sz w:val="20"/>
          <w:szCs w:val="20"/>
          <w:highlight w:val="cyan"/>
          <w:shd w:val="clear" w:color="auto" w:fill="FFFFFF"/>
        </w:rPr>
        <w:t>evi</w:t>
      </w:r>
      <w:proofErr w:type="spellEnd"/>
    </w:p>
    <w:p w14:paraId="582E1D6E" w14:textId="77777777" w:rsidR="00305807" w:rsidRPr="00CC3E72" w:rsidRDefault="00305807" w:rsidP="00305807">
      <w:pPr>
        <w:pStyle w:val="NormalWeb"/>
        <w:spacing w:before="0" w:beforeAutospacing="0" w:after="0" w:afterAutospacing="0"/>
        <w:jc w:val="both"/>
        <w:rPr>
          <w:rFonts w:ascii="Arial" w:hAnsi="Arial" w:cs="Arial"/>
          <w:color w:val="222222"/>
          <w:sz w:val="20"/>
          <w:szCs w:val="20"/>
          <w:highlight w:val="cyan"/>
          <w:shd w:val="clear" w:color="auto" w:fill="FFFFFF"/>
        </w:rPr>
      </w:pPr>
      <w:r w:rsidRPr="00CC3E72">
        <w:rPr>
          <w:rFonts w:ascii="Arial" w:hAnsi="Arial" w:cs="Arial"/>
          <w:color w:val="222222"/>
          <w:sz w:val="20"/>
          <w:szCs w:val="20"/>
          <w:highlight w:val="cyan"/>
          <w:shd w:val="clear" w:color="auto" w:fill="FFFFFF"/>
        </w:rPr>
        <w:t>dente que la precipitación anual es más alta en la parte oriental y disminuye hacia el occidente, en las vertientes que bajan al Callejón Interandino.</w:t>
      </w:r>
    </w:p>
    <w:p w14:paraId="7C2BE7B7" w14:textId="77777777" w:rsidR="00305807" w:rsidRPr="00CC3E72" w:rsidRDefault="00305807" w:rsidP="00305807">
      <w:pPr>
        <w:pStyle w:val="NormalWeb"/>
        <w:spacing w:before="0" w:beforeAutospacing="0" w:after="0" w:afterAutospacing="0"/>
        <w:jc w:val="both"/>
        <w:rPr>
          <w:rFonts w:ascii="Arial" w:hAnsi="Arial" w:cs="Arial"/>
          <w:color w:val="222222"/>
          <w:sz w:val="20"/>
          <w:szCs w:val="20"/>
          <w:highlight w:val="cyan"/>
          <w:shd w:val="clear" w:color="auto" w:fill="FFFFFF"/>
        </w:rPr>
      </w:pPr>
    </w:p>
    <w:p w14:paraId="3B6540C1" w14:textId="77777777" w:rsidR="00305807" w:rsidRPr="00CC3E72" w:rsidRDefault="00305807" w:rsidP="00305807">
      <w:pPr>
        <w:pStyle w:val="NormalWeb"/>
        <w:spacing w:before="0" w:beforeAutospacing="0" w:after="0" w:afterAutospacing="0"/>
        <w:jc w:val="both"/>
        <w:rPr>
          <w:rFonts w:eastAsia="Arial"/>
          <w:sz w:val="22"/>
          <w:szCs w:val="22"/>
          <w:highlight w:val="cyan"/>
          <w:lang w:eastAsia="en-US"/>
        </w:rPr>
      </w:pPr>
      <w:r w:rsidRPr="00CC3E72">
        <w:rPr>
          <w:rFonts w:ascii="Arial" w:hAnsi="Arial" w:cs="Arial"/>
          <w:color w:val="222222"/>
          <w:sz w:val="20"/>
          <w:szCs w:val="20"/>
          <w:highlight w:val="cyan"/>
          <w:shd w:val="clear" w:color="auto" w:fill="FFFFFF"/>
        </w:rPr>
        <w:t>Vargas, H., Neill, D., Asanza, M., Freire-Fierro, A., Narváez, E., Vázquez, M. A., &amp; Larrea, Y. M. (2000). Vegetación y flora del Parque Nacional Llanganates. </w:t>
      </w:r>
      <w:r w:rsidRPr="00CC3E72">
        <w:rPr>
          <w:rFonts w:ascii="Arial" w:hAnsi="Arial" w:cs="Arial"/>
          <w:i/>
          <w:iCs/>
          <w:color w:val="222222"/>
          <w:sz w:val="20"/>
          <w:szCs w:val="20"/>
          <w:highlight w:val="cyan"/>
          <w:shd w:val="clear" w:color="auto" w:fill="FFFFFF"/>
        </w:rPr>
        <w:t xml:space="preserve">Biodiversidad en el Parque </w:t>
      </w:r>
      <w:proofErr w:type="spellStart"/>
      <w:r w:rsidRPr="00CC3E72">
        <w:rPr>
          <w:rFonts w:ascii="Arial" w:hAnsi="Arial" w:cs="Arial"/>
          <w:i/>
          <w:iCs/>
          <w:color w:val="222222"/>
          <w:sz w:val="20"/>
          <w:szCs w:val="20"/>
          <w:highlight w:val="cyan"/>
          <w:shd w:val="clear" w:color="auto" w:fill="FFFFFF"/>
        </w:rPr>
        <w:t>Nacioanl</w:t>
      </w:r>
      <w:proofErr w:type="spellEnd"/>
      <w:r w:rsidRPr="00CC3E72">
        <w:rPr>
          <w:rFonts w:ascii="Arial" w:hAnsi="Arial" w:cs="Arial"/>
          <w:i/>
          <w:iCs/>
          <w:color w:val="222222"/>
          <w:sz w:val="20"/>
          <w:szCs w:val="20"/>
          <w:highlight w:val="cyan"/>
          <w:shd w:val="clear" w:color="auto" w:fill="FFFFFF"/>
        </w:rPr>
        <w:t xml:space="preserve"> Llanganates: un reporte de las evaluaciones ecológicas y socioeconómicas rápidas. Quito: </w:t>
      </w:r>
      <w:proofErr w:type="spellStart"/>
      <w:r w:rsidRPr="00CC3E72">
        <w:rPr>
          <w:rFonts w:ascii="Arial" w:hAnsi="Arial" w:cs="Arial"/>
          <w:i/>
          <w:iCs/>
          <w:color w:val="222222"/>
          <w:sz w:val="20"/>
          <w:szCs w:val="20"/>
          <w:highlight w:val="cyan"/>
          <w:shd w:val="clear" w:color="auto" w:fill="FFFFFF"/>
        </w:rPr>
        <w:t>EcoCiencia</w:t>
      </w:r>
      <w:proofErr w:type="spellEnd"/>
      <w:r w:rsidRPr="00CC3E72">
        <w:rPr>
          <w:rFonts w:ascii="Arial" w:hAnsi="Arial" w:cs="Arial"/>
          <w:i/>
          <w:iCs/>
          <w:color w:val="222222"/>
          <w:sz w:val="20"/>
          <w:szCs w:val="20"/>
          <w:highlight w:val="cyan"/>
          <w:shd w:val="clear" w:color="auto" w:fill="FFFFFF"/>
        </w:rPr>
        <w:t xml:space="preserve">, Herbario Nacional del Ecuador, Museo Ecuatoriano de Ciencias Naturales e Instituto Internacional de </w:t>
      </w:r>
      <w:proofErr w:type="spellStart"/>
      <w:r w:rsidRPr="00CC3E72">
        <w:rPr>
          <w:rFonts w:ascii="Arial" w:hAnsi="Arial" w:cs="Arial"/>
          <w:i/>
          <w:iCs/>
          <w:color w:val="222222"/>
          <w:sz w:val="20"/>
          <w:szCs w:val="20"/>
          <w:highlight w:val="cyan"/>
          <w:shd w:val="clear" w:color="auto" w:fill="FFFFFF"/>
        </w:rPr>
        <w:t>Recosntrucción</w:t>
      </w:r>
      <w:proofErr w:type="spellEnd"/>
      <w:r w:rsidRPr="00CC3E72">
        <w:rPr>
          <w:rFonts w:ascii="Arial" w:hAnsi="Arial" w:cs="Arial"/>
          <w:i/>
          <w:iCs/>
          <w:color w:val="222222"/>
          <w:sz w:val="20"/>
          <w:szCs w:val="20"/>
          <w:highlight w:val="cyan"/>
          <w:shd w:val="clear" w:color="auto" w:fill="FFFFFF"/>
        </w:rPr>
        <w:t xml:space="preserve"> Rural</w:t>
      </w:r>
      <w:r w:rsidRPr="00CC3E72">
        <w:rPr>
          <w:rFonts w:ascii="Arial" w:hAnsi="Arial" w:cs="Arial"/>
          <w:color w:val="222222"/>
          <w:sz w:val="20"/>
          <w:szCs w:val="20"/>
          <w:highlight w:val="cyan"/>
          <w:shd w:val="clear" w:color="auto" w:fill="FFFFFF"/>
        </w:rPr>
        <w:t>.</w:t>
      </w:r>
    </w:p>
    <w:p w14:paraId="36720DE5" w14:textId="77777777" w:rsidR="00305807" w:rsidRDefault="00305807" w:rsidP="00305807">
      <w:pPr>
        <w:pStyle w:val="NormalWeb"/>
        <w:spacing w:before="0" w:beforeAutospacing="0" w:after="0" w:afterAutospacing="0"/>
        <w:jc w:val="both"/>
        <w:rPr>
          <w:rFonts w:eastAsia="Arial"/>
          <w:sz w:val="22"/>
          <w:szCs w:val="22"/>
          <w:highlight w:val="yellow"/>
          <w:lang w:eastAsia="en-US"/>
        </w:rPr>
      </w:pPr>
    </w:p>
    <w:p w14:paraId="22ABF68A" w14:textId="77777777" w:rsidR="00660573" w:rsidRDefault="00660573" w:rsidP="00305807">
      <w:pPr>
        <w:pStyle w:val="NormalWeb"/>
        <w:spacing w:before="0" w:beforeAutospacing="0" w:after="0" w:afterAutospacing="0"/>
        <w:jc w:val="both"/>
        <w:rPr>
          <w:rFonts w:eastAsia="Arial"/>
          <w:sz w:val="22"/>
          <w:szCs w:val="22"/>
          <w:highlight w:val="yellow"/>
          <w:lang w:eastAsia="en-US"/>
        </w:rPr>
      </w:pPr>
    </w:p>
    <w:p w14:paraId="3A1DD257" w14:textId="1D8C749C" w:rsidR="00660573" w:rsidRPr="008A67B4" w:rsidRDefault="00660573" w:rsidP="00305807">
      <w:pPr>
        <w:pStyle w:val="NormalWeb"/>
        <w:spacing w:before="0" w:beforeAutospacing="0" w:after="0" w:afterAutospacing="0"/>
        <w:jc w:val="both"/>
        <w:rPr>
          <w:rFonts w:eastAsia="Arial"/>
          <w:sz w:val="22"/>
          <w:szCs w:val="22"/>
          <w:highlight w:val="yellow"/>
          <w:lang w:eastAsia="en-US"/>
        </w:rPr>
      </w:pPr>
      <w:r w:rsidRPr="008A67B4">
        <w:rPr>
          <w:rFonts w:eastAsia="Arial"/>
          <w:sz w:val="22"/>
          <w:szCs w:val="22"/>
          <w:highlight w:val="yellow"/>
          <w:lang w:eastAsia="en-US"/>
        </w:rPr>
        <w:t>……………………………………..</w:t>
      </w:r>
    </w:p>
    <w:p w14:paraId="1EA636B3" w14:textId="77777777" w:rsidR="00B36EB6" w:rsidRPr="008A67B4" w:rsidRDefault="00B36EB6" w:rsidP="00305807">
      <w:pPr>
        <w:pStyle w:val="NormalWeb"/>
        <w:spacing w:before="0" w:beforeAutospacing="0" w:after="0" w:afterAutospacing="0"/>
        <w:jc w:val="both"/>
        <w:rPr>
          <w:rFonts w:eastAsia="Arial"/>
          <w:sz w:val="22"/>
          <w:szCs w:val="22"/>
          <w:highlight w:val="yellow"/>
          <w:lang w:eastAsia="en-US"/>
        </w:rPr>
      </w:pPr>
    </w:p>
    <w:p w14:paraId="44BB0EE4" w14:textId="664B3FB5" w:rsidR="00660573" w:rsidRDefault="00660573" w:rsidP="00305807">
      <w:pPr>
        <w:pStyle w:val="NormalWeb"/>
        <w:spacing w:before="0" w:beforeAutospacing="0" w:after="0" w:afterAutospacing="0"/>
        <w:jc w:val="both"/>
        <w:rPr>
          <w:rFonts w:eastAsia="Arial"/>
          <w:sz w:val="22"/>
          <w:szCs w:val="22"/>
          <w:highlight w:val="yellow"/>
          <w:lang w:eastAsia="en-US"/>
        </w:rPr>
      </w:pPr>
      <w:r w:rsidRPr="00660573">
        <w:rPr>
          <w:rFonts w:eastAsia="Arial"/>
          <w:sz w:val="22"/>
          <w:szCs w:val="22"/>
          <w:highlight w:val="yellow"/>
          <w:lang w:eastAsia="en-US"/>
        </w:rPr>
        <w:t xml:space="preserve">Una amplia transición del bosque nublado al </w:t>
      </w:r>
      <w:r>
        <w:rPr>
          <w:rFonts w:eastAsia="Arial"/>
          <w:sz w:val="22"/>
          <w:szCs w:val="22"/>
          <w:highlight w:val="yellow"/>
          <w:lang w:eastAsia="en-US"/>
        </w:rPr>
        <w:t>páramo caracteriza una línea intacta en el Parque Nacional Llanganates, Ecuador</w:t>
      </w:r>
      <w:r w:rsidR="00B36EB6">
        <w:rPr>
          <w:rFonts w:eastAsia="Arial"/>
          <w:sz w:val="22"/>
          <w:szCs w:val="22"/>
          <w:highlight w:val="yellow"/>
          <w:lang w:eastAsia="en-US"/>
        </w:rPr>
        <w:t xml:space="preserve"> (titulo)</w:t>
      </w:r>
    </w:p>
    <w:p w14:paraId="5A4301FC" w14:textId="77777777" w:rsidR="00660573" w:rsidRPr="00660573" w:rsidRDefault="00660573" w:rsidP="00305807">
      <w:pPr>
        <w:pStyle w:val="NormalWeb"/>
        <w:spacing w:before="0" w:beforeAutospacing="0" w:after="0" w:afterAutospacing="0"/>
        <w:jc w:val="both"/>
        <w:rPr>
          <w:rFonts w:eastAsia="Arial"/>
          <w:sz w:val="22"/>
          <w:szCs w:val="22"/>
          <w:highlight w:val="yellow"/>
          <w:lang w:eastAsia="en-US"/>
        </w:rPr>
      </w:pPr>
    </w:p>
    <w:p w14:paraId="597FF951" w14:textId="7CE67E8D" w:rsidR="00660573" w:rsidRDefault="00660573" w:rsidP="00305807">
      <w:pPr>
        <w:pStyle w:val="NormalWeb"/>
        <w:spacing w:before="0" w:beforeAutospacing="0" w:after="0" w:afterAutospacing="0"/>
        <w:jc w:val="both"/>
        <w:rPr>
          <w:rFonts w:ascii="Arial" w:hAnsi="Arial" w:cs="Arial"/>
          <w:color w:val="222222"/>
          <w:sz w:val="20"/>
          <w:szCs w:val="20"/>
          <w:shd w:val="clear" w:color="auto" w:fill="FFFFFF"/>
        </w:rPr>
      </w:pPr>
      <w:r w:rsidRPr="00660573">
        <w:rPr>
          <w:rFonts w:ascii="Arial" w:hAnsi="Arial" w:cs="Arial"/>
          <w:color w:val="222222"/>
          <w:sz w:val="20"/>
          <w:szCs w:val="20"/>
          <w:shd w:val="clear" w:color="auto" w:fill="FFFFFF"/>
          <w:lang w:val="en-US"/>
        </w:rPr>
        <w:t xml:space="preserve">Hofstede, R. G., Dickinson, K. J., Mark, A. F., &amp; Narváez, E. (2014). A broad transition from cloud forest to </w:t>
      </w:r>
      <w:proofErr w:type="spellStart"/>
      <w:r w:rsidRPr="00660573">
        <w:rPr>
          <w:rFonts w:ascii="Arial" w:hAnsi="Arial" w:cs="Arial"/>
          <w:color w:val="222222"/>
          <w:sz w:val="20"/>
          <w:szCs w:val="20"/>
          <w:shd w:val="clear" w:color="auto" w:fill="FFFFFF"/>
          <w:lang w:val="en-US"/>
        </w:rPr>
        <w:t>páramo</w:t>
      </w:r>
      <w:proofErr w:type="spellEnd"/>
      <w:r w:rsidRPr="00660573">
        <w:rPr>
          <w:rFonts w:ascii="Arial" w:hAnsi="Arial" w:cs="Arial"/>
          <w:color w:val="222222"/>
          <w:sz w:val="20"/>
          <w:szCs w:val="20"/>
          <w:shd w:val="clear" w:color="auto" w:fill="FFFFFF"/>
          <w:lang w:val="en-US"/>
        </w:rPr>
        <w:t xml:space="preserve"> characterizes an undisturbed </w:t>
      </w:r>
      <w:proofErr w:type="spellStart"/>
      <w:r w:rsidRPr="00660573">
        <w:rPr>
          <w:rFonts w:ascii="Arial" w:hAnsi="Arial" w:cs="Arial"/>
          <w:color w:val="222222"/>
          <w:sz w:val="20"/>
          <w:szCs w:val="20"/>
          <w:shd w:val="clear" w:color="auto" w:fill="FFFFFF"/>
          <w:lang w:val="en-US"/>
        </w:rPr>
        <w:t>treeline</w:t>
      </w:r>
      <w:proofErr w:type="spellEnd"/>
      <w:r w:rsidRPr="00660573">
        <w:rPr>
          <w:rFonts w:ascii="Arial" w:hAnsi="Arial" w:cs="Arial"/>
          <w:color w:val="222222"/>
          <w:sz w:val="20"/>
          <w:szCs w:val="20"/>
          <w:shd w:val="clear" w:color="auto" w:fill="FFFFFF"/>
          <w:lang w:val="en-US"/>
        </w:rPr>
        <w:t xml:space="preserve"> in Parque Nacional </w:t>
      </w:r>
      <w:proofErr w:type="spellStart"/>
      <w:r w:rsidRPr="00660573">
        <w:rPr>
          <w:rFonts w:ascii="Arial" w:hAnsi="Arial" w:cs="Arial"/>
          <w:color w:val="222222"/>
          <w:sz w:val="20"/>
          <w:szCs w:val="20"/>
          <w:shd w:val="clear" w:color="auto" w:fill="FFFFFF"/>
          <w:lang w:val="en-US"/>
        </w:rPr>
        <w:t>Llanganates</w:t>
      </w:r>
      <w:proofErr w:type="spellEnd"/>
      <w:r w:rsidRPr="00660573">
        <w:rPr>
          <w:rFonts w:ascii="Arial" w:hAnsi="Arial" w:cs="Arial"/>
          <w:color w:val="222222"/>
          <w:sz w:val="20"/>
          <w:szCs w:val="20"/>
          <w:shd w:val="clear" w:color="auto" w:fill="FFFFFF"/>
          <w:lang w:val="en-US"/>
        </w:rPr>
        <w:t>, Ecuador. </w:t>
      </w:r>
      <w:proofErr w:type="spellStart"/>
      <w:r>
        <w:rPr>
          <w:rFonts w:ascii="Arial" w:hAnsi="Arial" w:cs="Arial"/>
          <w:i/>
          <w:iCs/>
          <w:color w:val="222222"/>
          <w:sz w:val="20"/>
          <w:szCs w:val="20"/>
          <w:shd w:val="clear" w:color="auto" w:fill="FFFFFF"/>
        </w:rPr>
        <w:t>Arctic</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Antarctic</w:t>
      </w:r>
      <w:proofErr w:type="spellEnd"/>
      <w:r>
        <w:rPr>
          <w:rFonts w:ascii="Arial" w:hAnsi="Arial" w:cs="Arial"/>
          <w:i/>
          <w:iCs/>
          <w:color w:val="222222"/>
          <w:sz w:val="20"/>
          <w:szCs w:val="20"/>
          <w:shd w:val="clear" w:color="auto" w:fill="FFFFFF"/>
        </w:rPr>
        <w:t xml:space="preserve">, and Alpine </w:t>
      </w:r>
      <w:proofErr w:type="spellStart"/>
      <w:r>
        <w:rPr>
          <w:rFonts w:ascii="Arial" w:hAnsi="Arial" w:cs="Arial"/>
          <w:i/>
          <w:iCs/>
          <w:color w:val="222222"/>
          <w:sz w:val="20"/>
          <w:szCs w:val="20"/>
          <w:shd w:val="clear" w:color="auto" w:fill="FFFFFF"/>
        </w:rPr>
        <w:t>Research</w:t>
      </w:r>
      <w:proofErr w:type="spell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46</w:t>
      </w:r>
      <w:r>
        <w:rPr>
          <w:rFonts w:ascii="Arial" w:hAnsi="Arial" w:cs="Arial"/>
          <w:color w:val="222222"/>
          <w:sz w:val="20"/>
          <w:szCs w:val="20"/>
          <w:shd w:val="clear" w:color="auto" w:fill="FFFFFF"/>
        </w:rPr>
        <w:t>(4), 975-986.</w:t>
      </w:r>
    </w:p>
    <w:p w14:paraId="3191DD3C" w14:textId="77777777" w:rsidR="00660573" w:rsidRDefault="00660573" w:rsidP="00305807">
      <w:pPr>
        <w:pStyle w:val="NormalWeb"/>
        <w:spacing w:before="0" w:beforeAutospacing="0" w:after="0" w:afterAutospacing="0"/>
        <w:jc w:val="both"/>
        <w:rPr>
          <w:rFonts w:ascii="Arial" w:hAnsi="Arial" w:cs="Arial"/>
          <w:color w:val="222222"/>
          <w:sz w:val="20"/>
          <w:szCs w:val="20"/>
          <w:shd w:val="clear" w:color="auto" w:fill="FFFFFF"/>
        </w:rPr>
      </w:pPr>
    </w:p>
    <w:p w14:paraId="43E123EF" w14:textId="2C2A616F" w:rsidR="00660573" w:rsidRPr="00660573" w:rsidRDefault="00660573" w:rsidP="00660573">
      <w:pPr>
        <w:autoSpaceDE w:val="0"/>
        <w:autoSpaceDN w:val="0"/>
        <w:adjustRightInd w:val="0"/>
        <w:spacing w:line="240" w:lineRule="auto"/>
        <w:rPr>
          <w:highlight w:val="yellow"/>
          <w:lang w:val="es-EC"/>
        </w:rPr>
      </w:pPr>
      <w:r w:rsidRPr="00660573">
        <w:rPr>
          <w:highlight w:val="yellow"/>
          <w:lang w:val="es-EC"/>
        </w:rPr>
        <w:t>En las últimas décadas, la presión demográfica sobre los ecosistemas de los altos Andes tropicales ha aumentado rápidamente y el uso de la tierra agrícola se ha experimentado enormemente, a menudo utilizando técnicas inapropiadas y provocando una grave degradación de la tierra (</w:t>
      </w:r>
      <w:r w:rsidRPr="00660573">
        <w:rPr>
          <w:rFonts w:ascii="Times-Roman" w:hAnsi="Times-Roman" w:cs="Times-Roman"/>
          <w:sz w:val="18"/>
          <w:szCs w:val="18"/>
          <w:lang w:val="es-EC"/>
        </w:rPr>
        <w:t>(</w:t>
      </w:r>
      <w:proofErr w:type="spellStart"/>
      <w:r w:rsidRPr="00660573">
        <w:rPr>
          <w:rFonts w:ascii="Times-Roman" w:hAnsi="Times-Roman" w:cs="Times-Roman"/>
          <w:sz w:val="18"/>
          <w:szCs w:val="18"/>
          <w:lang w:val="es-EC"/>
        </w:rPr>
        <w:t>Podwojewski</w:t>
      </w:r>
      <w:proofErr w:type="spellEnd"/>
      <w:r w:rsidRPr="00660573">
        <w:rPr>
          <w:rFonts w:ascii="Times-Roman" w:hAnsi="Times-Roman" w:cs="Times-Roman"/>
          <w:sz w:val="18"/>
          <w:szCs w:val="18"/>
          <w:lang w:val="es-EC"/>
        </w:rPr>
        <w:t xml:space="preserve"> et</w:t>
      </w:r>
      <w:r>
        <w:rPr>
          <w:rFonts w:ascii="Times-Roman" w:hAnsi="Times-Roman" w:cs="Times-Roman"/>
          <w:sz w:val="18"/>
          <w:szCs w:val="18"/>
          <w:lang w:val="es-EC"/>
        </w:rPr>
        <w:t xml:space="preserve"> </w:t>
      </w:r>
      <w:r w:rsidRPr="00660573">
        <w:rPr>
          <w:rFonts w:ascii="Times-Roman" w:hAnsi="Times-Roman" w:cs="Times-Roman"/>
          <w:sz w:val="18"/>
          <w:szCs w:val="18"/>
          <w:lang w:val="es-EC"/>
        </w:rPr>
        <w:t>al., 2002; López Sandoval, 2004).</w:t>
      </w:r>
      <w:r w:rsidRPr="00660573">
        <w:rPr>
          <w:highlight w:val="yellow"/>
          <w:lang w:val="es-EC"/>
        </w:rPr>
        <w:t>)</w:t>
      </w:r>
    </w:p>
    <w:p w14:paraId="251B3504" w14:textId="77777777" w:rsidR="00660573" w:rsidRDefault="00660573" w:rsidP="00305807">
      <w:pPr>
        <w:pStyle w:val="NormalWeb"/>
        <w:spacing w:before="0" w:beforeAutospacing="0" w:after="0" w:afterAutospacing="0"/>
        <w:jc w:val="both"/>
        <w:rPr>
          <w:rFonts w:eastAsia="Arial"/>
          <w:sz w:val="22"/>
          <w:szCs w:val="22"/>
          <w:highlight w:val="yellow"/>
          <w:lang w:eastAsia="en-US"/>
        </w:rPr>
      </w:pPr>
    </w:p>
    <w:p w14:paraId="29FD86F2" w14:textId="77777777" w:rsidR="00660573" w:rsidRDefault="00660573" w:rsidP="00660573">
      <w:pPr>
        <w:autoSpaceDE w:val="0"/>
        <w:autoSpaceDN w:val="0"/>
        <w:adjustRightInd w:val="0"/>
        <w:spacing w:line="240" w:lineRule="auto"/>
        <w:rPr>
          <w:rFonts w:ascii="Times-Roman" w:hAnsi="Times-Roman" w:cs="Times-Roman"/>
          <w:sz w:val="17"/>
          <w:szCs w:val="17"/>
        </w:rPr>
      </w:pPr>
      <w:proofErr w:type="spellStart"/>
      <w:r>
        <w:rPr>
          <w:rFonts w:ascii="Times-Roman" w:hAnsi="Times-Roman" w:cs="Times-Roman"/>
          <w:sz w:val="17"/>
          <w:szCs w:val="17"/>
        </w:rPr>
        <w:t>Podwojewski</w:t>
      </w:r>
      <w:proofErr w:type="spellEnd"/>
      <w:r>
        <w:rPr>
          <w:rFonts w:ascii="Times-Roman" w:hAnsi="Times-Roman" w:cs="Times-Roman"/>
          <w:sz w:val="17"/>
          <w:szCs w:val="17"/>
        </w:rPr>
        <w:t xml:space="preserve">, P., </w:t>
      </w:r>
      <w:proofErr w:type="spellStart"/>
      <w:r>
        <w:rPr>
          <w:rFonts w:ascii="Times-Roman" w:hAnsi="Times-Roman" w:cs="Times-Roman"/>
          <w:sz w:val="17"/>
          <w:szCs w:val="17"/>
        </w:rPr>
        <w:t>Poulenard</w:t>
      </w:r>
      <w:proofErr w:type="spellEnd"/>
      <w:r>
        <w:rPr>
          <w:rFonts w:ascii="Times-Roman" w:hAnsi="Times-Roman" w:cs="Times-Roman"/>
          <w:sz w:val="17"/>
          <w:szCs w:val="17"/>
        </w:rPr>
        <w:t>, J., Zambrana, T., and Hofstede, R.,</w:t>
      </w:r>
    </w:p>
    <w:p w14:paraId="7E2EA862" w14:textId="77777777" w:rsidR="00660573" w:rsidRDefault="00660573" w:rsidP="00660573">
      <w:pPr>
        <w:autoSpaceDE w:val="0"/>
        <w:autoSpaceDN w:val="0"/>
        <w:adjustRightInd w:val="0"/>
        <w:spacing w:line="240" w:lineRule="auto"/>
        <w:rPr>
          <w:rFonts w:ascii="Times-Roman" w:hAnsi="Times-Roman" w:cs="Times-Roman"/>
          <w:sz w:val="17"/>
          <w:szCs w:val="17"/>
        </w:rPr>
      </w:pPr>
      <w:r>
        <w:rPr>
          <w:rFonts w:ascii="Times-Roman" w:hAnsi="Times-Roman" w:cs="Times-Roman"/>
          <w:sz w:val="17"/>
          <w:szCs w:val="17"/>
        </w:rPr>
        <w:t>2002: Overgrazing effects on vegetation cover and volcanic ash</w:t>
      </w:r>
    </w:p>
    <w:p w14:paraId="5EFEB9D3" w14:textId="77777777" w:rsidR="00660573" w:rsidRPr="008A67B4" w:rsidRDefault="00660573" w:rsidP="00660573">
      <w:pPr>
        <w:autoSpaceDE w:val="0"/>
        <w:autoSpaceDN w:val="0"/>
        <w:adjustRightInd w:val="0"/>
        <w:spacing w:line="240" w:lineRule="auto"/>
        <w:rPr>
          <w:rFonts w:ascii="Times-Roman" w:hAnsi="Times-Roman" w:cs="Times-Roman"/>
          <w:sz w:val="17"/>
          <w:szCs w:val="17"/>
          <w:lang w:val="es-EC"/>
        </w:rPr>
      </w:pPr>
      <w:proofErr w:type="spellStart"/>
      <w:r w:rsidRPr="008A67B4">
        <w:rPr>
          <w:rFonts w:ascii="Times-Roman" w:hAnsi="Times-Roman" w:cs="Times-Roman"/>
          <w:sz w:val="17"/>
          <w:szCs w:val="17"/>
          <w:lang w:val="es-EC"/>
        </w:rPr>
        <w:t>soil</w:t>
      </w:r>
      <w:proofErr w:type="spellEnd"/>
      <w:r w:rsidRPr="008A67B4">
        <w:rPr>
          <w:rFonts w:ascii="Times-Roman" w:hAnsi="Times-Roman" w:cs="Times-Roman"/>
          <w:sz w:val="17"/>
          <w:szCs w:val="17"/>
          <w:lang w:val="es-EC"/>
        </w:rPr>
        <w:t xml:space="preserve"> </w:t>
      </w:r>
      <w:proofErr w:type="spellStart"/>
      <w:r w:rsidRPr="008A67B4">
        <w:rPr>
          <w:rFonts w:ascii="Times-Roman" w:hAnsi="Times-Roman" w:cs="Times-Roman"/>
          <w:sz w:val="17"/>
          <w:szCs w:val="17"/>
          <w:lang w:val="es-EC"/>
        </w:rPr>
        <w:t>properties</w:t>
      </w:r>
      <w:proofErr w:type="spellEnd"/>
      <w:r w:rsidRPr="008A67B4">
        <w:rPr>
          <w:rFonts w:ascii="Times-Roman" w:hAnsi="Times-Roman" w:cs="Times-Roman"/>
          <w:sz w:val="17"/>
          <w:szCs w:val="17"/>
          <w:lang w:val="es-EC"/>
        </w:rPr>
        <w:t xml:space="preserve"> in </w:t>
      </w:r>
      <w:proofErr w:type="spellStart"/>
      <w:r w:rsidRPr="008A67B4">
        <w:rPr>
          <w:rFonts w:ascii="Times-Roman" w:hAnsi="Times-Roman" w:cs="Times-Roman"/>
          <w:sz w:val="17"/>
          <w:szCs w:val="17"/>
          <w:lang w:val="es-EC"/>
        </w:rPr>
        <w:t>the</w:t>
      </w:r>
      <w:proofErr w:type="spellEnd"/>
      <w:r w:rsidRPr="008A67B4">
        <w:rPr>
          <w:rFonts w:ascii="Times-Roman" w:hAnsi="Times-Roman" w:cs="Times-Roman"/>
          <w:sz w:val="17"/>
          <w:szCs w:val="17"/>
          <w:lang w:val="es-EC"/>
        </w:rPr>
        <w:t xml:space="preserve"> páramo </w:t>
      </w:r>
      <w:proofErr w:type="spellStart"/>
      <w:r w:rsidRPr="008A67B4">
        <w:rPr>
          <w:rFonts w:ascii="Times-Roman" w:hAnsi="Times-Roman" w:cs="Times-Roman"/>
          <w:sz w:val="17"/>
          <w:szCs w:val="17"/>
          <w:lang w:val="es-EC"/>
        </w:rPr>
        <w:t>of</w:t>
      </w:r>
      <w:proofErr w:type="spellEnd"/>
      <w:r w:rsidRPr="008A67B4">
        <w:rPr>
          <w:rFonts w:ascii="Times-Roman" w:hAnsi="Times-Roman" w:cs="Times-Roman"/>
          <w:sz w:val="17"/>
          <w:szCs w:val="17"/>
          <w:lang w:val="es-EC"/>
        </w:rPr>
        <w:t xml:space="preserve"> </w:t>
      </w:r>
      <w:proofErr w:type="spellStart"/>
      <w:r w:rsidRPr="008A67B4">
        <w:rPr>
          <w:rFonts w:ascii="Times-Roman" w:hAnsi="Times-Roman" w:cs="Times-Roman"/>
          <w:sz w:val="17"/>
          <w:szCs w:val="17"/>
          <w:lang w:val="es-EC"/>
        </w:rPr>
        <w:t>Llangahua</w:t>
      </w:r>
      <w:proofErr w:type="spellEnd"/>
      <w:r w:rsidRPr="008A67B4">
        <w:rPr>
          <w:rFonts w:ascii="Times-Roman" w:hAnsi="Times-Roman" w:cs="Times-Roman"/>
          <w:sz w:val="17"/>
          <w:szCs w:val="17"/>
          <w:lang w:val="es-EC"/>
        </w:rPr>
        <w:t xml:space="preserve"> and La Esperanza</w:t>
      </w:r>
    </w:p>
    <w:p w14:paraId="70E8A3A8" w14:textId="6D2BC82A" w:rsidR="00660573" w:rsidRDefault="00660573" w:rsidP="00660573">
      <w:pPr>
        <w:pStyle w:val="NormalWeb"/>
        <w:spacing w:before="0" w:beforeAutospacing="0" w:after="0" w:afterAutospacing="0"/>
        <w:jc w:val="both"/>
        <w:rPr>
          <w:rFonts w:ascii="Times-Roman" w:hAnsi="Times-Roman" w:cs="Times-Roman"/>
          <w:sz w:val="17"/>
          <w:szCs w:val="17"/>
          <w:lang w:val="en-US"/>
        </w:rPr>
      </w:pPr>
      <w:r w:rsidRPr="008A67B4">
        <w:rPr>
          <w:rFonts w:ascii="Times-Roman" w:hAnsi="Times-Roman" w:cs="Times-Roman"/>
          <w:sz w:val="17"/>
          <w:szCs w:val="17"/>
        </w:rPr>
        <w:t xml:space="preserve">(Tungurahua, Ecuador). </w:t>
      </w:r>
      <w:r w:rsidRPr="00660573">
        <w:rPr>
          <w:rFonts w:ascii="Times-Italic" w:hAnsi="Times-Italic" w:cs="Times-Italic"/>
          <w:i/>
          <w:iCs/>
          <w:sz w:val="17"/>
          <w:szCs w:val="17"/>
          <w:lang w:val="en-US"/>
        </w:rPr>
        <w:t xml:space="preserve">Soil Use and Management, </w:t>
      </w:r>
      <w:r w:rsidRPr="00660573">
        <w:rPr>
          <w:rFonts w:ascii="Times-Roman" w:hAnsi="Times-Roman" w:cs="Times-Roman"/>
          <w:sz w:val="17"/>
          <w:szCs w:val="17"/>
          <w:lang w:val="en-US"/>
        </w:rPr>
        <w:t>18: 45–55.</w:t>
      </w:r>
    </w:p>
    <w:p w14:paraId="43AADE68" w14:textId="77777777" w:rsidR="00660573" w:rsidRDefault="00660573" w:rsidP="00660573">
      <w:pPr>
        <w:pStyle w:val="NormalWeb"/>
        <w:spacing w:before="0" w:beforeAutospacing="0" w:after="0" w:afterAutospacing="0"/>
        <w:jc w:val="both"/>
        <w:rPr>
          <w:rFonts w:ascii="Times-Roman" w:hAnsi="Times-Roman" w:cs="Times-Roman"/>
          <w:sz w:val="17"/>
          <w:szCs w:val="17"/>
          <w:lang w:val="en-US"/>
        </w:rPr>
      </w:pPr>
    </w:p>
    <w:p w14:paraId="5B0C4100" w14:textId="77777777" w:rsidR="00660573" w:rsidRDefault="00660573" w:rsidP="00660573">
      <w:pPr>
        <w:autoSpaceDE w:val="0"/>
        <w:autoSpaceDN w:val="0"/>
        <w:adjustRightInd w:val="0"/>
        <w:spacing w:line="240" w:lineRule="auto"/>
        <w:rPr>
          <w:rFonts w:ascii="Times-Italic" w:hAnsi="Times-Italic" w:cs="Times-Italic"/>
          <w:i/>
          <w:iCs/>
          <w:sz w:val="17"/>
          <w:szCs w:val="17"/>
        </w:rPr>
      </w:pPr>
      <w:r>
        <w:rPr>
          <w:rFonts w:ascii="Times-Roman" w:hAnsi="Times-Roman" w:cs="Times-Roman"/>
          <w:sz w:val="17"/>
          <w:szCs w:val="17"/>
        </w:rPr>
        <w:t xml:space="preserve">López Sandoval, M. F., 2004: </w:t>
      </w:r>
      <w:r>
        <w:rPr>
          <w:rFonts w:ascii="Times-Italic" w:hAnsi="Times-Italic" w:cs="Times-Italic"/>
          <w:i/>
          <w:iCs/>
          <w:sz w:val="17"/>
          <w:szCs w:val="17"/>
        </w:rPr>
        <w:t>Agricultural and Settlement</w:t>
      </w:r>
    </w:p>
    <w:p w14:paraId="00268E4C" w14:textId="77777777" w:rsidR="00660573" w:rsidRDefault="00660573" w:rsidP="00660573">
      <w:pPr>
        <w:autoSpaceDE w:val="0"/>
        <w:autoSpaceDN w:val="0"/>
        <w:adjustRightInd w:val="0"/>
        <w:spacing w:line="240" w:lineRule="auto"/>
        <w:rPr>
          <w:rFonts w:ascii="Times-Italic" w:hAnsi="Times-Italic" w:cs="Times-Italic"/>
          <w:i/>
          <w:iCs/>
          <w:sz w:val="17"/>
          <w:szCs w:val="17"/>
        </w:rPr>
      </w:pPr>
      <w:r>
        <w:rPr>
          <w:rFonts w:ascii="Times-Italic" w:hAnsi="Times-Italic" w:cs="Times-Italic"/>
          <w:i/>
          <w:iCs/>
          <w:sz w:val="17"/>
          <w:szCs w:val="17"/>
        </w:rPr>
        <w:t xml:space="preserve">Frontiers in the Tropical Andes: The </w:t>
      </w:r>
      <w:proofErr w:type="spellStart"/>
      <w:r>
        <w:rPr>
          <w:rFonts w:ascii="Times-Italic" w:hAnsi="Times-Italic" w:cs="Times-Italic"/>
          <w:i/>
          <w:iCs/>
          <w:sz w:val="17"/>
          <w:szCs w:val="17"/>
        </w:rPr>
        <w:t>Páramo</w:t>
      </w:r>
      <w:proofErr w:type="spellEnd"/>
      <w:r>
        <w:rPr>
          <w:rFonts w:ascii="Times-Italic" w:hAnsi="Times-Italic" w:cs="Times-Italic"/>
          <w:i/>
          <w:iCs/>
          <w:sz w:val="17"/>
          <w:szCs w:val="17"/>
        </w:rPr>
        <w:t xml:space="preserve"> Belt of Northern</w:t>
      </w:r>
    </w:p>
    <w:p w14:paraId="622D9F4C" w14:textId="77777777" w:rsidR="00660573" w:rsidRDefault="00660573" w:rsidP="00660573">
      <w:pPr>
        <w:autoSpaceDE w:val="0"/>
        <w:autoSpaceDN w:val="0"/>
        <w:adjustRightInd w:val="0"/>
        <w:spacing w:line="240" w:lineRule="auto"/>
        <w:rPr>
          <w:rFonts w:ascii="Times-Roman" w:hAnsi="Times-Roman" w:cs="Times-Roman"/>
          <w:sz w:val="17"/>
          <w:szCs w:val="17"/>
        </w:rPr>
      </w:pPr>
      <w:r>
        <w:rPr>
          <w:rFonts w:ascii="Times-Italic" w:hAnsi="Times-Italic" w:cs="Times-Italic"/>
          <w:i/>
          <w:iCs/>
          <w:sz w:val="17"/>
          <w:szCs w:val="17"/>
        </w:rPr>
        <w:t xml:space="preserve">Ecuador, 1960–1990. </w:t>
      </w:r>
      <w:r>
        <w:rPr>
          <w:rFonts w:ascii="Times-Roman" w:hAnsi="Times-Roman" w:cs="Times-Roman"/>
          <w:sz w:val="17"/>
          <w:szCs w:val="17"/>
        </w:rPr>
        <w:t>Regensburg, Germany: University of</w:t>
      </w:r>
    </w:p>
    <w:p w14:paraId="0B450E77" w14:textId="77777777" w:rsidR="00660573" w:rsidRDefault="00660573" w:rsidP="00660573">
      <w:pPr>
        <w:autoSpaceDE w:val="0"/>
        <w:autoSpaceDN w:val="0"/>
        <w:adjustRightInd w:val="0"/>
        <w:spacing w:line="240" w:lineRule="auto"/>
        <w:rPr>
          <w:rFonts w:ascii="Times-Roman" w:hAnsi="Times-Roman" w:cs="Times-Roman"/>
          <w:sz w:val="17"/>
          <w:szCs w:val="17"/>
        </w:rPr>
      </w:pPr>
      <w:r>
        <w:rPr>
          <w:rFonts w:ascii="Times-Roman" w:hAnsi="Times-Roman" w:cs="Times-Roman"/>
          <w:sz w:val="17"/>
          <w:szCs w:val="17"/>
        </w:rPr>
        <w:t xml:space="preserve">Regensburg, Regensburger </w:t>
      </w:r>
      <w:proofErr w:type="spellStart"/>
      <w:r>
        <w:rPr>
          <w:rFonts w:ascii="Times-Roman" w:hAnsi="Times-Roman" w:cs="Times-Roman"/>
          <w:sz w:val="17"/>
          <w:szCs w:val="17"/>
        </w:rPr>
        <w:t>Geographische</w:t>
      </w:r>
      <w:proofErr w:type="spellEnd"/>
      <w:r>
        <w:rPr>
          <w:rFonts w:ascii="Times-Roman" w:hAnsi="Times-Roman" w:cs="Times-Roman"/>
          <w:sz w:val="17"/>
          <w:szCs w:val="17"/>
        </w:rPr>
        <w:t xml:space="preserve"> </w:t>
      </w:r>
      <w:proofErr w:type="spellStart"/>
      <w:r>
        <w:rPr>
          <w:rFonts w:ascii="Times-Roman" w:hAnsi="Times-Roman" w:cs="Times-Roman"/>
          <w:sz w:val="17"/>
          <w:szCs w:val="17"/>
        </w:rPr>
        <w:t>Schriften</w:t>
      </w:r>
      <w:proofErr w:type="spellEnd"/>
      <w:r>
        <w:rPr>
          <w:rFonts w:ascii="Times-Roman" w:hAnsi="Times-Roman" w:cs="Times-Roman"/>
          <w:sz w:val="17"/>
          <w:szCs w:val="17"/>
        </w:rPr>
        <w:t>, Heft 37,</w:t>
      </w:r>
    </w:p>
    <w:p w14:paraId="0D230C08" w14:textId="7348A3A6" w:rsidR="00660573" w:rsidRDefault="00660573" w:rsidP="00660573">
      <w:pPr>
        <w:pStyle w:val="NormalWeb"/>
        <w:spacing w:before="0" w:beforeAutospacing="0" w:after="0" w:afterAutospacing="0"/>
        <w:jc w:val="both"/>
        <w:rPr>
          <w:rFonts w:ascii="Times-Roman" w:hAnsi="Times-Roman" w:cs="Times-Roman"/>
          <w:sz w:val="17"/>
          <w:szCs w:val="17"/>
        </w:rPr>
      </w:pPr>
      <w:r>
        <w:rPr>
          <w:rFonts w:ascii="Times-Roman" w:hAnsi="Times-Roman" w:cs="Times-Roman"/>
          <w:sz w:val="17"/>
          <w:szCs w:val="17"/>
        </w:rPr>
        <w:t>180 pp.</w:t>
      </w:r>
    </w:p>
    <w:p w14:paraId="6FD7E788" w14:textId="77777777" w:rsidR="00B36EB6" w:rsidRDefault="00B36EB6" w:rsidP="00660573">
      <w:pPr>
        <w:pStyle w:val="NormalWeb"/>
        <w:spacing w:before="0" w:beforeAutospacing="0" w:after="0" w:afterAutospacing="0"/>
        <w:jc w:val="both"/>
        <w:rPr>
          <w:rFonts w:ascii="Times-Roman" w:hAnsi="Times-Roman" w:cs="Times-Roman"/>
          <w:sz w:val="17"/>
          <w:szCs w:val="17"/>
        </w:rPr>
      </w:pPr>
    </w:p>
    <w:p w14:paraId="48DA3202" w14:textId="77777777" w:rsidR="00B36EB6" w:rsidRDefault="00B36EB6" w:rsidP="00660573">
      <w:pPr>
        <w:pStyle w:val="NormalWeb"/>
        <w:spacing w:before="0" w:beforeAutospacing="0" w:after="0" w:afterAutospacing="0"/>
        <w:jc w:val="both"/>
        <w:rPr>
          <w:rFonts w:ascii="Times-Roman" w:hAnsi="Times-Roman" w:cs="Times-Roman"/>
          <w:sz w:val="17"/>
          <w:szCs w:val="17"/>
        </w:rPr>
      </w:pPr>
    </w:p>
    <w:p w14:paraId="75BD5C40" w14:textId="3A978B70" w:rsidR="00B36EB6" w:rsidRDefault="00B36EB6" w:rsidP="00660573">
      <w:pPr>
        <w:pStyle w:val="NormalWeb"/>
        <w:spacing w:before="0" w:beforeAutospacing="0" w:after="0" w:afterAutospacing="0"/>
        <w:jc w:val="both"/>
        <w:rPr>
          <w:rFonts w:ascii="Times-Roman" w:hAnsi="Times-Roman" w:cs="Times-Roman"/>
          <w:sz w:val="17"/>
          <w:szCs w:val="17"/>
        </w:rPr>
      </w:pPr>
      <w:r>
        <w:rPr>
          <w:rFonts w:ascii="Times-Roman" w:hAnsi="Times-Roman" w:cs="Times-Roman"/>
          <w:sz w:val="17"/>
          <w:szCs w:val="17"/>
        </w:rPr>
        <w:t xml:space="preserve">El páramo es en </w:t>
      </w:r>
      <w:proofErr w:type="spellStart"/>
      <w:r>
        <w:rPr>
          <w:rFonts w:ascii="Times-Roman" w:hAnsi="Times-Roman" w:cs="Times-Roman"/>
          <w:sz w:val="17"/>
          <w:szCs w:val="17"/>
        </w:rPr>
        <w:t>si</w:t>
      </w:r>
      <w:proofErr w:type="spellEnd"/>
      <w:r>
        <w:rPr>
          <w:rFonts w:ascii="Times-Roman" w:hAnsi="Times-Roman" w:cs="Times-Roman"/>
          <w:sz w:val="17"/>
          <w:szCs w:val="17"/>
        </w:rPr>
        <w:t xml:space="preserve"> un cinturón de vegetación tropical-andina sin árboles, dominado por pastos altos, que se extiende desde aproximadamente 3400 m hasta más de los 4500 m de altitud. A menudo se reconoce una transición dominada por arbustos (subpáramo) desde bosque de tierras altas hasta páramo, que abarca un rango altitudinal de ~ 300 m (Salamanca, 1992).</w:t>
      </w:r>
    </w:p>
    <w:p w14:paraId="629649BC" w14:textId="77777777" w:rsidR="00B36EB6" w:rsidRDefault="00B36EB6" w:rsidP="00660573">
      <w:pPr>
        <w:pStyle w:val="NormalWeb"/>
        <w:spacing w:before="0" w:beforeAutospacing="0" w:after="0" w:afterAutospacing="0"/>
        <w:jc w:val="both"/>
        <w:rPr>
          <w:rFonts w:ascii="Times-Roman" w:hAnsi="Times-Roman" w:cs="Times-Roman"/>
          <w:sz w:val="17"/>
          <w:szCs w:val="17"/>
        </w:rPr>
      </w:pPr>
    </w:p>
    <w:p w14:paraId="1F2E0F49" w14:textId="77777777" w:rsidR="00B36EB6" w:rsidRPr="00B36EB6" w:rsidRDefault="00B36EB6" w:rsidP="00B36EB6">
      <w:pPr>
        <w:autoSpaceDE w:val="0"/>
        <w:autoSpaceDN w:val="0"/>
        <w:adjustRightInd w:val="0"/>
        <w:spacing w:line="240" w:lineRule="auto"/>
        <w:rPr>
          <w:rFonts w:ascii="Times-Roman" w:hAnsi="Times-Roman" w:cs="Times-Roman"/>
          <w:sz w:val="17"/>
          <w:szCs w:val="17"/>
          <w:lang w:val="es-EC"/>
        </w:rPr>
      </w:pPr>
      <w:r w:rsidRPr="00B36EB6">
        <w:rPr>
          <w:rFonts w:ascii="Times-Roman" w:hAnsi="Times-Roman" w:cs="Times-Roman"/>
          <w:sz w:val="17"/>
          <w:szCs w:val="17"/>
          <w:lang w:val="es-EC"/>
        </w:rPr>
        <w:t xml:space="preserve">Salamanca, S., 1992: </w:t>
      </w:r>
      <w:r w:rsidRPr="00B36EB6">
        <w:rPr>
          <w:rFonts w:ascii="Times-Italic" w:hAnsi="Times-Italic" w:cs="Times-Italic"/>
          <w:i/>
          <w:iCs/>
          <w:sz w:val="17"/>
          <w:szCs w:val="17"/>
          <w:lang w:val="es-EC"/>
        </w:rPr>
        <w:t xml:space="preserve">La vegetación del </w:t>
      </w:r>
      <w:r w:rsidRPr="00B36EB6">
        <w:rPr>
          <w:rFonts w:ascii="Times-Roman" w:hAnsi="Times-Roman" w:cs="Times-Roman"/>
          <w:sz w:val="17"/>
          <w:szCs w:val="17"/>
          <w:lang w:val="es-EC"/>
        </w:rPr>
        <w:t>páramo y su dinámica en la</w:t>
      </w:r>
    </w:p>
    <w:p w14:paraId="450D180B" w14:textId="77777777" w:rsidR="00B36EB6" w:rsidRPr="00B36EB6" w:rsidRDefault="00B36EB6" w:rsidP="00B36EB6">
      <w:pPr>
        <w:autoSpaceDE w:val="0"/>
        <w:autoSpaceDN w:val="0"/>
        <w:adjustRightInd w:val="0"/>
        <w:spacing w:line="240" w:lineRule="auto"/>
        <w:rPr>
          <w:rFonts w:ascii="Times-Roman" w:hAnsi="Times-Roman" w:cs="Times-Roman"/>
          <w:sz w:val="17"/>
          <w:szCs w:val="17"/>
          <w:lang w:val="es-EC"/>
        </w:rPr>
      </w:pPr>
      <w:r w:rsidRPr="00B36EB6">
        <w:rPr>
          <w:rFonts w:ascii="Times-Roman" w:hAnsi="Times-Roman" w:cs="Times-Roman"/>
          <w:sz w:val="17"/>
          <w:szCs w:val="17"/>
          <w:lang w:val="es-EC"/>
        </w:rPr>
        <w:t xml:space="preserve">macizo </w:t>
      </w:r>
      <w:proofErr w:type="spellStart"/>
      <w:r w:rsidRPr="00B36EB6">
        <w:rPr>
          <w:rFonts w:ascii="Times-Roman" w:hAnsi="Times-Roman" w:cs="Times-Roman"/>
          <w:sz w:val="17"/>
          <w:szCs w:val="17"/>
          <w:lang w:val="es-EC"/>
        </w:rPr>
        <w:t>volcanico</w:t>
      </w:r>
      <w:proofErr w:type="spellEnd"/>
      <w:r w:rsidRPr="00B36EB6">
        <w:rPr>
          <w:rFonts w:ascii="Times-Roman" w:hAnsi="Times-Roman" w:cs="Times-Roman"/>
          <w:sz w:val="17"/>
          <w:szCs w:val="17"/>
          <w:lang w:val="es-EC"/>
        </w:rPr>
        <w:t xml:space="preserve"> Ruiz-Tolima (Cordillera Central, Colombia).</w:t>
      </w:r>
    </w:p>
    <w:p w14:paraId="22604480" w14:textId="77777777" w:rsidR="00B36EB6" w:rsidRPr="00B36EB6" w:rsidRDefault="00B36EB6" w:rsidP="00B36EB6">
      <w:pPr>
        <w:autoSpaceDE w:val="0"/>
        <w:autoSpaceDN w:val="0"/>
        <w:adjustRightInd w:val="0"/>
        <w:spacing w:line="240" w:lineRule="auto"/>
        <w:rPr>
          <w:rFonts w:ascii="Times-Roman" w:hAnsi="Times-Roman" w:cs="Times-Roman"/>
          <w:sz w:val="17"/>
          <w:szCs w:val="17"/>
          <w:lang w:val="es-EC"/>
        </w:rPr>
      </w:pPr>
      <w:r w:rsidRPr="00B36EB6">
        <w:rPr>
          <w:rFonts w:ascii="Times-Roman" w:hAnsi="Times-Roman" w:cs="Times-Roman"/>
          <w:sz w:val="17"/>
          <w:szCs w:val="17"/>
          <w:lang w:val="es-EC"/>
        </w:rPr>
        <w:t xml:space="preserve">Bogotá: Instituto Geográfico </w:t>
      </w:r>
      <w:proofErr w:type="spellStart"/>
      <w:r w:rsidRPr="00B36EB6">
        <w:rPr>
          <w:rFonts w:ascii="Times-Roman" w:hAnsi="Times-Roman" w:cs="Times-Roman"/>
          <w:sz w:val="17"/>
          <w:szCs w:val="17"/>
          <w:lang w:val="es-EC"/>
        </w:rPr>
        <w:t>Augustin</w:t>
      </w:r>
      <w:proofErr w:type="spellEnd"/>
      <w:r w:rsidRPr="00B36EB6">
        <w:rPr>
          <w:rFonts w:ascii="Times-Roman" w:hAnsi="Times-Roman" w:cs="Times-Roman"/>
          <w:sz w:val="17"/>
          <w:szCs w:val="17"/>
          <w:lang w:val="es-EC"/>
        </w:rPr>
        <w:t xml:space="preserve"> Codazzi, </w:t>
      </w:r>
      <w:proofErr w:type="spellStart"/>
      <w:r w:rsidRPr="00B36EB6">
        <w:rPr>
          <w:rFonts w:ascii="Times-Roman" w:hAnsi="Times-Roman" w:cs="Times-Roman"/>
          <w:sz w:val="17"/>
          <w:szCs w:val="17"/>
          <w:lang w:val="es-EC"/>
        </w:rPr>
        <w:t>Analisis</w:t>
      </w:r>
      <w:proofErr w:type="spellEnd"/>
    </w:p>
    <w:p w14:paraId="62CD0EDE" w14:textId="6230A88E" w:rsidR="00B36EB6" w:rsidRDefault="00B36EB6" w:rsidP="00B36EB6">
      <w:pPr>
        <w:pStyle w:val="NormalWeb"/>
        <w:spacing w:before="0" w:beforeAutospacing="0" w:after="0" w:afterAutospacing="0"/>
        <w:jc w:val="both"/>
        <w:rPr>
          <w:rFonts w:ascii="Times-Roman" w:hAnsi="Times-Roman" w:cs="Times-Roman"/>
          <w:sz w:val="17"/>
          <w:szCs w:val="17"/>
        </w:rPr>
      </w:pPr>
      <w:proofErr w:type="spellStart"/>
      <w:r>
        <w:rPr>
          <w:rFonts w:ascii="Times-Roman" w:hAnsi="Times-Roman" w:cs="Times-Roman"/>
          <w:sz w:val="17"/>
          <w:szCs w:val="17"/>
        </w:rPr>
        <w:t>Geograficos</w:t>
      </w:r>
      <w:proofErr w:type="spellEnd"/>
      <w:r>
        <w:rPr>
          <w:rFonts w:ascii="Times-Roman" w:hAnsi="Times-Roman" w:cs="Times-Roman"/>
          <w:sz w:val="17"/>
          <w:szCs w:val="17"/>
        </w:rPr>
        <w:t>, 21, 155 pp.</w:t>
      </w:r>
    </w:p>
    <w:p w14:paraId="69431A44" w14:textId="77777777" w:rsidR="001C3449" w:rsidRDefault="001C3449" w:rsidP="00B36EB6">
      <w:pPr>
        <w:pStyle w:val="NormalWeb"/>
        <w:spacing w:before="0" w:beforeAutospacing="0" w:after="0" w:afterAutospacing="0"/>
        <w:jc w:val="both"/>
        <w:rPr>
          <w:rFonts w:ascii="Times-Roman" w:hAnsi="Times-Roman" w:cs="Times-Roman"/>
          <w:sz w:val="17"/>
          <w:szCs w:val="17"/>
        </w:rPr>
      </w:pPr>
    </w:p>
    <w:p w14:paraId="4E5395DE" w14:textId="1C7C3932" w:rsidR="001C3449" w:rsidRDefault="001C3449" w:rsidP="001C3449">
      <w:pPr>
        <w:pStyle w:val="NormalWeb"/>
        <w:jc w:val="both"/>
        <w:rPr>
          <w:rFonts w:eastAsia="Arial"/>
          <w:sz w:val="22"/>
          <w:szCs w:val="22"/>
          <w:lang w:eastAsia="en-US"/>
        </w:rPr>
      </w:pPr>
      <w:r w:rsidRPr="00757970">
        <w:rPr>
          <w:rFonts w:eastAsia="Arial"/>
          <w:sz w:val="22"/>
          <w:szCs w:val="22"/>
          <w:highlight w:val="yellow"/>
          <w:lang w:eastAsia="en-US"/>
        </w:rPr>
        <w:t>Nuestros criterios se cumplieron en el corazón del Parque Nacional Llanganates, en la Cordillera Central Oriental del Ecuador, que incluye una de las áreas de bosque y páramo menos perturbadas que quedan en los Andes del norte. Con una superficie de 2197 km2, el parque tiene un rango altitudinal desde 1200 m en las laderas andinas hacia el este (lado amazónico), hasta 4638 m en su punto más alto (Cerro Hermoso), cerca del límite occidental (Fig. 1). El acceso por carretera y el uso agrícola del páramo ocurre sólo en la parte norte del parque, a más de 30 km del sitio de estudio. El resto no tiene uso humano; de hecho, pocas personas entran y no hay evidencia discernible de fuego o animales domésticos. Aunque hay indicios de algún uso prehispánico de ciertas partes periféricas (</w:t>
      </w:r>
      <w:proofErr w:type="spellStart"/>
      <w:r w:rsidRPr="00757970">
        <w:rPr>
          <w:rFonts w:eastAsia="Arial"/>
          <w:sz w:val="22"/>
          <w:szCs w:val="22"/>
          <w:highlight w:val="yellow"/>
          <w:lang w:eastAsia="en-US"/>
        </w:rPr>
        <w:t>Anhalzer</w:t>
      </w:r>
      <w:proofErr w:type="spellEnd"/>
      <w:r w:rsidRPr="00757970">
        <w:rPr>
          <w:rFonts w:eastAsia="Arial"/>
          <w:sz w:val="22"/>
          <w:szCs w:val="22"/>
          <w:highlight w:val="yellow"/>
          <w:lang w:eastAsia="en-US"/>
        </w:rPr>
        <w:t>, 1998), es muy poco probable que el impacto humano, incluido el fuego, haya determinado algún aspecto significativo del paisaje actual.</w:t>
      </w:r>
      <w:r w:rsidRPr="001C3449">
        <w:rPr>
          <w:rFonts w:eastAsia="Arial"/>
          <w:sz w:val="22"/>
          <w:szCs w:val="22"/>
          <w:lang w:eastAsia="en-US"/>
        </w:rPr>
        <w:t xml:space="preserve"> </w:t>
      </w:r>
    </w:p>
    <w:p w14:paraId="1EFD80E3" w14:textId="38D70E83" w:rsidR="001C3449" w:rsidRDefault="001C3449" w:rsidP="001C3449">
      <w:pPr>
        <w:pStyle w:val="NormalWeb"/>
        <w:jc w:val="both"/>
        <w:rPr>
          <w:rFonts w:ascii="Times-Roman" w:hAnsi="Times-Roman" w:cs="Times-Roman"/>
          <w:sz w:val="17"/>
          <w:szCs w:val="17"/>
        </w:rPr>
      </w:pPr>
      <w:proofErr w:type="spellStart"/>
      <w:r>
        <w:rPr>
          <w:rFonts w:ascii="Times-Roman" w:hAnsi="Times-Roman" w:cs="Times-Roman"/>
          <w:sz w:val="17"/>
          <w:szCs w:val="17"/>
        </w:rPr>
        <w:t>Anhalzer</w:t>
      </w:r>
      <w:proofErr w:type="spellEnd"/>
      <w:r>
        <w:rPr>
          <w:rFonts w:ascii="Times-Roman" w:hAnsi="Times-Roman" w:cs="Times-Roman"/>
          <w:sz w:val="17"/>
          <w:szCs w:val="17"/>
        </w:rPr>
        <w:t xml:space="preserve">, J. J., 1998: </w:t>
      </w:r>
      <w:proofErr w:type="spellStart"/>
      <w:r>
        <w:rPr>
          <w:rFonts w:ascii="Times-Italic" w:hAnsi="Times-Italic" w:cs="Times-Italic"/>
          <w:i/>
          <w:iCs/>
          <w:sz w:val="17"/>
          <w:szCs w:val="17"/>
        </w:rPr>
        <w:t>Llanganati</w:t>
      </w:r>
      <w:proofErr w:type="spellEnd"/>
      <w:r>
        <w:rPr>
          <w:rFonts w:ascii="Times-Italic" w:hAnsi="Times-Italic" w:cs="Times-Italic"/>
          <w:i/>
          <w:iCs/>
          <w:sz w:val="17"/>
          <w:szCs w:val="17"/>
        </w:rPr>
        <w:t xml:space="preserve">. </w:t>
      </w:r>
      <w:r>
        <w:rPr>
          <w:rFonts w:ascii="Times-Roman" w:hAnsi="Times-Roman" w:cs="Times-Roman"/>
          <w:sz w:val="17"/>
          <w:szCs w:val="17"/>
        </w:rPr>
        <w:t xml:space="preserve">Quito: </w:t>
      </w:r>
      <w:proofErr w:type="spellStart"/>
      <w:r>
        <w:rPr>
          <w:rFonts w:ascii="Times-Roman" w:hAnsi="Times-Roman" w:cs="Times-Roman"/>
          <w:sz w:val="17"/>
          <w:szCs w:val="17"/>
        </w:rPr>
        <w:t>Libri</w:t>
      </w:r>
      <w:proofErr w:type="spellEnd"/>
      <w:r>
        <w:rPr>
          <w:rFonts w:ascii="Times-Roman" w:hAnsi="Times-Roman" w:cs="Times-Roman"/>
          <w:sz w:val="17"/>
          <w:szCs w:val="17"/>
        </w:rPr>
        <w:t xml:space="preserve"> </w:t>
      </w:r>
      <w:proofErr w:type="spellStart"/>
      <w:r>
        <w:rPr>
          <w:rFonts w:ascii="Times-Roman" w:hAnsi="Times-Roman" w:cs="Times-Roman"/>
          <w:sz w:val="17"/>
          <w:szCs w:val="17"/>
        </w:rPr>
        <w:t>Mundi</w:t>
      </w:r>
      <w:proofErr w:type="spellEnd"/>
      <w:r>
        <w:rPr>
          <w:rFonts w:ascii="Times-Roman" w:hAnsi="Times-Roman" w:cs="Times-Roman"/>
          <w:sz w:val="17"/>
          <w:szCs w:val="17"/>
        </w:rPr>
        <w:t>, 97 pp.</w:t>
      </w:r>
    </w:p>
    <w:p w14:paraId="0E14EA14" w14:textId="77777777" w:rsidR="00757970" w:rsidRDefault="00757970" w:rsidP="001C3449">
      <w:pPr>
        <w:pStyle w:val="NormalWeb"/>
        <w:jc w:val="both"/>
        <w:rPr>
          <w:rFonts w:ascii="Times-Roman" w:hAnsi="Times-Roman" w:cs="Times-Roman"/>
          <w:sz w:val="17"/>
          <w:szCs w:val="17"/>
        </w:rPr>
      </w:pPr>
    </w:p>
    <w:p w14:paraId="5364B1BE" w14:textId="0C98FEE0" w:rsidR="00757970" w:rsidRDefault="00757970" w:rsidP="001C3449">
      <w:pPr>
        <w:pStyle w:val="NormalWeb"/>
        <w:jc w:val="both"/>
        <w:rPr>
          <w:rFonts w:eastAsia="Arial"/>
          <w:sz w:val="22"/>
          <w:szCs w:val="22"/>
          <w:lang w:eastAsia="en-US"/>
        </w:rPr>
      </w:pPr>
      <w:r w:rsidRPr="00757970">
        <w:rPr>
          <w:rFonts w:eastAsia="Arial"/>
          <w:sz w:val="22"/>
          <w:szCs w:val="22"/>
          <w:lang w:eastAsia="en-US"/>
        </w:rPr>
        <w:t xml:space="preserve">Nuestro estudio es uno de los primeros en proporcionar datos ecológicos cuantitativos de una región remota y continuamente húmeda de los altos Andes tropicales, aparentemente sin la influencia de la actividad humana. La zona es de difícil acceso y presenta considerables desafíos logísticos, lo que sin duda contribuye a la relativa falta de información ecológica sobre dichos ecosistemas. Nuestros resultados proporcionan datos de referencia básicos con los que comparar el impacto de la actividad humana en otras partes de la región del páramo. Al menos, nuestros datos apoyan poco la existencia de una línea de árboles clara y discernible en tales condiciones climáticas. En este entorno relativamente natural observamos que hay un ecotono amplio desde el bosque nuboso andino montano a 3400–3600 </w:t>
      </w:r>
      <w:r w:rsidRPr="00757970">
        <w:rPr>
          <w:rFonts w:eastAsia="Arial"/>
          <w:sz w:val="22"/>
          <w:szCs w:val="22"/>
          <w:lang w:eastAsia="en-US"/>
        </w:rPr>
        <w:lastRenderedPageBreak/>
        <w:t>m de altitud hasta el páramo alpino de pasto abierto a 3800 m y más, y que dentro de este ecotono de subpáramo hay un mosaico de árboles dispersos</w:t>
      </w:r>
      <w:proofErr w:type="gramStart"/>
      <w:r w:rsidRPr="00757970">
        <w:rPr>
          <w:rFonts w:eastAsia="Arial"/>
          <w:sz w:val="22"/>
          <w:szCs w:val="22"/>
          <w:lang w:eastAsia="en-US"/>
        </w:rPr>
        <w:t>. ,</w:t>
      </w:r>
      <w:proofErr w:type="gramEnd"/>
      <w:r w:rsidRPr="00757970">
        <w:rPr>
          <w:rFonts w:eastAsia="Arial"/>
          <w:sz w:val="22"/>
          <w:szCs w:val="22"/>
          <w:lang w:eastAsia="en-US"/>
        </w:rPr>
        <w:t xml:space="preserve"> matorrales y pastizales. Este patrón es consistente con las opiniones de </w:t>
      </w:r>
      <w:proofErr w:type="spellStart"/>
      <w:r w:rsidRPr="00757970">
        <w:rPr>
          <w:rFonts w:eastAsia="Arial"/>
          <w:sz w:val="22"/>
          <w:szCs w:val="22"/>
          <w:lang w:eastAsia="en-US"/>
        </w:rPr>
        <w:t>Körner</w:t>
      </w:r>
      <w:proofErr w:type="spellEnd"/>
      <w:r w:rsidRPr="00757970">
        <w:rPr>
          <w:rFonts w:eastAsia="Arial"/>
          <w:sz w:val="22"/>
          <w:szCs w:val="22"/>
          <w:lang w:eastAsia="en-US"/>
        </w:rPr>
        <w:t xml:space="preserve"> y Paulsen (2004), </w:t>
      </w:r>
      <w:proofErr w:type="spellStart"/>
      <w:r w:rsidRPr="00757970">
        <w:rPr>
          <w:rFonts w:eastAsia="Arial"/>
          <w:sz w:val="22"/>
          <w:szCs w:val="22"/>
          <w:lang w:eastAsia="en-US"/>
        </w:rPr>
        <w:t>Bader</w:t>
      </w:r>
      <w:proofErr w:type="spellEnd"/>
      <w:r w:rsidRPr="00757970">
        <w:rPr>
          <w:rFonts w:eastAsia="Arial"/>
          <w:sz w:val="22"/>
          <w:szCs w:val="22"/>
          <w:lang w:eastAsia="en-US"/>
        </w:rPr>
        <w:t xml:space="preserve"> et al. (2007), y Ramírez et al. (2009). Además, las partes más remotas del Parque Nacional Llanganates presentan uno de los últimos sitios de referencia que quedan en Ecuador para medir los impactos de la actividad humana. Por lo tanto, desde una variedad de perspectivas, los ecosistemas del Parque Nacional son muy significativos y alentamos a realizar más investigaciones para probar las hipótesis que h</w:t>
      </w:r>
      <w:r>
        <w:rPr>
          <w:rFonts w:eastAsia="Arial"/>
          <w:sz w:val="22"/>
          <w:szCs w:val="22"/>
          <w:lang w:eastAsia="en-US"/>
        </w:rPr>
        <w:t>emos planteado en este artículo (</w:t>
      </w:r>
      <w:r w:rsidRPr="00757970">
        <w:rPr>
          <w:rFonts w:ascii="Arial" w:hAnsi="Arial" w:cs="Arial"/>
          <w:color w:val="222222"/>
          <w:sz w:val="20"/>
          <w:szCs w:val="20"/>
          <w:shd w:val="clear" w:color="auto" w:fill="FFFFFF"/>
        </w:rPr>
        <w:t>Hofstede et al.,</w:t>
      </w:r>
      <w:r>
        <w:rPr>
          <w:rFonts w:ascii="Arial" w:hAnsi="Arial" w:cs="Arial"/>
          <w:color w:val="222222"/>
          <w:sz w:val="20"/>
          <w:szCs w:val="20"/>
          <w:shd w:val="clear" w:color="auto" w:fill="FFFFFF"/>
        </w:rPr>
        <w:t xml:space="preserve"> 2014</w:t>
      </w:r>
      <w:r>
        <w:rPr>
          <w:rFonts w:eastAsia="Arial"/>
          <w:sz w:val="22"/>
          <w:szCs w:val="22"/>
          <w:lang w:eastAsia="en-US"/>
        </w:rPr>
        <w:t>)</w:t>
      </w:r>
    </w:p>
    <w:p w14:paraId="322CC535" w14:textId="21262603" w:rsidR="00757970" w:rsidRDefault="00757970" w:rsidP="00757970">
      <w:pPr>
        <w:autoSpaceDE w:val="0"/>
        <w:autoSpaceDN w:val="0"/>
        <w:adjustRightInd w:val="0"/>
        <w:spacing w:line="240" w:lineRule="auto"/>
        <w:rPr>
          <w:rFonts w:ascii="Times-Roman" w:hAnsi="Times-Roman" w:cs="Times-Roman"/>
          <w:sz w:val="17"/>
          <w:szCs w:val="17"/>
        </w:rPr>
      </w:pPr>
      <w:r>
        <w:rPr>
          <w:rFonts w:ascii="Times-Roman" w:hAnsi="Times-Roman" w:cs="Times-Roman"/>
          <w:sz w:val="17"/>
          <w:szCs w:val="17"/>
        </w:rPr>
        <w:t xml:space="preserve">Bader, M. Y., Rietkerk, M., and Bregt, A. K., 2007: Vegetation structure and temperature regimes of tropical alpine </w:t>
      </w:r>
      <w:proofErr w:type="spellStart"/>
      <w:r>
        <w:rPr>
          <w:rFonts w:ascii="Times-Roman" w:hAnsi="Times-Roman" w:cs="Times-Roman"/>
          <w:sz w:val="17"/>
          <w:szCs w:val="17"/>
        </w:rPr>
        <w:t>treelines</w:t>
      </w:r>
      <w:proofErr w:type="spellEnd"/>
      <w:r>
        <w:rPr>
          <w:rFonts w:ascii="Times-Roman" w:hAnsi="Times-Roman" w:cs="Times-Roman"/>
          <w:sz w:val="17"/>
          <w:szCs w:val="17"/>
        </w:rPr>
        <w:t xml:space="preserve">. </w:t>
      </w:r>
      <w:r>
        <w:rPr>
          <w:rFonts w:ascii="Times-Italic" w:hAnsi="Times-Italic" w:cs="Times-Italic"/>
          <w:i/>
          <w:iCs/>
          <w:sz w:val="17"/>
          <w:szCs w:val="17"/>
        </w:rPr>
        <w:t>Arctic</w:t>
      </w:r>
      <w:r>
        <w:rPr>
          <w:rFonts w:ascii="Times-Roman" w:hAnsi="Times-Roman" w:cs="Times-Roman"/>
          <w:sz w:val="17"/>
          <w:szCs w:val="17"/>
        </w:rPr>
        <w:t xml:space="preserve">, </w:t>
      </w:r>
      <w:r>
        <w:rPr>
          <w:rFonts w:ascii="Times-Italic" w:hAnsi="Times-Italic" w:cs="Times-Italic"/>
          <w:i/>
          <w:iCs/>
          <w:sz w:val="17"/>
          <w:szCs w:val="17"/>
        </w:rPr>
        <w:t xml:space="preserve">Antarctic, and Alpine Research </w:t>
      </w:r>
      <w:r>
        <w:rPr>
          <w:rFonts w:ascii="Times-Roman" w:hAnsi="Times-Roman" w:cs="Times-Roman"/>
          <w:sz w:val="17"/>
          <w:szCs w:val="17"/>
        </w:rPr>
        <w:t>39: 353–364.</w:t>
      </w:r>
    </w:p>
    <w:p w14:paraId="4F8D0F64" w14:textId="77777777" w:rsidR="00757970" w:rsidRDefault="00757970" w:rsidP="00757970">
      <w:pPr>
        <w:autoSpaceDE w:val="0"/>
        <w:autoSpaceDN w:val="0"/>
        <w:adjustRightInd w:val="0"/>
        <w:spacing w:line="240" w:lineRule="auto"/>
        <w:rPr>
          <w:rFonts w:ascii="Times-Roman" w:hAnsi="Times-Roman" w:cs="Times-Roman"/>
          <w:sz w:val="17"/>
          <w:szCs w:val="17"/>
        </w:rPr>
      </w:pPr>
    </w:p>
    <w:p w14:paraId="7194420C" w14:textId="3C92884F" w:rsidR="00757970" w:rsidRDefault="00757970" w:rsidP="00757970">
      <w:pPr>
        <w:autoSpaceDE w:val="0"/>
        <w:autoSpaceDN w:val="0"/>
        <w:adjustRightInd w:val="0"/>
        <w:spacing w:line="240" w:lineRule="auto"/>
        <w:rPr>
          <w:rFonts w:ascii="Times-Roman" w:hAnsi="Times-Roman" w:cs="Times-Roman"/>
          <w:sz w:val="17"/>
          <w:szCs w:val="17"/>
        </w:rPr>
      </w:pPr>
      <w:r>
        <w:rPr>
          <w:rFonts w:ascii="Times-Roman" w:hAnsi="Times-Roman" w:cs="Times-Roman"/>
          <w:sz w:val="17"/>
          <w:szCs w:val="17"/>
        </w:rPr>
        <w:t xml:space="preserve">Körner, C., and Paulsen, J., 2004: A world-wide study of </w:t>
      </w:r>
      <w:proofErr w:type="gramStart"/>
      <w:r>
        <w:rPr>
          <w:rFonts w:ascii="Times-Roman" w:hAnsi="Times-Roman" w:cs="Times-Roman"/>
          <w:sz w:val="17"/>
          <w:szCs w:val="17"/>
        </w:rPr>
        <w:t>high altitude</w:t>
      </w:r>
      <w:proofErr w:type="gramEnd"/>
      <w:r>
        <w:rPr>
          <w:rFonts w:ascii="Times-Roman" w:hAnsi="Times-Roman" w:cs="Times-Roman"/>
          <w:sz w:val="17"/>
          <w:szCs w:val="17"/>
        </w:rPr>
        <w:t xml:space="preserve"> </w:t>
      </w:r>
      <w:proofErr w:type="spellStart"/>
      <w:r>
        <w:rPr>
          <w:rFonts w:ascii="Times-Roman" w:hAnsi="Times-Roman" w:cs="Times-Roman"/>
          <w:sz w:val="17"/>
          <w:szCs w:val="17"/>
        </w:rPr>
        <w:t>treeline</w:t>
      </w:r>
      <w:proofErr w:type="spellEnd"/>
      <w:r>
        <w:rPr>
          <w:rFonts w:ascii="Times-Roman" w:hAnsi="Times-Roman" w:cs="Times-Roman"/>
          <w:sz w:val="17"/>
          <w:szCs w:val="17"/>
        </w:rPr>
        <w:t xml:space="preserve"> temperatures. </w:t>
      </w:r>
      <w:r>
        <w:rPr>
          <w:rFonts w:ascii="Times-Italic" w:hAnsi="Times-Italic" w:cs="Times-Italic"/>
          <w:i/>
          <w:iCs/>
          <w:sz w:val="17"/>
          <w:szCs w:val="17"/>
        </w:rPr>
        <w:t xml:space="preserve">Journal of Biogeography, </w:t>
      </w:r>
      <w:r>
        <w:rPr>
          <w:rFonts w:ascii="Times-Roman" w:hAnsi="Times-Roman" w:cs="Times-Roman"/>
          <w:sz w:val="17"/>
          <w:szCs w:val="17"/>
        </w:rPr>
        <w:t>31: 713–732.</w:t>
      </w:r>
    </w:p>
    <w:p w14:paraId="5C8411B8" w14:textId="77777777" w:rsidR="00757970" w:rsidRDefault="00757970" w:rsidP="00757970">
      <w:pPr>
        <w:autoSpaceDE w:val="0"/>
        <w:autoSpaceDN w:val="0"/>
        <w:adjustRightInd w:val="0"/>
        <w:spacing w:line="240" w:lineRule="auto"/>
        <w:rPr>
          <w:rFonts w:ascii="Times-Roman" w:hAnsi="Times-Roman" w:cs="Times-Roman"/>
          <w:sz w:val="17"/>
          <w:szCs w:val="17"/>
        </w:rPr>
      </w:pPr>
    </w:p>
    <w:p w14:paraId="51A8A393" w14:textId="14925AAC" w:rsidR="00757970" w:rsidRPr="008A67B4" w:rsidRDefault="00757970" w:rsidP="00757970">
      <w:pPr>
        <w:autoSpaceDE w:val="0"/>
        <w:autoSpaceDN w:val="0"/>
        <w:adjustRightInd w:val="0"/>
        <w:spacing w:line="240" w:lineRule="auto"/>
        <w:rPr>
          <w:lang w:val="es-EC"/>
        </w:rPr>
      </w:pPr>
      <w:r>
        <w:rPr>
          <w:rFonts w:ascii="Times-Roman" w:hAnsi="Times-Roman" w:cs="Times-Roman"/>
          <w:sz w:val="17"/>
          <w:szCs w:val="17"/>
        </w:rPr>
        <w:t xml:space="preserve">Ramírez, L., </w:t>
      </w:r>
      <w:proofErr w:type="spellStart"/>
      <w:r>
        <w:rPr>
          <w:rFonts w:ascii="Times-Roman" w:hAnsi="Times-Roman" w:cs="Times-Roman"/>
          <w:sz w:val="17"/>
          <w:szCs w:val="17"/>
        </w:rPr>
        <w:t>Llambí</w:t>
      </w:r>
      <w:proofErr w:type="spellEnd"/>
      <w:r>
        <w:rPr>
          <w:rFonts w:ascii="Times-Roman" w:hAnsi="Times-Roman" w:cs="Times-Roman"/>
          <w:sz w:val="17"/>
          <w:szCs w:val="17"/>
        </w:rPr>
        <w:t xml:space="preserve">, L. D., Schwarzkopf, T., </w:t>
      </w:r>
      <w:proofErr w:type="spellStart"/>
      <w:r>
        <w:rPr>
          <w:rFonts w:ascii="Times-Roman" w:hAnsi="Times-Roman" w:cs="Times-Roman"/>
          <w:sz w:val="17"/>
          <w:szCs w:val="17"/>
        </w:rPr>
        <w:t>Gámez</w:t>
      </w:r>
      <w:proofErr w:type="spellEnd"/>
      <w:r>
        <w:rPr>
          <w:rFonts w:ascii="Times-Roman" w:hAnsi="Times-Roman" w:cs="Times-Roman"/>
          <w:sz w:val="17"/>
          <w:szCs w:val="17"/>
        </w:rPr>
        <w:t>, L. E., and Márquez, N. J., 2009: Vegetation structure along the forest-</w:t>
      </w:r>
      <w:proofErr w:type="spellStart"/>
      <w:r>
        <w:rPr>
          <w:rFonts w:ascii="Times-Roman" w:hAnsi="Times-Roman" w:cs="Times-Roman"/>
          <w:sz w:val="17"/>
          <w:szCs w:val="17"/>
        </w:rPr>
        <w:t>páramo</w:t>
      </w:r>
      <w:proofErr w:type="spellEnd"/>
      <w:r>
        <w:rPr>
          <w:rFonts w:ascii="Times-Roman" w:hAnsi="Times-Roman" w:cs="Times-Roman"/>
          <w:sz w:val="17"/>
          <w:szCs w:val="17"/>
        </w:rPr>
        <w:t xml:space="preserve"> transition belt in the Sierra Nevada de Mérida: implications for understanding </w:t>
      </w:r>
      <w:proofErr w:type="spellStart"/>
      <w:r>
        <w:rPr>
          <w:rFonts w:ascii="Times-Roman" w:hAnsi="Times-Roman" w:cs="Times-Roman"/>
          <w:sz w:val="17"/>
          <w:szCs w:val="17"/>
        </w:rPr>
        <w:t>treeline</w:t>
      </w:r>
      <w:proofErr w:type="spellEnd"/>
      <w:r>
        <w:rPr>
          <w:rFonts w:ascii="Times-Roman" w:hAnsi="Times-Roman" w:cs="Times-Roman"/>
          <w:sz w:val="17"/>
          <w:szCs w:val="17"/>
        </w:rPr>
        <w:t xml:space="preserve"> dynamics. </w:t>
      </w:r>
      <w:proofErr w:type="spellStart"/>
      <w:r w:rsidRPr="008A67B4">
        <w:rPr>
          <w:rFonts w:ascii="Times-Italic" w:hAnsi="Times-Italic" w:cs="Times-Italic"/>
          <w:i/>
          <w:iCs/>
          <w:sz w:val="17"/>
          <w:szCs w:val="17"/>
          <w:lang w:val="es-EC"/>
        </w:rPr>
        <w:t>Ecotrópicos</w:t>
      </w:r>
      <w:proofErr w:type="spellEnd"/>
      <w:r w:rsidRPr="008A67B4">
        <w:rPr>
          <w:rFonts w:ascii="Times-Roman" w:hAnsi="Times-Roman" w:cs="Times-Roman"/>
          <w:sz w:val="17"/>
          <w:szCs w:val="17"/>
          <w:lang w:val="es-EC"/>
        </w:rPr>
        <w:t>, 22: 83–98.</w:t>
      </w:r>
    </w:p>
    <w:p w14:paraId="4ABC8906" w14:textId="77777777" w:rsidR="001C3449" w:rsidRDefault="001C3449" w:rsidP="005C11CB">
      <w:pPr>
        <w:spacing w:line="240" w:lineRule="auto"/>
        <w:jc w:val="both"/>
        <w:rPr>
          <w:rFonts w:ascii="Times New Roman" w:hAnsi="Times New Roman" w:cs="Times New Roman"/>
          <w:color w:val="3366FF"/>
          <w:lang w:val="es-EC"/>
        </w:rPr>
      </w:pPr>
    </w:p>
    <w:p w14:paraId="5B8E3F94" w14:textId="77777777" w:rsidR="00A60FD7" w:rsidRPr="008A67B4" w:rsidRDefault="00A60FD7" w:rsidP="005C11CB">
      <w:pPr>
        <w:spacing w:line="240" w:lineRule="auto"/>
        <w:jc w:val="both"/>
        <w:rPr>
          <w:rFonts w:ascii="Times New Roman" w:hAnsi="Times New Roman" w:cs="Times New Roman"/>
          <w:color w:val="3366FF"/>
          <w:lang w:val="es-EC"/>
        </w:rPr>
      </w:pPr>
    </w:p>
    <w:p w14:paraId="6FDAAF1C" w14:textId="5A5CE42C" w:rsidR="00F56123" w:rsidRPr="008A67B4" w:rsidRDefault="00F56123" w:rsidP="00F56123">
      <w:pPr>
        <w:jc w:val="both"/>
        <w:rPr>
          <w:rFonts w:ascii="Times New Roman" w:eastAsia="Times New Roman" w:hAnsi="Times New Roman"/>
          <w:b/>
          <w:color w:val="3366FF"/>
          <w:szCs w:val="24"/>
          <w:lang w:val="es-EC" w:eastAsia="es-ES"/>
        </w:rPr>
      </w:pPr>
      <w:r w:rsidRPr="008A67B4">
        <w:rPr>
          <w:rFonts w:ascii="Times New Roman" w:eastAsia="Times New Roman" w:hAnsi="Times New Roman"/>
          <w:b/>
          <w:color w:val="3366FF"/>
          <w:szCs w:val="24"/>
          <w:lang w:val="es-EC" w:eastAsia="es-ES"/>
        </w:rPr>
        <w:t xml:space="preserve">5. CAPÍTULO V: </w:t>
      </w:r>
      <w:r w:rsidRPr="008A67B4">
        <w:rPr>
          <w:rFonts w:ascii="Times New Roman" w:eastAsia="Times New Roman" w:hAnsi="Times New Roman"/>
          <w:bCs/>
          <w:color w:val="3366FF"/>
          <w:szCs w:val="24"/>
          <w:lang w:val="es-EC" w:eastAsia="es-ES"/>
        </w:rPr>
        <w:t>CONCLUSIONES Y RECOMENDACIONES</w:t>
      </w:r>
    </w:p>
    <w:p w14:paraId="516D797E" w14:textId="77777777" w:rsidR="00F56123" w:rsidRPr="008A67B4" w:rsidRDefault="00F56123" w:rsidP="001B3EC1">
      <w:pPr>
        <w:spacing w:line="240" w:lineRule="auto"/>
        <w:rPr>
          <w:rFonts w:ascii="Times New Roman" w:hAnsi="Times New Roman" w:cs="Times New Roman"/>
          <w:color w:val="3366FF"/>
          <w:lang w:val="es-EC"/>
        </w:rPr>
      </w:pPr>
    </w:p>
    <w:p w14:paraId="28800DEC" w14:textId="77777777" w:rsidR="004E5EC2" w:rsidRDefault="004E5EC2" w:rsidP="004E5EC2">
      <w:pPr>
        <w:autoSpaceDE w:val="0"/>
        <w:autoSpaceDN w:val="0"/>
        <w:adjustRightInd w:val="0"/>
        <w:spacing w:line="240" w:lineRule="auto"/>
        <w:jc w:val="both"/>
        <w:rPr>
          <w:rFonts w:ascii="Times New Roman" w:hAnsi="Times New Roman" w:cs="Times New Roman"/>
          <w:color w:val="272727"/>
          <w:lang w:val="es-EC"/>
        </w:rPr>
      </w:pPr>
      <w:r>
        <w:rPr>
          <w:rFonts w:ascii="Times New Roman" w:hAnsi="Times New Roman" w:cs="Times New Roman"/>
          <w:color w:val="272727"/>
          <w:lang w:val="es-EC"/>
        </w:rPr>
        <w:t>Han contaminado los ecosistemas acuáticos</w:t>
      </w:r>
      <w:r w:rsidRPr="00D12A88">
        <w:rPr>
          <w:rFonts w:ascii="Times New Roman" w:hAnsi="Times New Roman" w:cs="Times New Roman"/>
          <w:color w:val="272727"/>
          <w:lang w:val="es-EC"/>
        </w:rPr>
        <w:t xml:space="preserve">, por consiguiente, </w:t>
      </w:r>
      <w:r>
        <w:rPr>
          <w:rFonts w:ascii="Times New Roman" w:hAnsi="Times New Roman" w:cs="Times New Roman"/>
          <w:color w:val="272727"/>
          <w:lang w:val="es-EC"/>
        </w:rPr>
        <w:t>constituyen un potencial impacto para la</w:t>
      </w:r>
      <w:r w:rsidRPr="00D12A88">
        <w:rPr>
          <w:rFonts w:ascii="Times New Roman" w:hAnsi="Times New Roman" w:cs="Times New Roman"/>
          <w:color w:val="272727"/>
          <w:lang w:val="es-EC"/>
        </w:rPr>
        <w:t xml:space="preserve"> salud humana (</w:t>
      </w:r>
      <w:proofErr w:type="spellStart"/>
      <w:r w:rsidRPr="00D12A88">
        <w:rPr>
          <w:rFonts w:ascii="Times New Roman" w:hAnsi="Times New Roman" w:cs="Times New Roman"/>
          <w:color w:val="272727"/>
          <w:lang w:val="es-EC"/>
        </w:rPr>
        <w:t>Malhi</w:t>
      </w:r>
      <w:proofErr w:type="spellEnd"/>
      <w:r w:rsidRPr="00D12A88">
        <w:rPr>
          <w:rFonts w:ascii="Times New Roman" w:hAnsi="Times New Roman" w:cs="Times New Roman"/>
          <w:color w:val="272727"/>
          <w:lang w:val="es-EC"/>
        </w:rPr>
        <w:t xml:space="preserve"> et</w:t>
      </w:r>
      <w:r>
        <w:rPr>
          <w:rFonts w:ascii="Times New Roman" w:hAnsi="Times New Roman" w:cs="Times New Roman"/>
          <w:color w:val="272727"/>
          <w:lang w:val="es-EC"/>
        </w:rPr>
        <w:t xml:space="preserve"> al., 2008). </w:t>
      </w:r>
    </w:p>
    <w:p w14:paraId="53A2E662" w14:textId="77777777" w:rsidR="004E5EC2" w:rsidRDefault="004E5EC2" w:rsidP="004E5EC2">
      <w:pPr>
        <w:autoSpaceDE w:val="0"/>
        <w:autoSpaceDN w:val="0"/>
        <w:adjustRightInd w:val="0"/>
        <w:spacing w:line="240" w:lineRule="auto"/>
        <w:jc w:val="both"/>
        <w:rPr>
          <w:rFonts w:ascii="Times New Roman" w:hAnsi="Times New Roman" w:cs="Times New Roman"/>
          <w:color w:val="272727"/>
          <w:lang w:val="es-EC"/>
        </w:rPr>
      </w:pPr>
    </w:p>
    <w:p w14:paraId="2B6D1AAA" w14:textId="77777777" w:rsidR="004E5EC2" w:rsidRPr="00CC7597" w:rsidRDefault="004E5EC2" w:rsidP="004E5EC2">
      <w:pPr>
        <w:autoSpaceDE w:val="0"/>
        <w:autoSpaceDN w:val="0"/>
        <w:adjustRightInd w:val="0"/>
        <w:spacing w:line="240" w:lineRule="auto"/>
        <w:jc w:val="both"/>
        <w:rPr>
          <w:rFonts w:ascii="Times New Roman" w:hAnsi="Times New Roman" w:cs="Times New Roman"/>
          <w:color w:val="272727"/>
          <w:lang w:val="es-EC"/>
        </w:rPr>
      </w:pPr>
      <w:r>
        <w:rPr>
          <w:rFonts w:ascii="Times New Roman" w:hAnsi="Times New Roman" w:cs="Times New Roman"/>
          <w:color w:val="272727"/>
          <w:lang w:val="es-EC"/>
        </w:rPr>
        <w:t>El calentamiento</w:t>
      </w:r>
      <w:r w:rsidRPr="00D12A88">
        <w:rPr>
          <w:rFonts w:ascii="Times New Roman" w:hAnsi="Times New Roman" w:cs="Times New Roman"/>
          <w:color w:val="272727"/>
          <w:lang w:val="es-EC"/>
        </w:rPr>
        <w:t xml:space="preserve"> </w:t>
      </w:r>
      <w:r>
        <w:rPr>
          <w:rFonts w:ascii="Times New Roman" w:hAnsi="Times New Roman" w:cs="Times New Roman"/>
          <w:color w:val="272727"/>
          <w:lang w:val="es-EC"/>
        </w:rPr>
        <w:t>global (CG) altera</w:t>
      </w:r>
      <w:r w:rsidRPr="00D12A88">
        <w:rPr>
          <w:rFonts w:ascii="Times New Roman" w:hAnsi="Times New Roman" w:cs="Times New Roman"/>
          <w:color w:val="272727"/>
          <w:lang w:val="es-EC"/>
        </w:rPr>
        <w:t xml:space="preserve"> </w:t>
      </w:r>
      <w:r>
        <w:rPr>
          <w:rFonts w:ascii="Times New Roman" w:hAnsi="Times New Roman" w:cs="Times New Roman"/>
          <w:color w:val="272727"/>
          <w:lang w:val="es-EC"/>
        </w:rPr>
        <w:t>los flujos de agua y perturba</w:t>
      </w:r>
      <w:r w:rsidRPr="00D12A88">
        <w:rPr>
          <w:rFonts w:ascii="Times New Roman" w:hAnsi="Times New Roman" w:cs="Times New Roman"/>
          <w:color w:val="272727"/>
          <w:lang w:val="es-EC"/>
        </w:rPr>
        <w:t xml:space="preserve"> los ecosistemas acuáticos, </w:t>
      </w:r>
      <w:r>
        <w:rPr>
          <w:rFonts w:ascii="Times New Roman" w:hAnsi="Times New Roman" w:cs="Times New Roman"/>
          <w:color w:val="272727"/>
          <w:lang w:val="es-EC"/>
        </w:rPr>
        <w:t>lo que repercute de manera negativa</w:t>
      </w:r>
      <w:r w:rsidRPr="00D12A88">
        <w:rPr>
          <w:rFonts w:ascii="Times New Roman" w:hAnsi="Times New Roman" w:cs="Times New Roman"/>
          <w:color w:val="272727"/>
          <w:lang w:val="es-EC"/>
        </w:rPr>
        <w:t xml:space="preserve"> la biodiversidad y las </w:t>
      </w:r>
      <w:r>
        <w:rPr>
          <w:rFonts w:ascii="Times New Roman" w:hAnsi="Times New Roman" w:cs="Times New Roman"/>
          <w:color w:val="272727"/>
          <w:lang w:val="es-EC"/>
        </w:rPr>
        <w:t>poblaciones de especies</w:t>
      </w:r>
      <w:r w:rsidRPr="00D12A88">
        <w:rPr>
          <w:rFonts w:ascii="Times New Roman" w:hAnsi="Times New Roman" w:cs="Times New Roman"/>
          <w:color w:val="272727"/>
          <w:lang w:val="es-EC"/>
        </w:rPr>
        <w:t xml:space="preserve"> que dependen del ag</w:t>
      </w:r>
      <w:r>
        <w:rPr>
          <w:rFonts w:ascii="Times New Roman" w:hAnsi="Times New Roman" w:cs="Times New Roman"/>
          <w:color w:val="272727"/>
          <w:lang w:val="es-EC"/>
        </w:rPr>
        <w:t>ua dulce (Acosta et al., 2019). De la misma forma</w:t>
      </w:r>
      <w:r w:rsidRPr="00D12A88">
        <w:rPr>
          <w:rFonts w:ascii="Times New Roman" w:hAnsi="Times New Roman" w:cs="Times New Roman"/>
          <w:color w:val="272727"/>
          <w:lang w:val="es-EC"/>
        </w:rPr>
        <w:t>, las especies invasoras modifican los ciclos naturales de los ecosistemas acuátic</w:t>
      </w:r>
      <w:r>
        <w:rPr>
          <w:rFonts w:ascii="Times New Roman" w:hAnsi="Times New Roman" w:cs="Times New Roman"/>
          <w:color w:val="272727"/>
          <w:lang w:val="es-EC"/>
        </w:rPr>
        <w:t xml:space="preserve">os (Andrade et al., 2018). </w:t>
      </w:r>
    </w:p>
    <w:p w14:paraId="13A4B62A" w14:textId="77777777" w:rsidR="004E5EC2" w:rsidRPr="005D1117" w:rsidRDefault="004E5EC2" w:rsidP="004E5EC2">
      <w:pPr>
        <w:autoSpaceDE w:val="0"/>
        <w:autoSpaceDN w:val="0"/>
        <w:adjustRightInd w:val="0"/>
        <w:spacing w:line="240" w:lineRule="auto"/>
        <w:jc w:val="both"/>
        <w:rPr>
          <w:rFonts w:ascii="Times New Roman" w:hAnsi="Times New Roman" w:cs="Times New Roman"/>
          <w:color w:val="272727"/>
          <w:lang w:val="es-EC"/>
        </w:rPr>
      </w:pPr>
    </w:p>
    <w:p w14:paraId="30ED2AE5" w14:textId="77777777" w:rsidR="004E5EC2" w:rsidRDefault="004E5EC2" w:rsidP="004E5EC2">
      <w:pPr>
        <w:autoSpaceDE w:val="0"/>
        <w:autoSpaceDN w:val="0"/>
        <w:adjustRightInd w:val="0"/>
        <w:spacing w:line="240" w:lineRule="auto"/>
        <w:jc w:val="both"/>
        <w:rPr>
          <w:rFonts w:ascii="Times New Roman" w:hAnsi="Times New Roman" w:cs="Times New Roman"/>
          <w:color w:val="272727"/>
          <w:lang w:val="es-EC"/>
        </w:rPr>
      </w:pPr>
      <w:r w:rsidRPr="00D12A88">
        <w:rPr>
          <w:rFonts w:ascii="Times New Roman" w:hAnsi="Times New Roman" w:cs="Times New Roman"/>
          <w:color w:val="272727"/>
          <w:lang w:val="es-EC"/>
        </w:rPr>
        <w:t>Entre los benefi</w:t>
      </w:r>
      <w:r>
        <w:rPr>
          <w:rFonts w:ascii="Times New Roman" w:hAnsi="Times New Roman" w:cs="Times New Roman"/>
          <w:color w:val="272727"/>
          <w:lang w:val="es-EC"/>
        </w:rPr>
        <w:t xml:space="preserve">cios más destacados </w:t>
      </w:r>
      <w:r w:rsidRPr="00D12A88">
        <w:rPr>
          <w:rFonts w:ascii="Times New Roman" w:hAnsi="Times New Roman" w:cs="Times New Roman"/>
          <w:color w:val="272727"/>
          <w:lang w:val="es-EC"/>
        </w:rPr>
        <w:t>se encuentran el suministro de agua potable, la conservación de la biodiversidad y la regulación del clima (</w:t>
      </w:r>
      <w:proofErr w:type="spellStart"/>
      <w:r w:rsidRPr="00D12A88">
        <w:rPr>
          <w:rFonts w:ascii="Times New Roman" w:hAnsi="Times New Roman" w:cs="Times New Roman"/>
          <w:color w:val="272727"/>
          <w:lang w:val="es-EC"/>
        </w:rPr>
        <w:t>Buytaert</w:t>
      </w:r>
      <w:proofErr w:type="spellEnd"/>
      <w:r w:rsidRPr="00D12A88">
        <w:rPr>
          <w:rFonts w:ascii="Times New Roman" w:hAnsi="Times New Roman" w:cs="Times New Roman"/>
          <w:color w:val="272727"/>
          <w:lang w:val="es-EC"/>
        </w:rPr>
        <w:t xml:space="preserve"> et al., 2018). </w:t>
      </w:r>
    </w:p>
    <w:p w14:paraId="6CEBAE06" w14:textId="77777777" w:rsidR="004E5EC2" w:rsidRDefault="004E5EC2" w:rsidP="001B3EC1">
      <w:pPr>
        <w:spacing w:line="240" w:lineRule="auto"/>
        <w:rPr>
          <w:rFonts w:ascii="Times New Roman" w:hAnsi="Times New Roman" w:cs="Times New Roman"/>
          <w:color w:val="3366FF"/>
          <w:lang w:val="es-EC"/>
        </w:rPr>
      </w:pPr>
    </w:p>
    <w:p w14:paraId="230F2E45" w14:textId="77777777" w:rsidR="00732824" w:rsidRDefault="00732824" w:rsidP="00732824">
      <w:pPr>
        <w:spacing w:line="240" w:lineRule="auto"/>
        <w:rPr>
          <w:rFonts w:ascii="Times New Roman" w:hAnsi="Times New Roman" w:cs="Times New Roman"/>
          <w:lang w:val="es-EC"/>
        </w:rPr>
      </w:pPr>
      <w:r w:rsidRPr="00D12A88">
        <w:rPr>
          <w:rFonts w:ascii="Times New Roman" w:hAnsi="Times New Roman" w:cs="Times New Roman"/>
        </w:rPr>
        <w:t xml:space="preserve">Dudgeon D, Arthington AH, Gessner MO, et al. </w:t>
      </w:r>
      <w:r w:rsidRPr="00732824">
        <w:rPr>
          <w:rFonts w:ascii="Times New Roman" w:hAnsi="Times New Roman" w:cs="Times New Roman"/>
        </w:rPr>
        <w:t xml:space="preserve">(2006) Freshwater biodiversity: importance, threats, status and conservation challenges. </w:t>
      </w:r>
      <w:proofErr w:type="spellStart"/>
      <w:r w:rsidRPr="00F8284D">
        <w:rPr>
          <w:rFonts w:ascii="Times New Roman" w:hAnsi="Times New Roman" w:cs="Times New Roman"/>
          <w:lang w:val="es-EC"/>
        </w:rPr>
        <w:t>Biological</w:t>
      </w:r>
      <w:proofErr w:type="spellEnd"/>
      <w:r w:rsidRPr="00F8284D">
        <w:rPr>
          <w:rFonts w:ascii="Times New Roman" w:hAnsi="Times New Roman" w:cs="Times New Roman"/>
          <w:lang w:val="es-EC"/>
        </w:rPr>
        <w:t xml:space="preserve"> </w:t>
      </w:r>
      <w:proofErr w:type="spellStart"/>
      <w:r w:rsidRPr="00F8284D">
        <w:rPr>
          <w:rFonts w:ascii="Times New Roman" w:hAnsi="Times New Roman" w:cs="Times New Roman"/>
          <w:lang w:val="es-EC"/>
        </w:rPr>
        <w:t>Reviews</w:t>
      </w:r>
      <w:proofErr w:type="spellEnd"/>
      <w:r w:rsidRPr="00F8284D">
        <w:rPr>
          <w:rFonts w:ascii="Times New Roman" w:hAnsi="Times New Roman" w:cs="Times New Roman"/>
          <w:lang w:val="es-EC"/>
        </w:rPr>
        <w:t>, 81, 163–182.</w:t>
      </w:r>
    </w:p>
    <w:p w14:paraId="28A0EA09" w14:textId="77777777" w:rsidR="00E418CB" w:rsidRDefault="00E418CB" w:rsidP="00732824">
      <w:pPr>
        <w:spacing w:line="240" w:lineRule="auto"/>
        <w:rPr>
          <w:rFonts w:ascii="Times New Roman" w:hAnsi="Times New Roman" w:cs="Times New Roman"/>
          <w:lang w:val="es-EC"/>
        </w:rPr>
      </w:pPr>
    </w:p>
    <w:p w14:paraId="403F18F0" w14:textId="4FAC7578" w:rsidR="00E418CB" w:rsidRDefault="00E418CB" w:rsidP="00732824">
      <w:pPr>
        <w:spacing w:line="240" w:lineRule="auto"/>
        <w:rPr>
          <w:rFonts w:ascii="Times New Roman" w:hAnsi="Times New Roman" w:cs="Times New Roman"/>
          <w:lang w:val="es-EC"/>
        </w:rPr>
      </w:pPr>
      <w:r w:rsidRPr="004836F6">
        <w:rPr>
          <w:rFonts w:ascii="Times New Roman" w:hAnsi="Times New Roman" w:cs="Times New Roman"/>
          <w:lang w:val="es-EC"/>
        </w:rPr>
        <w:t>Entre los impactos registrados la contaminación de los ecosistemas acuáticos es uno de los más graves (</w:t>
      </w:r>
      <w:proofErr w:type="spellStart"/>
      <w:r w:rsidRPr="004836F6">
        <w:rPr>
          <w:rFonts w:ascii="Times New Roman" w:hAnsi="Times New Roman" w:cs="Times New Roman"/>
          <w:lang w:val="es-EC"/>
        </w:rPr>
        <w:t>Carpenter</w:t>
      </w:r>
      <w:proofErr w:type="spellEnd"/>
      <w:r w:rsidRPr="004836F6">
        <w:rPr>
          <w:rFonts w:ascii="Times New Roman" w:hAnsi="Times New Roman" w:cs="Times New Roman"/>
          <w:lang w:val="es-EC"/>
        </w:rPr>
        <w:t xml:space="preserve"> et al., 1992)</w:t>
      </w:r>
    </w:p>
    <w:p w14:paraId="0BE6EB18" w14:textId="77777777" w:rsidR="001D2E31" w:rsidRDefault="001D2E31" w:rsidP="00732824">
      <w:pPr>
        <w:spacing w:line="240" w:lineRule="auto"/>
        <w:rPr>
          <w:rFonts w:ascii="Times New Roman" w:hAnsi="Times New Roman" w:cs="Times New Roman"/>
          <w:lang w:val="es-EC"/>
        </w:rPr>
      </w:pPr>
    </w:p>
    <w:p w14:paraId="03747615" w14:textId="77777777" w:rsidR="001D2E31" w:rsidRPr="00230109" w:rsidRDefault="001D2E31" w:rsidP="001D2E31">
      <w:pPr>
        <w:spacing w:line="240" w:lineRule="auto"/>
        <w:rPr>
          <w:rFonts w:ascii="Times New Roman" w:hAnsi="Times New Roman" w:cs="Times New Roman"/>
          <w:b/>
          <w:lang w:val="es-EC"/>
        </w:rPr>
      </w:pPr>
      <w:r w:rsidRPr="00230109">
        <w:rPr>
          <w:lang w:val="es-EC"/>
        </w:rPr>
        <w:t xml:space="preserve">En el Ecuador, una de las zonas que oferta una gran cantidad de bienes y servicios a las comunidades cercanas y además a las ciudades principales, es el Páramo. Éste es un ecosistema tropical de montaña que se desarrolla por encima del área del bosque y tiene su límite en las nieves perpetuas (Mena et al., 2001). En el país específicamente este tipo de ecosistema se ubica a una altitud promedio de 3.300 m.s.n.m., valor que varía debido a condiciones geológicas, climáticas y antrópicas, haciendo incluso que lleguen a encontrarse desde los 2.800 m.s.n.m., principalmente al sur del país (Smith y </w:t>
      </w:r>
      <w:proofErr w:type="spellStart"/>
      <w:r w:rsidRPr="00230109">
        <w:rPr>
          <w:lang w:val="es-EC"/>
        </w:rPr>
        <w:t>Cleef</w:t>
      </w:r>
      <w:proofErr w:type="spellEnd"/>
      <w:r w:rsidRPr="00230109">
        <w:rPr>
          <w:lang w:val="es-EC"/>
        </w:rPr>
        <w:t>, 1988; Acosta-</w:t>
      </w:r>
      <w:proofErr w:type="spellStart"/>
      <w:r w:rsidRPr="00230109">
        <w:rPr>
          <w:lang w:val="es-EC"/>
        </w:rPr>
        <w:t>Solis</w:t>
      </w:r>
      <w:proofErr w:type="spellEnd"/>
      <w:r w:rsidRPr="00230109">
        <w:rPr>
          <w:lang w:val="es-EC"/>
        </w:rPr>
        <w:t>, 1984).</w:t>
      </w:r>
    </w:p>
    <w:p w14:paraId="34D5A700" w14:textId="77777777" w:rsidR="001D2E31" w:rsidRPr="00F8284D" w:rsidRDefault="001D2E31" w:rsidP="00732824">
      <w:pPr>
        <w:spacing w:line="240" w:lineRule="auto"/>
        <w:rPr>
          <w:rFonts w:ascii="Times New Roman" w:hAnsi="Times New Roman" w:cs="Times New Roman"/>
          <w:lang w:val="es-EC"/>
        </w:rPr>
      </w:pPr>
    </w:p>
    <w:p w14:paraId="186ECFD5" w14:textId="77777777" w:rsidR="00732824" w:rsidRPr="00F8284D" w:rsidRDefault="00732824" w:rsidP="00732824">
      <w:pPr>
        <w:spacing w:line="240" w:lineRule="auto"/>
        <w:jc w:val="both"/>
        <w:rPr>
          <w:rFonts w:ascii="Times New Roman" w:hAnsi="Times New Roman" w:cs="Times New Roman"/>
          <w:lang w:val="es-EC"/>
        </w:rPr>
      </w:pPr>
    </w:p>
    <w:p w14:paraId="00000056" w14:textId="38AA4F44" w:rsidR="00F609E8" w:rsidRPr="00F8284D" w:rsidRDefault="00F56123" w:rsidP="001B3EC1">
      <w:pPr>
        <w:spacing w:line="240" w:lineRule="auto"/>
        <w:rPr>
          <w:rFonts w:ascii="Times New Roman" w:hAnsi="Times New Roman" w:cs="Times New Roman"/>
          <w:b/>
          <w:color w:val="3366FF"/>
          <w:lang w:val="es-EC"/>
        </w:rPr>
      </w:pPr>
      <w:r w:rsidRPr="00F8284D">
        <w:rPr>
          <w:rFonts w:ascii="Times New Roman" w:hAnsi="Times New Roman" w:cs="Times New Roman"/>
          <w:b/>
          <w:color w:val="3366FF"/>
          <w:lang w:val="es-EC"/>
        </w:rPr>
        <w:t xml:space="preserve">6. </w:t>
      </w:r>
      <w:r w:rsidR="003430BA" w:rsidRPr="00F8284D">
        <w:rPr>
          <w:rFonts w:ascii="Times New Roman" w:hAnsi="Times New Roman" w:cs="Times New Roman"/>
          <w:b/>
          <w:color w:val="3366FF"/>
          <w:lang w:val="es-EC"/>
        </w:rPr>
        <w:t>LITERATURA CITADA</w:t>
      </w:r>
    </w:p>
    <w:p w14:paraId="00000057" w14:textId="77777777" w:rsidR="00F609E8" w:rsidRPr="00F8284D" w:rsidRDefault="00F609E8" w:rsidP="001B3EC1">
      <w:pPr>
        <w:spacing w:line="240" w:lineRule="auto"/>
        <w:rPr>
          <w:rFonts w:ascii="Times New Roman" w:hAnsi="Times New Roman" w:cs="Times New Roman"/>
          <w:lang w:val="es-EC"/>
        </w:rPr>
      </w:pPr>
    </w:p>
    <w:p w14:paraId="2EC19EE1" w14:textId="77777777" w:rsidR="00463DCD" w:rsidRDefault="00463DCD" w:rsidP="00640884">
      <w:pPr>
        <w:spacing w:line="240" w:lineRule="auto"/>
        <w:jc w:val="both"/>
        <w:rPr>
          <w:rFonts w:ascii="Times New Roman" w:eastAsia="Roboto" w:hAnsi="Times New Roman" w:cs="Times New Roman"/>
          <w:b/>
          <w:highlight w:val="white"/>
          <w:lang w:val="es-EC"/>
        </w:rPr>
      </w:pPr>
    </w:p>
    <w:p w14:paraId="3531E78F" w14:textId="77777777" w:rsidR="00640884" w:rsidRPr="00CF7B3C" w:rsidRDefault="00640884" w:rsidP="00640884">
      <w:pPr>
        <w:spacing w:line="240" w:lineRule="auto"/>
        <w:jc w:val="both"/>
        <w:rPr>
          <w:rFonts w:ascii="Times New Roman" w:eastAsia="Roboto" w:hAnsi="Times New Roman" w:cs="Times New Roman"/>
          <w:b/>
          <w:highlight w:val="white"/>
          <w:lang w:val="es-EC"/>
        </w:rPr>
      </w:pPr>
      <w:r w:rsidRPr="00CF7B3C">
        <w:rPr>
          <w:rFonts w:ascii="Times New Roman" w:eastAsia="Roboto" w:hAnsi="Times New Roman" w:cs="Times New Roman"/>
          <w:b/>
          <w:highlight w:val="white"/>
          <w:lang w:val="es-EC"/>
        </w:rPr>
        <w:t>A</w:t>
      </w:r>
    </w:p>
    <w:p w14:paraId="568D3735" w14:textId="77777777" w:rsidR="00640884" w:rsidRDefault="00640884" w:rsidP="00640884">
      <w:pPr>
        <w:spacing w:line="240" w:lineRule="auto"/>
        <w:jc w:val="both"/>
        <w:rPr>
          <w:rFonts w:ascii="Times New Roman" w:eastAsia="Roboto" w:hAnsi="Times New Roman" w:cs="Times New Roman"/>
          <w:b/>
          <w:highlight w:val="white"/>
          <w:lang w:val="es-EC"/>
        </w:rPr>
      </w:pPr>
    </w:p>
    <w:p w14:paraId="1D492A0E" w14:textId="77777777" w:rsidR="00463DCD" w:rsidRPr="00463DCD" w:rsidRDefault="00463DCD" w:rsidP="00463DCD">
      <w:pPr>
        <w:autoSpaceDE w:val="0"/>
        <w:autoSpaceDN w:val="0"/>
        <w:adjustRightInd w:val="0"/>
        <w:spacing w:line="240" w:lineRule="auto"/>
        <w:jc w:val="both"/>
        <w:rPr>
          <w:rFonts w:ascii="Times New Roman" w:hAnsi="Times New Roman" w:cs="Times New Roman"/>
          <w:color w:val="222222"/>
          <w:shd w:val="clear" w:color="auto" w:fill="FFFFFF"/>
          <w:lang w:val="es-EC"/>
        </w:rPr>
      </w:pPr>
    </w:p>
    <w:p w14:paraId="4D776B79" w14:textId="77777777" w:rsidR="00463DCD" w:rsidRPr="00463DCD" w:rsidRDefault="00463DCD" w:rsidP="00463DCD">
      <w:pPr>
        <w:autoSpaceDE w:val="0"/>
        <w:autoSpaceDN w:val="0"/>
        <w:adjustRightInd w:val="0"/>
        <w:spacing w:line="240" w:lineRule="auto"/>
        <w:jc w:val="both"/>
        <w:rPr>
          <w:rFonts w:ascii="Times New Roman" w:hAnsi="Times New Roman" w:cs="Times New Roman"/>
          <w:color w:val="222222"/>
          <w:shd w:val="clear" w:color="auto" w:fill="FFFFFF"/>
          <w:lang w:val="es-EC"/>
        </w:rPr>
      </w:pPr>
      <w:r w:rsidRPr="00463DCD">
        <w:rPr>
          <w:rFonts w:ascii="Times New Roman" w:hAnsi="Times New Roman" w:cs="Times New Roman"/>
          <w:color w:val="222222"/>
          <w:shd w:val="clear" w:color="auto" w:fill="FFFFFF"/>
          <w:lang w:val="es-EC"/>
        </w:rPr>
        <w:t xml:space="preserve">Acosta, R., Ríos, B., </w:t>
      </w:r>
      <w:proofErr w:type="spellStart"/>
      <w:r w:rsidRPr="00463DCD">
        <w:rPr>
          <w:rFonts w:ascii="Times New Roman" w:hAnsi="Times New Roman" w:cs="Times New Roman"/>
          <w:color w:val="222222"/>
          <w:shd w:val="clear" w:color="auto" w:fill="FFFFFF"/>
          <w:lang w:val="es-EC"/>
        </w:rPr>
        <w:t>Rieradevall</w:t>
      </w:r>
      <w:proofErr w:type="spellEnd"/>
      <w:r w:rsidRPr="00463DCD">
        <w:rPr>
          <w:rFonts w:ascii="Times New Roman" w:hAnsi="Times New Roman" w:cs="Times New Roman"/>
          <w:color w:val="222222"/>
          <w:shd w:val="clear" w:color="auto" w:fill="FFFFFF"/>
          <w:lang w:val="es-EC"/>
        </w:rPr>
        <w:t>, M., y Prat, N. (2009). Propuesta de un protocolo de evaluación de la calidad ecológica de ríos andinos (CERA) y su aplicación a dos cuencas en Ecuador y</w:t>
      </w:r>
      <w:r>
        <w:rPr>
          <w:rFonts w:ascii="Times New Roman" w:hAnsi="Times New Roman" w:cs="Times New Roman"/>
          <w:color w:val="222222"/>
          <w:shd w:val="clear" w:color="auto" w:fill="FFFFFF"/>
          <w:lang w:val="es-EC"/>
        </w:rPr>
        <w:t xml:space="preserve"> </w:t>
      </w:r>
      <w:r w:rsidRPr="00463DCD">
        <w:rPr>
          <w:rFonts w:ascii="Times New Roman" w:hAnsi="Times New Roman" w:cs="Times New Roman"/>
          <w:color w:val="222222"/>
          <w:shd w:val="clear" w:color="auto" w:fill="FFFFFF"/>
          <w:lang w:val="es-EC"/>
        </w:rPr>
        <w:t>Perú. </w:t>
      </w:r>
      <w:proofErr w:type="spellStart"/>
      <w:r w:rsidRPr="00463DCD">
        <w:rPr>
          <w:rFonts w:ascii="Times New Roman" w:hAnsi="Times New Roman" w:cs="Times New Roman"/>
          <w:i/>
          <w:iCs/>
          <w:color w:val="222222"/>
          <w:shd w:val="clear" w:color="auto" w:fill="FFFFFF"/>
          <w:lang w:val="es-EC"/>
        </w:rPr>
        <w:t>limnetica</w:t>
      </w:r>
      <w:proofErr w:type="spellEnd"/>
      <w:r w:rsidRPr="00463DCD">
        <w:rPr>
          <w:rFonts w:ascii="Times New Roman" w:hAnsi="Times New Roman" w:cs="Times New Roman"/>
          <w:color w:val="222222"/>
          <w:shd w:val="clear" w:color="auto" w:fill="FFFFFF"/>
          <w:lang w:val="es-EC"/>
        </w:rPr>
        <w:t>, </w:t>
      </w:r>
      <w:r w:rsidRPr="00463DCD">
        <w:rPr>
          <w:rFonts w:ascii="Times New Roman" w:hAnsi="Times New Roman" w:cs="Times New Roman"/>
          <w:i/>
          <w:iCs/>
          <w:color w:val="222222"/>
          <w:shd w:val="clear" w:color="auto" w:fill="FFFFFF"/>
          <w:lang w:val="es-EC"/>
        </w:rPr>
        <w:t>28</w:t>
      </w:r>
      <w:r w:rsidRPr="00463DCD">
        <w:rPr>
          <w:rFonts w:ascii="Times New Roman" w:hAnsi="Times New Roman" w:cs="Times New Roman"/>
          <w:color w:val="222222"/>
          <w:shd w:val="clear" w:color="auto" w:fill="FFFFFF"/>
          <w:lang w:val="es-EC"/>
        </w:rPr>
        <w:t>(1), 035-64.</w:t>
      </w:r>
    </w:p>
    <w:p w14:paraId="7A24C6C7" w14:textId="77777777" w:rsidR="00463DCD" w:rsidRPr="00CF7B3C" w:rsidRDefault="00463DCD" w:rsidP="00640884">
      <w:pPr>
        <w:spacing w:line="240" w:lineRule="auto"/>
        <w:jc w:val="both"/>
        <w:rPr>
          <w:rFonts w:ascii="Times New Roman" w:eastAsia="Roboto" w:hAnsi="Times New Roman" w:cs="Times New Roman"/>
          <w:b/>
          <w:highlight w:val="white"/>
          <w:lang w:val="es-EC"/>
        </w:rPr>
      </w:pPr>
    </w:p>
    <w:p w14:paraId="028BD96E" w14:textId="77777777" w:rsidR="00640884" w:rsidRPr="00CF7B3C" w:rsidRDefault="00640884" w:rsidP="00640884">
      <w:pPr>
        <w:autoSpaceDE w:val="0"/>
        <w:autoSpaceDN w:val="0"/>
        <w:adjustRightInd w:val="0"/>
        <w:spacing w:line="240" w:lineRule="auto"/>
        <w:jc w:val="both"/>
        <w:rPr>
          <w:rFonts w:ascii="Times New Roman" w:hAnsi="Times New Roman" w:cs="Times New Roman"/>
        </w:rPr>
      </w:pPr>
      <w:r w:rsidRPr="00CF7B3C">
        <w:rPr>
          <w:rFonts w:ascii="Times New Roman" w:hAnsi="Times New Roman" w:cs="Times New Roman"/>
          <w:lang w:val="es-EC"/>
        </w:rPr>
        <w:lastRenderedPageBreak/>
        <w:t xml:space="preserve">Acosta, L., </w:t>
      </w:r>
      <w:proofErr w:type="spellStart"/>
      <w:r w:rsidRPr="00CF7B3C">
        <w:rPr>
          <w:rFonts w:ascii="Times New Roman" w:hAnsi="Times New Roman" w:cs="Times New Roman"/>
          <w:lang w:val="es-EC"/>
        </w:rPr>
        <w:t>Célleri</w:t>
      </w:r>
      <w:proofErr w:type="spellEnd"/>
      <w:r w:rsidRPr="00CF7B3C">
        <w:rPr>
          <w:rFonts w:ascii="Times New Roman" w:hAnsi="Times New Roman" w:cs="Times New Roman"/>
          <w:lang w:val="es-EC"/>
        </w:rPr>
        <w:t xml:space="preserve">, R., </w:t>
      </w:r>
      <w:proofErr w:type="spellStart"/>
      <w:r w:rsidRPr="00CF7B3C">
        <w:rPr>
          <w:rFonts w:ascii="Times New Roman" w:hAnsi="Times New Roman" w:cs="Times New Roman"/>
          <w:lang w:val="es-EC"/>
        </w:rPr>
        <w:t>Feyen</w:t>
      </w:r>
      <w:proofErr w:type="spellEnd"/>
      <w:r w:rsidRPr="00CF7B3C">
        <w:rPr>
          <w:rFonts w:ascii="Times New Roman" w:hAnsi="Times New Roman" w:cs="Times New Roman"/>
          <w:lang w:val="es-EC"/>
        </w:rPr>
        <w:t xml:space="preserve">, J., et al. </w:t>
      </w:r>
      <w:r w:rsidRPr="00CF7B3C">
        <w:rPr>
          <w:rFonts w:ascii="Times New Roman" w:hAnsi="Times New Roman" w:cs="Times New Roman"/>
        </w:rPr>
        <w:t>(2019). The Andean Water Towers: A Global Change Observatory for the Water Resources in the High Mountain Areas. Advances in Geosciences, 46, 165-180.</w:t>
      </w:r>
    </w:p>
    <w:p w14:paraId="4A20F706" w14:textId="77777777" w:rsidR="00640884" w:rsidRPr="00CF7B3C" w:rsidRDefault="00640884" w:rsidP="00640884">
      <w:pPr>
        <w:autoSpaceDE w:val="0"/>
        <w:autoSpaceDN w:val="0"/>
        <w:adjustRightInd w:val="0"/>
        <w:spacing w:line="240" w:lineRule="auto"/>
        <w:jc w:val="both"/>
        <w:rPr>
          <w:rFonts w:ascii="Times New Roman" w:hAnsi="Times New Roman" w:cs="Times New Roman"/>
        </w:rPr>
      </w:pPr>
    </w:p>
    <w:p w14:paraId="6DB18582" w14:textId="77777777" w:rsidR="00640884" w:rsidRPr="00CF7B3C" w:rsidRDefault="00640884" w:rsidP="00640884">
      <w:pPr>
        <w:spacing w:line="240" w:lineRule="auto"/>
        <w:jc w:val="both"/>
        <w:rPr>
          <w:rFonts w:ascii="Times New Roman" w:eastAsia="Roboto" w:hAnsi="Times New Roman" w:cs="Times New Roman"/>
          <w:highlight w:val="white"/>
          <w:lang w:val="es-EC"/>
        </w:rPr>
      </w:pPr>
      <w:r w:rsidRPr="00CF7B3C">
        <w:rPr>
          <w:rFonts w:ascii="Times New Roman" w:eastAsia="Roboto" w:hAnsi="Times New Roman" w:cs="Times New Roman"/>
          <w:highlight w:val="white"/>
        </w:rPr>
        <w:t xml:space="preserve">Al-Ghussain, L. (2018). Global warming: review on driving forces and mitigation. </w:t>
      </w:r>
      <w:proofErr w:type="spellStart"/>
      <w:r w:rsidRPr="00CF7B3C">
        <w:rPr>
          <w:rFonts w:ascii="Times New Roman" w:eastAsia="Roboto" w:hAnsi="Times New Roman" w:cs="Times New Roman"/>
          <w:highlight w:val="white"/>
          <w:lang w:val="es-EC"/>
        </w:rPr>
        <w:t>Environmental</w:t>
      </w:r>
      <w:proofErr w:type="spellEnd"/>
      <w:r w:rsidRPr="00CF7B3C">
        <w:rPr>
          <w:rFonts w:ascii="Times New Roman" w:eastAsia="Roboto" w:hAnsi="Times New Roman" w:cs="Times New Roman"/>
          <w:highlight w:val="white"/>
          <w:lang w:val="es-EC"/>
        </w:rPr>
        <w:t xml:space="preserve"> </w:t>
      </w:r>
      <w:proofErr w:type="spellStart"/>
      <w:r w:rsidRPr="00CF7B3C">
        <w:rPr>
          <w:rFonts w:ascii="Times New Roman" w:eastAsia="Roboto" w:hAnsi="Times New Roman" w:cs="Times New Roman"/>
          <w:highlight w:val="white"/>
          <w:lang w:val="es-EC"/>
        </w:rPr>
        <w:t>Progress</w:t>
      </w:r>
      <w:proofErr w:type="spellEnd"/>
      <w:r w:rsidRPr="00CF7B3C">
        <w:rPr>
          <w:rFonts w:ascii="Times New Roman" w:eastAsia="Roboto" w:hAnsi="Times New Roman" w:cs="Times New Roman"/>
          <w:highlight w:val="white"/>
          <w:lang w:val="es-EC"/>
        </w:rPr>
        <w:t xml:space="preserve"> &amp; </w:t>
      </w:r>
      <w:proofErr w:type="spellStart"/>
      <w:r w:rsidRPr="00CF7B3C">
        <w:rPr>
          <w:rFonts w:ascii="Times New Roman" w:eastAsia="Roboto" w:hAnsi="Times New Roman" w:cs="Times New Roman"/>
          <w:highlight w:val="white"/>
          <w:lang w:val="es-EC"/>
        </w:rPr>
        <w:t>Sustainable</w:t>
      </w:r>
      <w:proofErr w:type="spellEnd"/>
      <w:r w:rsidRPr="00CF7B3C">
        <w:rPr>
          <w:rFonts w:ascii="Times New Roman" w:eastAsia="Roboto" w:hAnsi="Times New Roman" w:cs="Times New Roman"/>
          <w:highlight w:val="white"/>
          <w:lang w:val="es-EC"/>
        </w:rPr>
        <w:t xml:space="preserve"> Energy, (), –. doi:10.1002/ep.13041</w:t>
      </w:r>
    </w:p>
    <w:p w14:paraId="4E5BC563" w14:textId="77777777" w:rsidR="00640884" w:rsidRPr="00CF7B3C" w:rsidRDefault="00640884" w:rsidP="00640884">
      <w:pPr>
        <w:spacing w:line="240" w:lineRule="auto"/>
        <w:jc w:val="both"/>
        <w:rPr>
          <w:rFonts w:ascii="Times New Roman" w:eastAsia="Roboto" w:hAnsi="Times New Roman" w:cs="Times New Roman"/>
          <w:highlight w:val="white"/>
          <w:lang w:val="es-EC"/>
        </w:rPr>
      </w:pPr>
    </w:p>
    <w:p w14:paraId="31B035DE" w14:textId="77777777" w:rsidR="00640884" w:rsidRPr="00CF7B3C" w:rsidRDefault="00640884" w:rsidP="00640884">
      <w:pPr>
        <w:autoSpaceDE w:val="0"/>
        <w:autoSpaceDN w:val="0"/>
        <w:adjustRightInd w:val="0"/>
        <w:spacing w:line="240" w:lineRule="auto"/>
        <w:jc w:val="both"/>
        <w:rPr>
          <w:rFonts w:ascii="Times New Roman" w:hAnsi="Times New Roman" w:cs="Times New Roman"/>
          <w:lang w:val="es-EC"/>
        </w:rPr>
      </w:pPr>
      <w:r w:rsidRPr="00CF7B3C">
        <w:rPr>
          <w:rFonts w:ascii="Times New Roman" w:hAnsi="Times New Roman" w:cs="Times New Roman"/>
          <w:lang w:val="es-EC"/>
        </w:rPr>
        <w:t xml:space="preserve">Andrade, G. I., Alcántara-Ayala, I., &amp; Vivanco, J. F. (2018). </w:t>
      </w:r>
      <w:r w:rsidRPr="00CF7B3C">
        <w:rPr>
          <w:rFonts w:ascii="Times New Roman" w:hAnsi="Times New Roman" w:cs="Times New Roman"/>
        </w:rPr>
        <w:t xml:space="preserve">Invasive Species in High Mountain Ecosystems in Latin America: A Meta-Analysis. </w:t>
      </w:r>
      <w:proofErr w:type="spellStart"/>
      <w:r w:rsidRPr="00CF7B3C">
        <w:rPr>
          <w:rFonts w:ascii="Times New Roman" w:hAnsi="Times New Roman" w:cs="Times New Roman"/>
          <w:lang w:val="es-EC"/>
        </w:rPr>
        <w:t>NeoBiota</w:t>
      </w:r>
      <w:proofErr w:type="spellEnd"/>
      <w:r w:rsidRPr="00CF7B3C">
        <w:rPr>
          <w:rFonts w:ascii="Times New Roman" w:hAnsi="Times New Roman" w:cs="Times New Roman"/>
          <w:lang w:val="es-EC"/>
        </w:rPr>
        <w:t>, 38, 33-50.</w:t>
      </w:r>
    </w:p>
    <w:p w14:paraId="500F4364" w14:textId="77777777" w:rsidR="00640884" w:rsidRPr="00CF7B3C" w:rsidRDefault="00640884" w:rsidP="00640884">
      <w:pPr>
        <w:autoSpaceDE w:val="0"/>
        <w:autoSpaceDN w:val="0"/>
        <w:adjustRightInd w:val="0"/>
        <w:spacing w:line="240" w:lineRule="auto"/>
        <w:jc w:val="both"/>
        <w:rPr>
          <w:rFonts w:ascii="Times New Roman" w:hAnsi="Times New Roman" w:cs="Times New Roman"/>
          <w:lang w:val="es-EC"/>
        </w:rPr>
      </w:pPr>
    </w:p>
    <w:p w14:paraId="74992094" w14:textId="77777777" w:rsidR="00640884" w:rsidRPr="00CF7B3C" w:rsidRDefault="00640884" w:rsidP="00640884">
      <w:pPr>
        <w:spacing w:line="240" w:lineRule="auto"/>
        <w:jc w:val="both"/>
        <w:rPr>
          <w:rFonts w:ascii="Times New Roman" w:eastAsia="Roboto" w:hAnsi="Times New Roman" w:cs="Times New Roman"/>
          <w:highlight w:val="white"/>
          <w:lang w:val="es-EC"/>
        </w:rPr>
      </w:pPr>
      <w:r w:rsidRPr="00CF7B3C">
        <w:rPr>
          <w:rFonts w:ascii="Times New Roman" w:eastAsia="Roboto" w:hAnsi="Times New Roman" w:cs="Times New Roman"/>
          <w:highlight w:val="white"/>
          <w:lang w:val="es-EC"/>
        </w:rPr>
        <w:t xml:space="preserve">Armijos, M. T., De </w:t>
      </w:r>
      <w:proofErr w:type="spellStart"/>
      <w:r w:rsidRPr="00CF7B3C">
        <w:rPr>
          <w:rFonts w:ascii="Times New Roman" w:eastAsia="Roboto" w:hAnsi="Times New Roman" w:cs="Times New Roman"/>
          <w:highlight w:val="white"/>
          <w:lang w:val="es-EC"/>
        </w:rPr>
        <w:t>Bievre</w:t>
      </w:r>
      <w:proofErr w:type="spellEnd"/>
      <w:r w:rsidRPr="00CF7B3C">
        <w:rPr>
          <w:rFonts w:ascii="Times New Roman" w:eastAsia="Roboto" w:hAnsi="Times New Roman" w:cs="Times New Roman"/>
          <w:highlight w:val="white"/>
          <w:lang w:val="es-EC"/>
        </w:rPr>
        <w:t xml:space="preserve">, B. (2014). El páramo como proveedor de servicio ambiental primordial, el agua. En: Cuesta F, </w:t>
      </w:r>
      <w:proofErr w:type="spellStart"/>
      <w:r w:rsidRPr="00CF7B3C">
        <w:rPr>
          <w:rFonts w:ascii="Times New Roman" w:eastAsia="Roboto" w:hAnsi="Times New Roman" w:cs="Times New Roman"/>
          <w:highlight w:val="white"/>
          <w:lang w:val="es-EC"/>
        </w:rPr>
        <w:t>Sevink</w:t>
      </w:r>
      <w:proofErr w:type="spellEnd"/>
      <w:r w:rsidRPr="00CF7B3C">
        <w:rPr>
          <w:rFonts w:ascii="Times New Roman" w:eastAsia="Roboto" w:hAnsi="Times New Roman" w:cs="Times New Roman"/>
          <w:highlight w:val="white"/>
          <w:lang w:val="es-EC"/>
        </w:rPr>
        <w:t xml:space="preserve"> J, </w:t>
      </w:r>
      <w:proofErr w:type="spellStart"/>
      <w:r w:rsidRPr="00CF7B3C">
        <w:rPr>
          <w:rFonts w:ascii="Times New Roman" w:eastAsia="Roboto" w:hAnsi="Times New Roman" w:cs="Times New Roman"/>
          <w:highlight w:val="white"/>
          <w:lang w:val="es-EC"/>
        </w:rPr>
        <w:t>Llambi</w:t>
      </w:r>
      <w:proofErr w:type="spellEnd"/>
      <w:r w:rsidRPr="00CF7B3C">
        <w:rPr>
          <w:rFonts w:ascii="Times New Roman" w:eastAsia="Roboto" w:hAnsi="Times New Roman" w:cs="Times New Roman"/>
          <w:highlight w:val="white"/>
          <w:lang w:val="es-EC"/>
        </w:rPr>
        <w:t xml:space="preserve"> LD, De </w:t>
      </w:r>
      <w:proofErr w:type="spellStart"/>
      <w:r w:rsidRPr="00CF7B3C">
        <w:rPr>
          <w:rFonts w:ascii="Times New Roman" w:eastAsia="Roboto" w:hAnsi="Times New Roman" w:cs="Times New Roman"/>
          <w:highlight w:val="white"/>
          <w:lang w:val="es-EC"/>
        </w:rPr>
        <w:t>Bievre</w:t>
      </w:r>
      <w:proofErr w:type="spellEnd"/>
      <w:r w:rsidRPr="00CF7B3C">
        <w:rPr>
          <w:rFonts w:ascii="Times New Roman" w:eastAsia="Roboto" w:hAnsi="Times New Roman" w:cs="Times New Roman"/>
          <w:highlight w:val="white"/>
          <w:lang w:val="es-EC"/>
        </w:rPr>
        <w:t xml:space="preserve"> B, Posner J, Editores. Avances en investigación para la conservación de los páramos andinos, CONDESAN.</w:t>
      </w:r>
    </w:p>
    <w:p w14:paraId="3183B205" w14:textId="77777777" w:rsidR="00640884" w:rsidRPr="00CF7B3C" w:rsidRDefault="00640884" w:rsidP="00640884">
      <w:pPr>
        <w:spacing w:line="240" w:lineRule="auto"/>
        <w:jc w:val="both"/>
        <w:rPr>
          <w:rFonts w:ascii="Times New Roman" w:eastAsia="Roboto" w:hAnsi="Times New Roman" w:cs="Times New Roman"/>
          <w:b/>
          <w:highlight w:val="white"/>
          <w:lang w:val="es-EC"/>
        </w:rPr>
      </w:pPr>
    </w:p>
    <w:p w14:paraId="24514528" w14:textId="77777777" w:rsidR="00640884" w:rsidRPr="00916663" w:rsidRDefault="00640884" w:rsidP="00640884">
      <w:pPr>
        <w:spacing w:line="240" w:lineRule="auto"/>
        <w:jc w:val="both"/>
        <w:rPr>
          <w:rFonts w:ascii="Times New Roman" w:eastAsia="Roboto" w:hAnsi="Times New Roman" w:cs="Times New Roman"/>
          <w:b/>
          <w:highlight w:val="white"/>
        </w:rPr>
      </w:pPr>
      <w:r w:rsidRPr="00916663">
        <w:rPr>
          <w:rFonts w:ascii="Times New Roman" w:eastAsia="Roboto" w:hAnsi="Times New Roman" w:cs="Times New Roman"/>
          <w:b/>
          <w:highlight w:val="white"/>
        </w:rPr>
        <w:t>B</w:t>
      </w:r>
    </w:p>
    <w:p w14:paraId="5CD6D31D" w14:textId="77777777" w:rsidR="00640884" w:rsidRPr="00916663" w:rsidRDefault="00640884" w:rsidP="00640884">
      <w:pPr>
        <w:spacing w:line="240" w:lineRule="auto"/>
        <w:jc w:val="both"/>
        <w:rPr>
          <w:rFonts w:ascii="Times New Roman" w:eastAsia="Roboto" w:hAnsi="Times New Roman" w:cs="Times New Roman"/>
          <w:b/>
          <w:highlight w:val="white"/>
        </w:rPr>
      </w:pPr>
    </w:p>
    <w:p w14:paraId="386DF998" w14:textId="77777777" w:rsidR="00640884" w:rsidRPr="00CF7B3C" w:rsidRDefault="00640884" w:rsidP="00640884">
      <w:pPr>
        <w:spacing w:line="240" w:lineRule="auto"/>
        <w:jc w:val="both"/>
        <w:rPr>
          <w:rFonts w:ascii="Times New Roman" w:eastAsia="Roboto" w:hAnsi="Times New Roman" w:cs="Times New Roman"/>
          <w:highlight w:val="white"/>
        </w:rPr>
      </w:pPr>
      <w:r w:rsidRPr="00916663">
        <w:rPr>
          <w:rFonts w:ascii="Times New Roman" w:eastAsia="Roboto" w:hAnsi="Times New Roman" w:cs="Times New Roman"/>
          <w:highlight w:val="white"/>
        </w:rPr>
        <w:t xml:space="preserve">Bai, Y., Zhuang, C., Ouyang, Z., Zheng, H. y Jiang, B. (2011). </w:t>
      </w:r>
      <w:r w:rsidRPr="00CF7B3C">
        <w:rPr>
          <w:rFonts w:ascii="Times New Roman" w:eastAsia="Roboto" w:hAnsi="Times New Roman" w:cs="Times New Roman"/>
          <w:highlight w:val="white"/>
        </w:rPr>
        <w:t xml:space="preserve">Spatial characteristics between biodiversity and ecosystem services in a human-dominated watershed. </w:t>
      </w:r>
      <w:r w:rsidRPr="00CF7B3C">
        <w:rPr>
          <w:rFonts w:ascii="Times New Roman" w:eastAsia="Roboto" w:hAnsi="Times New Roman" w:cs="Times New Roman"/>
          <w:i/>
          <w:highlight w:val="white"/>
        </w:rPr>
        <w:t>Ecological Complex</w:t>
      </w:r>
      <w:r w:rsidRPr="00CF7B3C">
        <w:rPr>
          <w:rFonts w:ascii="Times New Roman" w:eastAsia="Roboto" w:hAnsi="Times New Roman" w:cs="Times New Roman"/>
          <w:highlight w:val="white"/>
        </w:rPr>
        <w:t xml:space="preserve">, </w:t>
      </w:r>
      <w:r w:rsidRPr="00CF7B3C">
        <w:rPr>
          <w:rFonts w:ascii="Times New Roman" w:eastAsia="Roboto" w:hAnsi="Times New Roman" w:cs="Times New Roman"/>
          <w:i/>
          <w:highlight w:val="white"/>
        </w:rPr>
        <w:t>8</w:t>
      </w:r>
      <w:r w:rsidRPr="00CF7B3C">
        <w:rPr>
          <w:rFonts w:ascii="Times New Roman" w:eastAsia="Roboto" w:hAnsi="Times New Roman" w:cs="Times New Roman"/>
          <w:highlight w:val="white"/>
        </w:rPr>
        <w:t>, 177–183. https://doi.org/10.1016/j. ecocom.2011.01.007</w:t>
      </w:r>
    </w:p>
    <w:p w14:paraId="6E0D11EF" w14:textId="77777777" w:rsidR="00640884" w:rsidRPr="00CF7B3C" w:rsidRDefault="00640884" w:rsidP="00640884">
      <w:pPr>
        <w:spacing w:line="240" w:lineRule="auto"/>
        <w:jc w:val="both"/>
        <w:rPr>
          <w:rFonts w:ascii="Times New Roman" w:eastAsia="Roboto" w:hAnsi="Times New Roman" w:cs="Times New Roman"/>
          <w:highlight w:val="white"/>
        </w:rPr>
      </w:pPr>
    </w:p>
    <w:p w14:paraId="0675F63D" w14:textId="77777777" w:rsidR="00640884" w:rsidRPr="00CF7B3C"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rPr>
        <w:t xml:space="preserve">Baker, </w:t>
      </w:r>
      <w:proofErr w:type="gramStart"/>
      <w:r w:rsidRPr="00CF7B3C">
        <w:rPr>
          <w:rFonts w:ascii="Times New Roman" w:eastAsia="Roboto" w:hAnsi="Times New Roman" w:cs="Times New Roman"/>
          <w:highlight w:val="white"/>
        </w:rPr>
        <w:t>L.A. ,</w:t>
      </w:r>
      <w:proofErr w:type="gramEnd"/>
      <w:r w:rsidRPr="00CF7B3C">
        <w:rPr>
          <w:rFonts w:ascii="Times New Roman" w:eastAsia="Roboto" w:hAnsi="Times New Roman" w:cs="Times New Roman"/>
          <w:highlight w:val="white"/>
        </w:rPr>
        <w:t xml:space="preserve"> Herlihy, A.T., Kaufmann, P.R. y Eilers, J.M. 1991. Acidic lakes and streams in </w:t>
      </w:r>
      <w:proofErr w:type="gramStart"/>
      <w:r w:rsidRPr="00CF7B3C">
        <w:rPr>
          <w:rFonts w:ascii="Times New Roman" w:eastAsia="Roboto" w:hAnsi="Times New Roman" w:cs="Times New Roman"/>
          <w:highlight w:val="white"/>
        </w:rPr>
        <w:t>the :</w:t>
      </w:r>
      <w:proofErr w:type="gramEnd"/>
      <w:r w:rsidRPr="00CF7B3C">
        <w:rPr>
          <w:rFonts w:ascii="Times New Roman" w:eastAsia="Roboto" w:hAnsi="Times New Roman" w:cs="Times New Roman"/>
          <w:highlight w:val="white"/>
        </w:rPr>
        <w:t xml:space="preserve"> the role of acidic deposition. </w:t>
      </w:r>
      <w:r w:rsidRPr="00CF7B3C">
        <w:rPr>
          <w:rFonts w:ascii="Times New Roman" w:eastAsia="Roboto" w:hAnsi="Times New Roman" w:cs="Times New Roman"/>
          <w:i/>
          <w:highlight w:val="white"/>
        </w:rPr>
        <w:t xml:space="preserve">Science </w:t>
      </w:r>
      <w:r w:rsidRPr="00CF7B3C">
        <w:rPr>
          <w:rFonts w:ascii="Times New Roman" w:eastAsia="Roboto" w:hAnsi="Times New Roman" w:cs="Times New Roman"/>
          <w:highlight w:val="white"/>
        </w:rPr>
        <w:t>252: 1151-1154.</w:t>
      </w:r>
    </w:p>
    <w:p w14:paraId="767431BD" w14:textId="77777777" w:rsidR="00640884" w:rsidRPr="00CF7B3C" w:rsidRDefault="00640884" w:rsidP="00640884">
      <w:pPr>
        <w:autoSpaceDE w:val="0"/>
        <w:autoSpaceDN w:val="0"/>
        <w:adjustRightInd w:val="0"/>
        <w:spacing w:line="240" w:lineRule="auto"/>
        <w:jc w:val="both"/>
        <w:rPr>
          <w:rFonts w:ascii="Times New Roman" w:hAnsi="Times New Roman" w:cs="Times New Roman"/>
        </w:rPr>
      </w:pPr>
      <w:r w:rsidRPr="00CF7B3C">
        <w:rPr>
          <w:rFonts w:ascii="Times New Roman" w:hAnsi="Times New Roman" w:cs="Times New Roman"/>
        </w:rPr>
        <w:t>Bebbington, A., Bury, J., &amp; Lingan, J. (2008). Water and Mining Conflicts in Peru. Mountain Research and Development, 28(3/4), 190-195</w:t>
      </w:r>
    </w:p>
    <w:p w14:paraId="62A5069C" w14:textId="77777777" w:rsidR="00640884" w:rsidRPr="00CF7B3C" w:rsidRDefault="00640884" w:rsidP="00640884">
      <w:pPr>
        <w:spacing w:line="240" w:lineRule="auto"/>
        <w:jc w:val="both"/>
        <w:rPr>
          <w:rFonts w:ascii="Times New Roman" w:eastAsia="Roboto" w:hAnsi="Times New Roman" w:cs="Times New Roman"/>
          <w:b/>
          <w:highlight w:val="white"/>
        </w:rPr>
      </w:pPr>
    </w:p>
    <w:p w14:paraId="6FFB7EB0" w14:textId="77777777" w:rsidR="00640884" w:rsidRPr="00CF7B3C" w:rsidRDefault="00640884" w:rsidP="00640884">
      <w:pPr>
        <w:spacing w:line="240" w:lineRule="auto"/>
        <w:jc w:val="both"/>
        <w:rPr>
          <w:rFonts w:ascii="Times New Roman" w:hAnsi="Times New Roman" w:cs="Times New Roman"/>
        </w:rPr>
      </w:pPr>
      <w:proofErr w:type="spellStart"/>
      <w:r w:rsidRPr="00CF7B3C">
        <w:rPr>
          <w:rFonts w:ascii="Times New Roman" w:hAnsi="Times New Roman" w:cs="Times New Roman"/>
        </w:rPr>
        <w:t>Bignal</w:t>
      </w:r>
      <w:proofErr w:type="spellEnd"/>
      <w:r w:rsidRPr="00CF7B3C">
        <w:rPr>
          <w:rFonts w:ascii="Times New Roman" w:hAnsi="Times New Roman" w:cs="Times New Roman"/>
        </w:rPr>
        <w:t>, E. M., and D. I. McCracken. 2000. The nature conservation value of European traditional farming systems. Environmental Reviews 8:149–171.</w:t>
      </w:r>
    </w:p>
    <w:p w14:paraId="1E3814FC" w14:textId="77777777" w:rsidR="00640884" w:rsidRPr="00CF7B3C" w:rsidRDefault="00640884" w:rsidP="00640884">
      <w:pPr>
        <w:spacing w:line="240" w:lineRule="auto"/>
        <w:jc w:val="both"/>
        <w:rPr>
          <w:rFonts w:ascii="Times New Roman" w:eastAsia="Roboto" w:hAnsi="Times New Roman" w:cs="Times New Roman"/>
          <w:highlight w:val="white"/>
        </w:rPr>
      </w:pPr>
    </w:p>
    <w:p w14:paraId="6889C283" w14:textId="77777777" w:rsidR="00640884" w:rsidRPr="00CF7B3C"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rPr>
        <w:t xml:space="preserve">Brath, A.; Montanari, A.; Moretti, G. Assessing the effect on flood frequency of land use change via hydrological simulation (with uncertainty). J. </w:t>
      </w:r>
      <w:proofErr w:type="spellStart"/>
      <w:r w:rsidRPr="00CF7B3C">
        <w:rPr>
          <w:rFonts w:ascii="Times New Roman" w:eastAsia="Roboto" w:hAnsi="Times New Roman" w:cs="Times New Roman"/>
          <w:highlight w:val="white"/>
        </w:rPr>
        <w:t>Hydrol</w:t>
      </w:r>
      <w:proofErr w:type="spellEnd"/>
      <w:r w:rsidRPr="00CF7B3C">
        <w:rPr>
          <w:rFonts w:ascii="Times New Roman" w:eastAsia="Roboto" w:hAnsi="Times New Roman" w:cs="Times New Roman"/>
          <w:highlight w:val="white"/>
        </w:rPr>
        <w:t xml:space="preserve">. 2006, 324, 141–153. </w:t>
      </w:r>
    </w:p>
    <w:p w14:paraId="07F819EC" w14:textId="77777777" w:rsidR="00640884" w:rsidRPr="00CF7B3C" w:rsidRDefault="00640884" w:rsidP="00640884">
      <w:pPr>
        <w:spacing w:line="240" w:lineRule="auto"/>
        <w:jc w:val="both"/>
        <w:rPr>
          <w:rFonts w:ascii="Times New Roman" w:eastAsia="Roboto" w:hAnsi="Times New Roman" w:cs="Times New Roman"/>
          <w:highlight w:val="white"/>
        </w:rPr>
      </w:pPr>
    </w:p>
    <w:p w14:paraId="54072FA6" w14:textId="77777777" w:rsidR="00640884" w:rsidRPr="00CF7B3C" w:rsidRDefault="00640884" w:rsidP="00640884">
      <w:pPr>
        <w:spacing w:line="240" w:lineRule="auto"/>
        <w:jc w:val="both"/>
        <w:rPr>
          <w:rFonts w:ascii="Times New Roman" w:eastAsia="Roboto" w:hAnsi="Times New Roman" w:cs="Times New Roman"/>
          <w:highlight w:val="white"/>
          <w:lang w:val="es-EC"/>
        </w:rPr>
      </w:pPr>
      <w:proofErr w:type="spellStart"/>
      <w:r w:rsidRPr="00CF7B3C">
        <w:rPr>
          <w:rFonts w:ascii="Times New Roman" w:eastAsia="Roboto" w:hAnsi="Times New Roman" w:cs="Times New Roman"/>
          <w:highlight w:val="white"/>
        </w:rPr>
        <w:t>Borrini</w:t>
      </w:r>
      <w:proofErr w:type="spellEnd"/>
      <w:r w:rsidRPr="00CF7B3C">
        <w:rPr>
          <w:rFonts w:ascii="Times New Roman" w:eastAsia="Roboto" w:hAnsi="Times New Roman" w:cs="Times New Roman"/>
          <w:highlight w:val="white"/>
        </w:rPr>
        <w:t xml:space="preserve">, G., Dudley, N., Jaeger, T., Lassen, B., Pathak, N., Phillips, A., &amp; Sandwith, T. (2014). </w:t>
      </w:r>
      <w:r w:rsidRPr="00CF7B3C">
        <w:rPr>
          <w:rFonts w:ascii="Times New Roman" w:eastAsia="Roboto" w:hAnsi="Times New Roman" w:cs="Times New Roman"/>
          <w:highlight w:val="white"/>
          <w:lang w:val="es-EC"/>
        </w:rPr>
        <w:t xml:space="preserve">Gobernanza de áreas protegidas: de la comprensión a la acción. No. 20 de la Serie Directrices para buenas prácticas en áreas protegidas, </w:t>
      </w:r>
      <w:proofErr w:type="spellStart"/>
      <w:r w:rsidRPr="00CF7B3C">
        <w:rPr>
          <w:rFonts w:ascii="Times New Roman" w:eastAsia="Roboto" w:hAnsi="Times New Roman" w:cs="Times New Roman"/>
          <w:highlight w:val="white"/>
          <w:lang w:val="es-EC"/>
        </w:rPr>
        <w:t>Gland</w:t>
      </w:r>
      <w:proofErr w:type="spellEnd"/>
      <w:r w:rsidRPr="00CF7B3C">
        <w:rPr>
          <w:rFonts w:ascii="Times New Roman" w:eastAsia="Roboto" w:hAnsi="Times New Roman" w:cs="Times New Roman"/>
          <w:highlight w:val="white"/>
          <w:lang w:val="es-EC"/>
        </w:rPr>
        <w:t xml:space="preserve">, Suiza: UICN. </w:t>
      </w:r>
      <w:proofErr w:type="spellStart"/>
      <w:r w:rsidRPr="00CF7B3C">
        <w:rPr>
          <w:rFonts w:ascii="Times New Roman" w:eastAsia="Roboto" w:hAnsi="Times New Roman" w:cs="Times New Roman"/>
          <w:highlight w:val="white"/>
          <w:lang w:val="es-EC"/>
        </w:rPr>
        <w:t>xvi</w:t>
      </w:r>
      <w:proofErr w:type="spellEnd"/>
      <w:r w:rsidRPr="00CF7B3C">
        <w:rPr>
          <w:rFonts w:ascii="Times New Roman" w:eastAsia="Roboto" w:hAnsi="Times New Roman" w:cs="Times New Roman"/>
          <w:highlight w:val="white"/>
          <w:lang w:val="es-EC"/>
        </w:rPr>
        <w:t xml:space="preserve"> + 123 pp.</w:t>
      </w:r>
    </w:p>
    <w:p w14:paraId="32BBE6FF" w14:textId="77777777" w:rsidR="00640884" w:rsidRPr="00CF7B3C" w:rsidRDefault="00640884" w:rsidP="00640884">
      <w:pPr>
        <w:spacing w:line="240" w:lineRule="auto"/>
        <w:jc w:val="both"/>
        <w:rPr>
          <w:rFonts w:ascii="Times New Roman" w:eastAsia="Roboto" w:hAnsi="Times New Roman" w:cs="Times New Roman"/>
          <w:highlight w:val="white"/>
          <w:lang w:val="es-EC"/>
        </w:rPr>
      </w:pPr>
    </w:p>
    <w:p w14:paraId="6D99897E" w14:textId="77777777" w:rsidR="00640884" w:rsidRPr="004F5C97" w:rsidRDefault="00640884" w:rsidP="00640884">
      <w:pPr>
        <w:autoSpaceDE w:val="0"/>
        <w:autoSpaceDN w:val="0"/>
        <w:adjustRightInd w:val="0"/>
        <w:spacing w:line="240" w:lineRule="auto"/>
        <w:jc w:val="both"/>
        <w:rPr>
          <w:rFonts w:ascii="Times New Roman" w:hAnsi="Times New Roman" w:cs="Times New Roman"/>
          <w:lang w:val="fr-FR"/>
        </w:rPr>
      </w:pPr>
      <w:proofErr w:type="spellStart"/>
      <w:r w:rsidRPr="00CF7B3C">
        <w:rPr>
          <w:rFonts w:ascii="Times New Roman" w:hAnsi="Times New Roman" w:cs="Times New Roman"/>
          <w:bCs/>
        </w:rPr>
        <w:t>Buytaert</w:t>
      </w:r>
      <w:proofErr w:type="spellEnd"/>
      <w:r w:rsidRPr="00CF7B3C">
        <w:rPr>
          <w:rFonts w:ascii="Times New Roman" w:hAnsi="Times New Roman" w:cs="Times New Roman"/>
          <w:bCs/>
        </w:rPr>
        <w:t xml:space="preserve"> W, de </w:t>
      </w:r>
      <w:proofErr w:type="spellStart"/>
      <w:r w:rsidRPr="00CF7B3C">
        <w:rPr>
          <w:rFonts w:ascii="Times New Roman" w:hAnsi="Times New Roman" w:cs="Times New Roman"/>
          <w:bCs/>
        </w:rPr>
        <w:t>Bièvre</w:t>
      </w:r>
      <w:proofErr w:type="spellEnd"/>
      <w:r w:rsidRPr="00CF7B3C">
        <w:rPr>
          <w:rFonts w:ascii="Times New Roman" w:hAnsi="Times New Roman" w:cs="Times New Roman"/>
          <w:bCs/>
        </w:rPr>
        <w:t xml:space="preserve"> B, </w:t>
      </w:r>
      <w:proofErr w:type="spellStart"/>
      <w:r w:rsidRPr="00CF7B3C">
        <w:rPr>
          <w:rFonts w:ascii="Times New Roman" w:hAnsi="Times New Roman" w:cs="Times New Roman"/>
          <w:bCs/>
        </w:rPr>
        <w:t>Wyseure</w:t>
      </w:r>
      <w:proofErr w:type="spellEnd"/>
      <w:r w:rsidRPr="00CF7B3C">
        <w:rPr>
          <w:rFonts w:ascii="Times New Roman" w:hAnsi="Times New Roman" w:cs="Times New Roman"/>
          <w:bCs/>
        </w:rPr>
        <w:t xml:space="preserve"> G, Deckers J. (</w:t>
      </w:r>
      <w:r w:rsidRPr="00CF7B3C">
        <w:rPr>
          <w:rFonts w:ascii="Times New Roman" w:hAnsi="Times New Roman" w:cs="Times New Roman"/>
        </w:rPr>
        <w:t xml:space="preserve">2005). The </w:t>
      </w:r>
      <w:proofErr w:type="spellStart"/>
      <w:r w:rsidRPr="00CF7B3C">
        <w:rPr>
          <w:rFonts w:ascii="Times New Roman" w:hAnsi="Times New Roman" w:cs="Times New Roman"/>
        </w:rPr>
        <w:t>efect</w:t>
      </w:r>
      <w:proofErr w:type="spellEnd"/>
      <w:r w:rsidRPr="00CF7B3C">
        <w:rPr>
          <w:rFonts w:ascii="Times New Roman" w:hAnsi="Times New Roman" w:cs="Times New Roman"/>
        </w:rPr>
        <w:t xml:space="preserve"> of land use changes on the hydrological behavior of </w:t>
      </w:r>
      <w:proofErr w:type="spellStart"/>
      <w:r w:rsidRPr="00CF7B3C">
        <w:rPr>
          <w:rFonts w:ascii="Times New Roman" w:hAnsi="Times New Roman" w:cs="Times New Roman"/>
        </w:rPr>
        <w:t>Histic</w:t>
      </w:r>
      <w:proofErr w:type="spellEnd"/>
      <w:r w:rsidRPr="00CF7B3C">
        <w:rPr>
          <w:rFonts w:ascii="Times New Roman" w:hAnsi="Times New Roman" w:cs="Times New Roman"/>
        </w:rPr>
        <w:t xml:space="preserve"> Andosols in south Ecuador. </w:t>
      </w:r>
      <w:proofErr w:type="spellStart"/>
      <w:r w:rsidRPr="004F5C97">
        <w:rPr>
          <w:rFonts w:ascii="Times New Roman" w:hAnsi="Times New Roman" w:cs="Times New Roman"/>
          <w:lang w:val="fr-FR"/>
        </w:rPr>
        <w:t>Hydrological</w:t>
      </w:r>
      <w:proofErr w:type="spellEnd"/>
      <w:r w:rsidRPr="004F5C97">
        <w:rPr>
          <w:rFonts w:ascii="Times New Roman" w:hAnsi="Times New Roman" w:cs="Times New Roman"/>
          <w:lang w:val="fr-FR"/>
        </w:rPr>
        <w:t xml:space="preserve"> </w:t>
      </w:r>
      <w:proofErr w:type="spellStart"/>
      <w:r w:rsidRPr="004F5C97">
        <w:rPr>
          <w:rFonts w:ascii="Times New Roman" w:hAnsi="Times New Roman" w:cs="Times New Roman"/>
          <w:lang w:val="fr-FR"/>
        </w:rPr>
        <w:t>Processes</w:t>
      </w:r>
      <w:proofErr w:type="spellEnd"/>
      <w:r w:rsidRPr="004F5C97">
        <w:rPr>
          <w:rFonts w:ascii="Times New Roman" w:hAnsi="Times New Roman" w:cs="Times New Roman"/>
          <w:lang w:val="fr-FR"/>
        </w:rPr>
        <w:t xml:space="preserve"> 19(20</w:t>
      </w:r>
      <w:proofErr w:type="gramStart"/>
      <w:r w:rsidRPr="004F5C97">
        <w:rPr>
          <w:rFonts w:ascii="Times New Roman" w:hAnsi="Times New Roman" w:cs="Times New Roman"/>
          <w:lang w:val="fr-FR"/>
        </w:rPr>
        <w:t>):</w:t>
      </w:r>
      <w:proofErr w:type="gramEnd"/>
      <w:r w:rsidRPr="004F5C97">
        <w:rPr>
          <w:rFonts w:ascii="Times New Roman" w:hAnsi="Times New Roman" w:cs="Times New Roman"/>
          <w:lang w:val="fr-FR"/>
        </w:rPr>
        <w:t>3985–3997.</w:t>
      </w:r>
    </w:p>
    <w:p w14:paraId="363CA434" w14:textId="77777777" w:rsidR="00640884" w:rsidRPr="004F5C97" w:rsidRDefault="00640884" w:rsidP="00640884">
      <w:pPr>
        <w:pStyle w:val="NormalWeb"/>
        <w:spacing w:before="0" w:beforeAutospacing="0" w:after="0" w:afterAutospacing="0"/>
        <w:jc w:val="both"/>
        <w:rPr>
          <w:sz w:val="22"/>
          <w:szCs w:val="22"/>
          <w:shd w:val="clear" w:color="auto" w:fill="FFFFFF"/>
          <w:lang w:val="fr-FR"/>
        </w:rPr>
      </w:pPr>
    </w:p>
    <w:p w14:paraId="4F743B6D" w14:textId="77777777" w:rsidR="00640884" w:rsidRPr="00CF7B3C" w:rsidRDefault="00640884" w:rsidP="00640884">
      <w:pPr>
        <w:pStyle w:val="NormalWeb"/>
        <w:spacing w:before="0" w:beforeAutospacing="0" w:after="0" w:afterAutospacing="0"/>
        <w:jc w:val="both"/>
        <w:rPr>
          <w:rFonts w:eastAsia="Arial"/>
          <w:sz w:val="22"/>
          <w:szCs w:val="22"/>
          <w:lang w:eastAsia="en-US"/>
        </w:rPr>
      </w:pPr>
      <w:proofErr w:type="spellStart"/>
      <w:r w:rsidRPr="004F5C97">
        <w:rPr>
          <w:sz w:val="22"/>
          <w:szCs w:val="22"/>
          <w:shd w:val="clear" w:color="auto" w:fill="FFFFFF"/>
          <w:lang w:val="fr-FR"/>
        </w:rPr>
        <w:t>Buytaert</w:t>
      </w:r>
      <w:proofErr w:type="spellEnd"/>
      <w:r w:rsidRPr="004F5C97">
        <w:rPr>
          <w:sz w:val="22"/>
          <w:szCs w:val="22"/>
          <w:shd w:val="clear" w:color="auto" w:fill="FFFFFF"/>
          <w:lang w:val="fr-FR"/>
        </w:rPr>
        <w:t xml:space="preserve">, W., </w:t>
      </w:r>
      <w:proofErr w:type="spellStart"/>
      <w:r w:rsidRPr="004F5C97">
        <w:rPr>
          <w:sz w:val="22"/>
          <w:szCs w:val="22"/>
          <w:shd w:val="clear" w:color="auto" w:fill="FFFFFF"/>
          <w:lang w:val="fr-FR"/>
        </w:rPr>
        <w:t>Célleri</w:t>
      </w:r>
      <w:proofErr w:type="spellEnd"/>
      <w:r w:rsidRPr="004F5C97">
        <w:rPr>
          <w:sz w:val="22"/>
          <w:szCs w:val="22"/>
          <w:shd w:val="clear" w:color="auto" w:fill="FFFFFF"/>
          <w:lang w:val="fr-FR"/>
        </w:rPr>
        <w:t xml:space="preserve">, R., De Bièvre, B., &amp; Cisneros, F. (2006). </w:t>
      </w:r>
      <w:r w:rsidRPr="00CF7B3C">
        <w:rPr>
          <w:sz w:val="22"/>
          <w:szCs w:val="22"/>
          <w:shd w:val="clear" w:color="auto" w:fill="FFFFFF"/>
        </w:rPr>
        <w:t>Hidrología del páramo andino: propiedades, importancia y vulnerabilidad. </w:t>
      </w:r>
      <w:r w:rsidRPr="00CF7B3C">
        <w:rPr>
          <w:i/>
          <w:iCs/>
          <w:sz w:val="22"/>
          <w:szCs w:val="22"/>
          <w:shd w:val="clear" w:color="auto" w:fill="FFFFFF"/>
        </w:rPr>
        <w:t xml:space="preserve">Cuenca. Recuperado: http://www. paramo. </w:t>
      </w:r>
      <w:proofErr w:type="spellStart"/>
      <w:r w:rsidRPr="00CF7B3C">
        <w:rPr>
          <w:i/>
          <w:iCs/>
          <w:sz w:val="22"/>
          <w:szCs w:val="22"/>
          <w:shd w:val="clear" w:color="auto" w:fill="FFFFFF"/>
        </w:rPr>
        <w:t>org</w:t>
      </w:r>
      <w:proofErr w:type="spellEnd"/>
      <w:r w:rsidRPr="00CF7B3C">
        <w:rPr>
          <w:i/>
          <w:iCs/>
          <w:sz w:val="22"/>
          <w:szCs w:val="22"/>
          <w:shd w:val="clear" w:color="auto" w:fill="FFFFFF"/>
        </w:rPr>
        <w:t>/files/</w:t>
      </w:r>
      <w:proofErr w:type="spellStart"/>
      <w:r w:rsidRPr="00CF7B3C">
        <w:rPr>
          <w:i/>
          <w:iCs/>
          <w:sz w:val="22"/>
          <w:szCs w:val="22"/>
          <w:shd w:val="clear" w:color="auto" w:fill="FFFFFF"/>
        </w:rPr>
        <w:t>hidrologia_paramo</w:t>
      </w:r>
      <w:proofErr w:type="spellEnd"/>
      <w:r w:rsidRPr="00CF7B3C">
        <w:rPr>
          <w:i/>
          <w:iCs/>
          <w:sz w:val="22"/>
          <w:szCs w:val="22"/>
          <w:shd w:val="clear" w:color="auto" w:fill="FFFFFF"/>
        </w:rPr>
        <w:t xml:space="preserve">. </w:t>
      </w:r>
      <w:proofErr w:type="spellStart"/>
      <w:r w:rsidRPr="00CF7B3C">
        <w:rPr>
          <w:i/>
          <w:iCs/>
          <w:sz w:val="22"/>
          <w:szCs w:val="22"/>
          <w:shd w:val="clear" w:color="auto" w:fill="FFFFFF"/>
        </w:rPr>
        <w:t>pdf</w:t>
      </w:r>
      <w:proofErr w:type="spellEnd"/>
      <w:r w:rsidRPr="00CF7B3C">
        <w:rPr>
          <w:sz w:val="22"/>
          <w:szCs w:val="22"/>
          <w:shd w:val="clear" w:color="auto" w:fill="FFFFFF"/>
        </w:rPr>
        <w:t>.</w:t>
      </w:r>
    </w:p>
    <w:p w14:paraId="3918AAF3" w14:textId="77777777" w:rsidR="00640884" w:rsidRPr="00CF7B3C" w:rsidRDefault="00640884" w:rsidP="00640884">
      <w:pPr>
        <w:spacing w:line="240" w:lineRule="auto"/>
        <w:jc w:val="both"/>
        <w:rPr>
          <w:rFonts w:ascii="Times New Roman" w:eastAsia="Roboto" w:hAnsi="Times New Roman" w:cs="Times New Roman"/>
          <w:highlight w:val="white"/>
          <w:lang w:val="es-EC"/>
        </w:rPr>
      </w:pPr>
    </w:p>
    <w:p w14:paraId="02630AC4" w14:textId="77777777" w:rsidR="00640884" w:rsidRPr="001E0023" w:rsidRDefault="00640884" w:rsidP="00640884">
      <w:pPr>
        <w:autoSpaceDE w:val="0"/>
        <w:autoSpaceDN w:val="0"/>
        <w:adjustRightInd w:val="0"/>
        <w:spacing w:line="240" w:lineRule="auto"/>
        <w:jc w:val="both"/>
        <w:rPr>
          <w:rFonts w:ascii="Times New Roman" w:hAnsi="Times New Roman" w:cs="Times New Roman"/>
        </w:rPr>
      </w:pPr>
      <w:proofErr w:type="spellStart"/>
      <w:r w:rsidRPr="00CF7B3C">
        <w:rPr>
          <w:rFonts w:ascii="Times New Roman" w:hAnsi="Times New Roman" w:cs="Times New Roman"/>
          <w:lang w:val="es-EC"/>
        </w:rPr>
        <w:t>Buytaert</w:t>
      </w:r>
      <w:proofErr w:type="spellEnd"/>
      <w:r w:rsidRPr="00CF7B3C">
        <w:rPr>
          <w:rFonts w:ascii="Times New Roman" w:hAnsi="Times New Roman" w:cs="Times New Roman"/>
          <w:lang w:val="es-EC"/>
        </w:rPr>
        <w:t xml:space="preserve">, W., Cuesta-Camacho, F., Tobón, C., et al. (2018). Ecosistema de los Andes Tropicales: Estado y Tendencias de los Servicios Ecosistémicos y la Biodiversidad. </w:t>
      </w:r>
      <w:r w:rsidRPr="001E0023">
        <w:rPr>
          <w:rFonts w:ascii="Times New Roman" w:hAnsi="Times New Roman" w:cs="Times New Roman"/>
        </w:rPr>
        <w:t>Editorial Abya-</w:t>
      </w:r>
      <w:proofErr w:type="spellStart"/>
      <w:r w:rsidRPr="001E0023">
        <w:rPr>
          <w:rFonts w:ascii="Times New Roman" w:hAnsi="Times New Roman" w:cs="Times New Roman"/>
        </w:rPr>
        <w:t>Yala</w:t>
      </w:r>
      <w:proofErr w:type="spellEnd"/>
      <w:r w:rsidRPr="001E0023">
        <w:rPr>
          <w:rFonts w:ascii="Times New Roman" w:hAnsi="Times New Roman" w:cs="Times New Roman"/>
        </w:rPr>
        <w:t>.</w:t>
      </w:r>
    </w:p>
    <w:p w14:paraId="2CA0B68E" w14:textId="77777777" w:rsidR="00640884" w:rsidRPr="001E0023" w:rsidRDefault="00640884" w:rsidP="00640884">
      <w:pPr>
        <w:spacing w:line="240" w:lineRule="auto"/>
        <w:jc w:val="both"/>
        <w:rPr>
          <w:rFonts w:ascii="Times New Roman" w:eastAsia="Roboto" w:hAnsi="Times New Roman" w:cs="Times New Roman"/>
          <w:highlight w:val="white"/>
        </w:rPr>
      </w:pPr>
    </w:p>
    <w:p w14:paraId="2C8825A7" w14:textId="77777777" w:rsidR="00640884" w:rsidRPr="001E0023" w:rsidRDefault="00640884" w:rsidP="00640884">
      <w:pPr>
        <w:spacing w:line="240" w:lineRule="auto"/>
        <w:jc w:val="both"/>
        <w:rPr>
          <w:rFonts w:ascii="Times New Roman" w:eastAsia="Roboto" w:hAnsi="Times New Roman" w:cs="Times New Roman"/>
          <w:b/>
          <w:highlight w:val="white"/>
        </w:rPr>
      </w:pPr>
    </w:p>
    <w:p w14:paraId="7E194DC2" w14:textId="77777777" w:rsidR="00640884" w:rsidRPr="001E0023" w:rsidRDefault="00640884" w:rsidP="00640884">
      <w:pPr>
        <w:spacing w:line="240" w:lineRule="auto"/>
        <w:jc w:val="both"/>
        <w:rPr>
          <w:rFonts w:ascii="Times New Roman" w:eastAsia="Roboto" w:hAnsi="Times New Roman" w:cs="Times New Roman"/>
          <w:b/>
          <w:highlight w:val="white"/>
        </w:rPr>
      </w:pPr>
      <w:r w:rsidRPr="001E0023">
        <w:rPr>
          <w:rFonts w:ascii="Times New Roman" w:eastAsia="Roboto" w:hAnsi="Times New Roman" w:cs="Times New Roman"/>
          <w:b/>
          <w:highlight w:val="white"/>
        </w:rPr>
        <w:t>C</w:t>
      </w:r>
    </w:p>
    <w:p w14:paraId="2BC9005E" w14:textId="77777777" w:rsidR="00640884" w:rsidRPr="001E0023" w:rsidRDefault="00640884" w:rsidP="00640884">
      <w:pPr>
        <w:spacing w:line="240" w:lineRule="auto"/>
        <w:jc w:val="both"/>
        <w:rPr>
          <w:rFonts w:ascii="Times New Roman" w:eastAsia="Roboto" w:hAnsi="Times New Roman" w:cs="Times New Roman"/>
          <w:highlight w:val="white"/>
        </w:rPr>
      </w:pPr>
    </w:p>
    <w:p w14:paraId="0952EB34" w14:textId="77777777" w:rsidR="00C26B8A" w:rsidRPr="001E0023" w:rsidRDefault="00C26B8A" w:rsidP="00C26B8A">
      <w:pPr>
        <w:spacing w:line="240" w:lineRule="auto"/>
        <w:jc w:val="both"/>
        <w:rPr>
          <w:rFonts w:asciiTheme="minorHAnsi" w:hAnsiTheme="minorHAnsi" w:cs="Times New Roman"/>
        </w:rPr>
      </w:pPr>
    </w:p>
    <w:p w14:paraId="4D15DB45" w14:textId="77777777" w:rsidR="00C26B8A" w:rsidRPr="00C26B8A" w:rsidRDefault="00C26B8A" w:rsidP="00C26B8A">
      <w:pPr>
        <w:spacing w:line="240" w:lineRule="auto"/>
        <w:jc w:val="both"/>
        <w:rPr>
          <w:rFonts w:asciiTheme="minorHAnsi" w:hAnsiTheme="minorHAnsi"/>
        </w:rPr>
      </w:pPr>
      <w:r w:rsidRPr="00C26B8A">
        <w:rPr>
          <w:rFonts w:asciiTheme="minorHAnsi" w:hAnsiTheme="minorHAnsi"/>
        </w:rPr>
        <w:t>C</w:t>
      </w:r>
      <w:r>
        <w:rPr>
          <w:rFonts w:asciiTheme="minorHAnsi" w:hAnsiTheme="minorHAnsi"/>
        </w:rPr>
        <w:t>arter</w:t>
      </w:r>
      <w:r w:rsidRPr="00C26B8A">
        <w:rPr>
          <w:rFonts w:asciiTheme="minorHAnsi" w:hAnsiTheme="minorHAnsi"/>
        </w:rPr>
        <w:t>, J</w:t>
      </w:r>
      <w:r>
        <w:rPr>
          <w:rFonts w:asciiTheme="minorHAnsi" w:hAnsiTheme="minorHAnsi"/>
        </w:rPr>
        <w:t>.L.; Resh</w:t>
      </w:r>
      <w:r w:rsidRPr="00C26B8A">
        <w:rPr>
          <w:rFonts w:asciiTheme="minorHAnsi" w:hAnsiTheme="minorHAnsi"/>
        </w:rPr>
        <w:t>, V.H.; H</w:t>
      </w:r>
      <w:r>
        <w:rPr>
          <w:rFonts w:asciiTheme="minorHAnsi" w:hAnsiTheme="minorHAnsi"/>
        </w:rPr>
        <w:t>annaford</w:t>
      </w:r>
      <w:r w:rsidRPr="00C26B8A">
        <w:rPr>
          <w:rFonts w:asciiTheme="minorHAnsi" w:hAnsiTheme="minorHAnsi"/>
        </w:rPr>
        <w:t>, M.J.; M</w:t>
      </w:r>
      <w:r>
        <w:rPr>
          <w:rFonts w:asciiTheme="minorHAnsi" w:hAnsiTheme="minorHAnsi"/>
        </w:rPr>
        <w:t>yers</w:t>
      </w:r>
      <w:r w:rsidRPr="00C26B8A">
        <w:rPr>
          <w:rFonts w:asciiTheme="minorHAnsi" w:hAnsiTheme="minorHAnsi"/>
        </w:rPr>
        <w:t xml:space="preserve">, M.J. 2017. Macroinvertebrates as Biotic Indicators of Environmental Quality. Chapter 38. In: Lamberti, G.A.; Hauer, </w:t>
      </w:r>
      <w:proofErr w:type="gramStart"/>
      <w:r w:rsidRPr="00C26B8A">
        <w:rPr>
          <w:rFonts w:asciiTheme="minorHAnsi" w:hAnsiTheme="minorHAnsi"/>
        </w:rPr>
        <w:t>F.R.(</w:t>
      </w:r>
      <w:proofErr w:type="gramEnd"/>
      <w:r w:rsidRPr="00C26B8A">
        <w:rPr>
          <w:rFonts w:asciiTheme="minorHAnsi" w:hAnsiTheme="minorHAnsi"/>
        </w:rPr>
        <w:t>eds). Methods in Stream Ecology (Third Edition). Academic Press, Elsevier. p.293-318.</w:t>
      </w:r>
    </w:p>
    <w:p w14:paraId="5A89B471" w14:textId="77777777" w:rsidR="00C26B8A" w:rsidRDefault="00C26B8A" w:rsidP="00C26B8A">
      <w:pPr>
        <w:spacing w:line="240" w:lineRule="auto"/>
        <w:jc w:val="both"/>
        <w:rPr>
          <w:rFonts w:asciiTheme="minorHAnsi" w:hAnsiTheme="minorHAnsi"/>
        </w:rPr>
      </w:pPr>
    </w:p>
    <w:p w14:paraId="4551F97E" w14:textId="77777777" w:rsidR="004934B3" w:rsidRPr="00CD1655" w:rsidRDefault="004934B3" w:rsidP="004934B3">
      <w:pPr>
        <w:spacing w:line="240" w:lineRule="auto"/>
        <w:jc w:val="both"/>
        <w:rPr>
          <w:rFonts w:ascii="Times New Roman" w:hAnsi="Times New Roman" w:cs="Times New Roman"/>
          <w:lang w:val="es-EC"/>
        </w:rPr>
      </w:pPr>
      <w:r w:rsidRPr="003223A8">
        <w:rPr>
          <w:rFonts w:ascii="Times New Roman" w:hAnsi="Times New Roman" w:cs="Times New Roman"/>
          <w:color w:val="222222"/>
          <w:shd w:val="clear" w:color="auto" w:fill="FFFFFF"/>
        </w:rPr>
        <w:t xml:space="preserve">Chávez Chong, C. O., Sánchez García, J. E., &amp; DelaCerda, J. (2015). </w:t>
      </w:r>
      <w:r w:rsidRPr="00CD1655">
        <w:rPr>
          <w:rFonts w:ascii="Times New Roman" w:hAnsi="Times New Roman" w:cs="Times New Roman"/>
          <w:color w:val="222222"/>
          <w:shd w:val="clear" w:color="auto" w:fill="FFFFFF"/>
          <w:lang w:val="es-EC"/>
        </w:rPr>
        <w:t>Análisis de componentes principales funcionales en series de tiempo económicas (</w:t>
      </w:r>
      <w:proofErr w:type="spellStart"/>
      <w:r w:rsidRPr="00CD1655">
        <w:rPr>
          <w:rFonts w:ascii="Times New Roman" w:hAnsi="Times New Roman" w:cs="Times New Roman"/>
          <w:color w:val="222222"/>
          <w:shd w:val="clear" w:color="auto" w:fill="FFFFFF"/>
          <w:lang w:val="es-EC"/>
        </w:rPr>
        <w:t>Analysis</w:t>
      </w:r>
      <w:proofErr w:type="spellEnd"/>
      <w:r w:rsidRPr="00CD1655">
        <w:rPr>
          <w:rFonts w:ascii="Times New Roman" w:hAnsi="Times New Roman" w:cs="Times New Roman"/>
          <w:color w:val="222222"/>
          <w:shd w:val="clear" w:color="auto" w:fill="FFFFFF"/>
          <w:lang w:val="es-EC"/>
        </w:rPr>
        <w:t xml:space="preserve"> </w:t>
      </w:r>
      <w:proofErr w:type="spellStart"/>
      <w:r w:rsidRPr="00CD1655">
        <w:rPr>
          <w:rFonts w:ascii="Times New Roman" w:hAnsi="Times New Roman" w:cs="Times New Roman"/>
          <w:color w:val="222222"/>
          <w:shd w:val="clear" w:color="auto" w:fill="FFFFFF"/>
          <w:lang w:val="es-EC"/>
        </w:rPr>
        <w:t>of</w:t>
      </w:r>
      <w:proofErr w:type="spellEnd"/>
      <w:r w:rsidRPr="00CD1655">
        <w:rPr>
          <w:rFonts w:ascii="Times New Roman" w:hAnsi="Times New Roman" w:cs="Times New Roman"/>
          <w:color w:val="222222"/>
          <w:shd w:val="clear" w:color="auto" w:fill="FFFFFF"/>
          <w:lang w:val="es-EC"/>
        </w:rPr>
        <w:t xml:space="preserve"> principal </w:t>
      </w:r>
      <w:proofErr w:type="spellStart"/>
      <w:r w:rsidRPr="00CD1655">
        <w:rPr>
          <w:rFonts w:ascii="Times New Roman" w:hAnsi="Times New Roman" w:cs="Times New Roman"/>
          <w:color w:val="222222"/>
          <w:shd w:val="clear" w:color="auto" w:fill="FFFFFF"/>
          <w:lang w:val="es-EC"/>
        </w:rPr>
        <w:t>functional</w:t>
      </w:r>
      <w:proofErr w:type="spellEnd"/>
      <w:r w:rsidRPr="00CD1655">
        <w:rPr>
          <w:rFonts w:ascii="Times New Roman" w:hAnsi="Times New Roman" w:cs="Times New Roman"/>
          <w:color w:val="222222"/>
          <w:shd w:val="clear" w:color="auto" w:fill="FFFFFF"/>
          <w:lang w:val="es-EC"/>
        </w:rPr>
        <w:t xml:space="preserve"> </w:t>
      </w:r>
      <w:proofErr w:type="spellStart"/>
      <w:r w:rsidRPr="00CD1655">
        <w:rPr>
          <w:rFonts w:ascii="Times New Roman" w:hAnsi="Times New Roman" w:cs="Times New Roman"/>
          <w:color w:val="222222"/>
          <w:shd w:val="clear" w:color="auto" w:fill="FFFFFF"/>
          <w:lang w:val="es-EC"/>
        </w:rPr>
        <w:t>components</w:t>
      </w:r>
      <w:proofErr w:type="spellEnd"/>
      <w:r w:rsidRPr="00CD1655">
        <w:rPr>
          <w:rFonts w:ascii="Times New Roman" w:hAnsi="Times New Roman" w:cs="Times New Roman"/>
          <w:color w:val="222222"/>
          <w:shd w:val="clear" w:color="auto" w:fill="FFFFFF"/>
          <w:lang w:val="es-EC"/>
        </w:rPr>
        <w:t xml:space="preserve"> </w:t>
      </w:r>
      <w:r w:rsidRPr="00CD1655">
        <w:rPr>
          <w:rFonts w:ascii="Times New Roman" w:hAnsi="Times New Roman" w:cs="Times New Roman"/>
          <w:color w:val="222222"/>
          <w:shd w:val="clear" w:color="auto" w:fill="FFFFFF"/>
          <w:lang w:val="es-EC"/>
        </w:rPr>
        <w:lastRenderedPageBreak/>
        <w:t xml:space="preserve">in </w:t>
      </w:r>
      <w:proofErr w:type="spellStart"/>
      <w:r w:rsidRPr="00CD1655">
        <w:rPr>
          <w:rFonts w:ascii="Times New Roman" w:hAnsi="Times New Roman" w:cs="Times New Roman"/>
          <w:color w:val="222222"/>
          <w:shd w:val="clear" w:color="auto" w:fill="FFFFFF"/>
          <w:lang w:val="es-EC"/>
        </w:rPr>
        <w:t>economic</w:t>
      </w:r>
      <w:proofErr w:type="spellEnd"/>
      <w:r w:rsidRPr="00CD1655">
        <w:rPr>
          <w:rFonts w:ascii="Times New Roman" w:hAnsi="Times New Roman" w:cs="Times New Roman"/>
          <w:color w:val="222222"/>
          <w:shd w:val="clear" w:color="auto" w:fill="FFFFFF"/>
          <w:lang w:val="es-EC"/>
        </w:rPr>
        <w:t xml:space="preserve"> time series). </w:t>
      </w:r>
      <w:r w:rsidRPr="00CD1655">
        <w:rPr>
          <w:rFonts w:ascii="Times New Roman" w:hAnsi="Times New Roman" w:cs="Times New Roman"/>
          <w:i/>
          <w:iCs/>
          <w:color w:val="222222"/>
          <w:shd w:val="clear" w:color="auto" w:fill="FFFFFF"/>
          <w:lang w:val="es-EC"/>
        </w:rPr>
        <w:t>GECONTEC: Revista Internacional de Gestión del Conocimiento y la Tecnología</w:t>
      </w:r>
      <w:r w:rsidRPr="00CD1655">
        <w:rPr>
          <w:rFonts w:ascii="Times New Roman" w:hAnsi="Times New Roman" w:cs="Times New Roman"/>
          <w:color w:val="222222"/>
          <w:shd w:val="clear" w:color="auto" w:fill="FFFFFF"/>
          <w:lang w:val="es-EC"/>
        </w:rPr>
        <w:t>, </w:t>
      </w:r>
      <w:r w:rsidRPr="00CD1655">
        <w:rPr>
          <w:rFonts w:ascii="Times New Roman" w:hAnsi="Times New Roman" w:cs="Times New Roman"/>
          <w:i/>
          <w:iCs/>
          <w:color w:val="222222"/>
          <w:shd w:val="clear" w:color="auto" w:fill="FFFFFF"/>
          <w:lang w:val="es-EC"/>
        </w:rPr>
        <w:t>3</w:t>
      </w:r>
      <w:r w:rsidRPr="00CD1655">
        <w:rPr>
          <w:rFonts w:ascii="Times New Roman" w:hAnsi="Times New Roman" w:cs="Times New Roman"/>
          <w:color w:val="222222"/>
          <w:shd w:val="clear" w:color="auto" w:fill="FFFFFF"/>
          <w:lang w:val="es-EC"/>
        </w:rPr>
        <w:t>(2).</w:t>
      </w:r>
    </w:p>
    <w:p w14:paraId="74DD291E" w14:textId="77777777" w:rsidR="004934B3" w:rsidRDefault="004934B3" w:rsidP="004934B3">
      <w:pPr>
        <w:spacing w:line="240" w:lineRule="auto"/>
        <w:jc w:val="both"/>
        <w:rPr>
          <w:rFonts w:ascii="Times New Roman" w:hAnsi="Times New Roman" w:cs="Times New Roman"/>
          <w:lang w:val="es-EC"/>
        </w:rPr>
      </w:pPr>
    </w:p>
    <w:p w14:paraId="6FDC2CBD" w14:textId="77777777" w:rsidR="00C26B8A" w:rsidRPr="00C26B8A" w:rsidRDefault="00C26B8A" w:rsidP="00C26B8A">
      <w:pPr>
        <w:spacing w:line="240" w:lineRule="auto"/>
        <w:jc w:val="both"/>
        <w:rPr>
          <w:rFonts w:asciiTheme="minorHAnsi" w:hAnsiTheme="minorHAnsi"/>
        </w:rPr>
      </w:pPr>
      <w:proofErr w:type="spellStart"/>
      <w:r w:rsidRPr="00C26B8A">
        <w:rPr>
          <w:rFonts w:asciiTheme="minorHAnsi" w:hAnsiTheme="minorHAnsi"/>
        </w:rPr>
        <w:t>Chutter</w:t>
      </w:r>
      <w:proofErr w:type="spellEnd"/>
      <w:r w:rsidRPr="00C26B8A">
        <w:rPr>
          <w:rFonts w:asciiTheme="minorHAnsi" w:hAnsiTheme="minorHAnsi"/>
        </w:rPr>
        <w:t xml:space="preserve"> F. 1972. An empirical biotic index of the quality of water in South African streams and rivers. Water Research 6: 19-30.</w:t>
      </w:r>
    </w:p>
    <w:p w14:paraId="6CAD38C2" w14:textId="77777777" w:rsidR="00C26B8A" w:rsidRPr="00C26B8A" w:rsidRDefault="00C26B8A" w:rsidP="00C26B8A">
      <w:pPr>
        <w:spacing w:line="240" w:lineRule="auto"/>
        <w:jc w:val="both"/>
        <w:rPr>
          <w:rFonts w:asciiTheme="minorHAnsi" w:hAnsiTheme="minorHAnsi"/>
        </w:rPr>
      </w:pPr>
    </w:p>
    <w:p w14:paraId="591FD769" w14:textId="77777777" w:rsidR="00640884" w:rsidRPr="004F5C97" w:rsidRDefault="00640884" w:rsidP="00640884">
      <w:pPr>
        <w:spacing w:line="240" w:lineRule="auto"/>
        <w:jc w:val="both"/>
        <w:rPr>
          <w:rFonts w:ascii="Times New Roman" w:eastAsia="Roboto" w:hAnsi="Times New Roman" w:cs="Times New Roman"/>
          <w:highlight w:val="white"/>
          <w:lang w:val="fr-FR"/>
        </w:rPr>
      </w:pPr>
      <w:r w:rsidRPr="001E0023">
        <w:rPr>
          <w:rFonts w:ascii="Times New Roman" w:eastAsia="Roboto" w:hAnsi="Times New Roman" w:cs="Times New Roman"/>
          <w:highlight w:val="white"/>
        </w:rPr>
        <w:t xml:space="preserve">Camargo, J.A. y Alonso, A. 2006. </w:t>
      </w:r>
      <w:r w:rsidRPr="00CF7B3C">
        <w:rPr>
          <w:rFonts w:ascii="Times New Roman" w:eastAsia="Roboto" w:hAnsi="Times New Roman" w:cs="Times New Roman"/>
          <w:highlight w:val="white"/>
        </w:rPr>
        <w:t xml:space="preserve">Ecological and toxicological effects of inorganic nitrogen pollution in aquatic ecosystems: a global assessment. </w:t>
      </w:r>
      <w:proofErr w:type="spellStart"/>
      <w:r w:rsidRPr="004F5C97">
        <w:rPr>
          <w:rFonts w:ascii="Times New Roman" w:eastAsia="Roboto" w:hAnsi="Times New Roman" w:cs="Times New Roman"/>
          <w:i/>
          <w:highlight w:val="white"/>
          <w:lang w:val="fr-FR"/>
        </w:rPr>
        <w:t>Environment</w:t>
      </w:r>
      <w:proofErr w:type="spellEnd"/>
      <w:r w:rsidRPr="004F5C97">
        <w:rPr>
          <w:rFonts w:ascii="Times New Roman" w:eastAsia="Roboto" w:hAnsi="Times New Roman" w:cs="Times New Roman"/>
          <w:i/>
          <w:highlight w:val="white"/>
          <w:lang w:val="fr-FR"/>
        </w:rPr>
        <w:t xml:space="preserve"> International </w:t>
      </w:r>
      <w:proofErr w:type="gramStart"/>
      <w:r w:rsidRPr="004F5C97">
        <w:rPr>
          <w:rFonts w:ascii="Times New Roman" w:eastAsia="Roboto" w:hAnsi="Times New Roman" w:cs="Times New Roman"/>
          <w:highlight w:val="white"/>
          <w:lang w:val="fr-FR"/>
        </w:rPr>
        <w:t>32:</w:t>
      </w:r>
      <w:proofErr w:type="gramEnd"/>
      <w:r w:rsidRPr="004F5C97">
        <w:rPr>
          <w:rFonts w:ascii="Times New Roman" w:eastAsia="Roboto" w:hAnsi="Times New Roman" w:cs="Times New Roman"/>
          <w:highlight w:val="white"/>
          <w:lang w:val="fr-FR"/>
        </w:rPr>
        <w:t xml:space="preserve"> 831-849.</w:t>
      </w:r>
    </w:p>
    <w:p w14:paraId="3597B900" w14:textId="77777777" w:rsidR="00640884" w:rsidRPr="004F5C97" w:rsidRDefault="00640884" w:rsidP="00640884">
      <w:pPr>
        <w:spacing w:line="240" w:lineRule="auto"/>
        <w:jc w:val="both"/>
        <w:rPr>
          <w:rFonts w:ascii="Times New Roman" w:eastAsia="Roboto" w:hAnsi="Times New Roman" w:cs="Times New Roman"/>
          <w:highlight w:val="white"/>
          <w:lang w:val="fr-FR"/>
        </w:rPr>
      </w:pPr>
    </w:p>
    <w:p w14:paraId="18A11762" w14:textId="77777777" w:rsidR="00640884" w:rsidRPr="00CF7B3C" w:rsidRDefault="00640884" w:rsidP="00640884">
      <w:pPr>
        <w:spacing w:line="240" w:lineRule="auto"/>
        <w:jc w:val="both"/>
        <w:rPr>
          <w:rFonts w:ascii="Times New Roman" w:eastAsia="Roboto" w:hAnsi="Times New Roman" w:cs="Times New Roman"/>
          <w:highlight w:val="white"/>
        </w:rPr>
      </w:pPr>
      <w:r w:rsidRPr="004F5C97">
        <w:rPr>
          <w:rFonts w:ascii="Times New Roman" w:eastAsia="Roboto" w:hAnsi="Times New Roman" w:cs="Times New Roman"/>
          <w:highlight w:val="white"/>
          <w:lang w:val="fr-FR"/>
        </w:rPr>
        <w:t xml:space="preserve">Carrillo, G., Brenner S., </w:t>
      </w:r>
      <w:proofErr w:type="spellStart"/>
      <w:r w:rsidRPr="004F5C97">
        <w:rPr>
          <w:rFonts w:ascii="Times New Roman" w:eastAsia="Roboto" w:hAnsi="Times New Roman" w:cs="Times New Roman"/>
          <w:highlight w:val="white"/>
          <w:lang w:val="fr-FR"/>
        </w:rPr>
        <w:t>Rütger</w:t>
      </w:r>
      <w:proofErr w:type="spellEnd"/>
      <w:r w:rsidRPr="004F5C97">
        <w:rPr>
          <w:rFonts w:ascii="Times New Roman" w:eastAsia="Roboto" w:hAnsi="Times New Roman" w:cs="Times New Roman"/>
          <w:highlight w:val="white"/>
          <w:lang w:val="fr-FR"/>
        </w:rPr>
        <w:t xml:space="preserve">, R., </w:t>
      </w:r>
      <w:proofErr w:type="spellStart"/>
      <w:r w:rsidRPr="004F5C97">
        <w:rPr>
          <w:rFonts w:ascii="Times New Roman" w:eastAsia="Roboto" w:hAnsi="Times New Roman" w:cs="Times New Roman"/>
          <w:highlight w:val="white"/>
          <w:lang w:val="fr-FR"/>
        </w:rPr>
        <w:t>Célleri</w:t>
      </w:r>
      <w:proofErr w:type="spellEnd"/>
      <w:r w:rsidRPr="004F5C97">
        <w:rPr>
          <w:rFonts w:ascii="Times New Roman" w:eastAsia="Roboto" w:hAnsi="Times New Roman" w:cs="Times New Roman"/>
          <w:highlight w:val="white"/>
          <w:lang w:val="fr-FR"/>
        </w:rPr>
        <w:t xml:space="preserve">, R., y </w:t>
      </w:r>
      <w:proofErr w:type="spellStart"/>
      <w:r w:rsidRPr="004F5C97">
        <w:rPr>
          <w:rFonts w:ascii="Times New Roman" w:eastAsia="Roboto" w:hAnsi="Times New Roman" w:cs="Times New Roman"/>
          <w:highlight w:val="white"/>
          <w:lang w:val="fr-FR"/>
        </w:rPr>
        <w:t>Bendix</w:t>
      </w:r>
      <w:proofErr w:type="spellEnd"/>
      <w:r w:rsidRPr="004F5C97">
        <w:rPr>
          <w:rFonts w:ascii="Times New Roman" w:eastAsia="Roboto" w:hAnsi="Times New Roman" w:cs="Times New Roman"/>
          <w:highlight w:val="white"/>
          <w:lang w:val="fr-FR"/>
        </w:rPr>
        <w:t xml:space="preserve">, J. (2019). </w:t>
      </w:r>
      <w:r w:rsidRPr="00CF7B3C">
        <w:rPr>
          <w:rFonts w:ascii="Times New Roman" w:eastAsia="Roboto" w:hAnsi="Times New Roman" w:cs="Times New Roman"/>
          <w:highlight w:val="white"/>
        </w:rPr>
        <w:t xml:space="preserve">The Breathing of the Andean Highlands: Net Ecosystem Exchange and Evapotranspiration over the </w:t>
      </w:r>
      <w:proofErr w:type="spellStart"/>
      <w:r w:rsidRPr="00CF7B3C">
        <w:rPr>
          <w:rFonts w:ascii="Times New Roman" w:eastAsia="Roboto" w:hAnsi="Times New Roman" w:cs="Times New Roman"/>
          <w:highlight w:val="white"/>
        </w:rPr>
        <w:t>Páramo</w:t>
      </w:r>
      <w:proofErr w:type="spellEnd"/>
      <w:r w:rsidRPr="00CF7B3C">
        <w:rPr>
          <w:rFonts w:ascii="Times New Roman" w:eastAsia="Roboto" w:hAnsi="Times New Roman" w:cs="Times New Roman"/>
          <w:highlight w:val="white"/>
        </w:rPr>
        <w:t xml:space="preserve"> of Southern Ecuador. </w:t>
      </w:r>
      <w:r w:rsidRPr="00CF7B3C">
        <w:rPr>
          <w:rFonts w:ascii="Times New Roman" w:eastAsia="Roboto" w:hAnsi="Times New Roman" w:cs="Times New Roman"/>
          <w:i/>
          <w:highlight w:val="white"/>
        </w:rPr>
        <w:t xml:space="preserve">Agricultural and Forest Meteorology </w:t>
      </w:r>
      <w:r w:rsidRPr="00CF7B3C">
        <w:rPr>
          <w:rFonts w:ascii="Times New Roman" w:eastAsia="Roboto" w:hAnsi="Times New Roman" w:cs="Times New Roman"/>
          <w:highlight w:val="white"/>
        </w:rPr>
        <w:t>265 (March 2018): 30–47.</w:t>
      </w:r>
      <w:hyperlink r:id="rId19">
        <w:r w:rsidRPr="00CF7B3C">
          <w:rPr>
            <w:rFonts w:ascii="Times New Roman" w:eastAsia="Roboto" w:hAnsi="Times New Roman" w:cs="Times New Roman"/>
            <w:highlight w:val="white"/>
          </w:rPr>
          <w:t xml:space="preserve"> </w:t>
        </w:r>
      </w:hyperlink>
      <w:hyperlink r:id="rId20">
        <w:r w:rsidRPr="00CF7B3C">
          <w:rPr>
            <w:rFonts w:ascii="Times New Roman" w:eastAsia="Roboto" w:hAnsi="Times New Roman" w:cs="Times New Roman"/>
            <w:highlight w:val="white"/>
            <w:u w:val="single"/>
          </w:rPr>
          <w:t>https://doi.org/10.1016/j.agrformet.2018.11.006</w:t>
        </w:r>
      </w:hyperlink>
      <w:r w:rsidRPr="00CF7B3C">
        <w:rPr>
          <w:rFonts w:ascii="Times New Roman" w:eastAsia="Roboto" w:hAnsi="Times New Roman" w:cs="Times New Roman"/>
          <w:highlight w:val="white"/>
        </w:rPr>
        <w:t>.</w:t>
      </w:r>
    </w:p>
    <w:p w14:paraId="770AD108" w14:textId="77777777" w:rsidR="00640884" w:rsidRPr="00CF7B3C" w:rsidRDefault="00640884" w:rsidP="00640884">
      <w:pPr>
        <w:spacing w:line="240" w:lineRule="auto"/>
        <w:jc w:val="both"/>
        <w:rPr>
          <w:rFonts w:ascii="Times New Roman" w:eastAsia="Roboto" w:hAnsi="Times New Roman" w:cs="Times New Roman"/>
          <w:highlight w:val="white"/>
        </w:rPr>
      </w:pPr>
    </w:p>
    <w:p w14:paraId="75021637" w14:textId="77777777" w:rsidR="00640884" w:rsidRDefault="00640884" w:rsidP="00640884">
      <w:pPr>
        <w:spacing w:line="240" w:lineRule="auto"/>
        <w:jc w:val="both"/>
        <w:rPr>
          <w:rFonts w:ascii="Times New Roman" w:eastAsia="Roboto" w:hAnsi="Times New Roman" w:cs="Times New Roman"/>
          <w:highlight w:val="white"/>
        </w:rPr>
      </w:pPr>
      <w:proofErr w:type="spellStart"/>
      <w:r w:rsidRPr="00CF7B3C">
        <w:rPr>
          <w:rFonts w:ascii="Times New Roman" w:eastAsia="Roboto" w:hAnsi="Times New Roman" w:cs="Times New Roman"/>
          <w:highlight w:val="white"/>
          <w:lang w:val="es-EC"/>
        </w:rPr>
        <w:t>Cauvy-Fraunié</w:t>
      </w:r>
      <w:proofErr w:type="spellEnd"/>
      <w:r w:rsidRPr="00CF7B3C">
        <w:rPr>
          <w:rFonts w:ascii="Times New Roman" w:eastAsia="Roboto" w:hAnsi="Times New Roman" w:cs="Times New Roman"/>
          <w:highlight w:val="white"/>
          <w:lang w:val="es-EC"/>
        </w:rPr>
        <w:t xml:space="preserve">, S., Andino, P., Espinosa, R., Calvez, R., </w:t>
      </w:r>
      <w:proofErr w:type="spellStart"/>
      <w:r w:rsidRPr="00CF7B3C">
        <w:rPr>
          <w:rFonts w:ascii="Times New Roman" w:eastAsia="Roboto" w:hAnsi="Times New Roman" w:cs="Times New Roman"/>
          <w:highlight w:val="white"/>
          <w:lang w:val="es-EC"/>
        </w:rPr>
        <w:t>Anthelme</w:t>
      </w:r>
      <w:proofErr w:type="spellEnd"/>
      <w:r w:rsidRPr="00CF7B3C">
        <w:rPr>
          <w:rFonts w:ascii="Times New Roman" w:eastAsia="Roboto" w:hAnsi="Times New Roman" w:cs="Times New Roman"/>
          <w:highlight w:val="white"/>
          <w:lang w:val="es-EC"/>
        </w:rPr>
        <w:t xml:space="preserve">, F., Jacobsen, D., y </w:t>
      </w:r>
      <w:proofErr w:type="spellStart"/>
      <w:r w:rsidRPr="00CF7B3C">
        <w:rPr>
          <w:rFonts w:ascii="Times New Roman" w:eastAsia="Roboto" w:hAnsi="Times New Roman" w:cs="Times New Roman"/>
          <w:highlight w:val="white"/>
          <w:lang w:val="es-EC"/>
        </w:rPr>
        <w:t>Dangles</w:t>
      </w:r>
      <w:proofErr w:type="spellEnd"/>
      <w:r w:rsidRPr="00CF7B3C">
        <w:rPr>
          <w:rFonts w:ascii="Times New Roman" w:eastAsia="Roboto" w:hAnsi="Times New Roman" w:cs="Times New Roman"/>
          <w:highlight w:val="white"/>
          <w:lang w:val="es-EC"/>
        </w:rPr>
        <w:t xml:space="preserve">, O. (2013). </w:t>
      </w:r>
      <w:r w:rsidRPr="00CF7B3C">
        <w:rPr>
          <w:rFonts w:ascii="Times New Roman" w:eastAsia="Roboto" w:hAnsi="Times New Roman" w:cs="Times New Roman"/>
          <w:highlight w:val="white"/>
        </w:rPr>
        <w:t xml:space="preserve">Glacial flood pulse effects on benthic fauna in equatorial high-Andean streams. </w:t>
      </w:r>
      <w:r w:rsidRPr="00CF7B3C">
        <w:rPr>
          <w:rFonts w:ascii="Times New Roman" w:eastAsia="Roboto" w:hAnsi="Times New Roman" w:cs="Times New Roman"/>
          <w:i/>
          <w:highlight w:val="white"/>
        </w:rPr>
        <w:t>Hydrological Processes</w:t>
      </w:r>
      <w:r w:rsidRPr="00CF7B3C">
        <w:rPr>
          <w:rFonts w:ascii="Times New Roman" w:eastAsia="Roboto" w:hAnsi="Times New Roman" w:cs="Times New Roman"/>
          <w:highlight w:val="white"/>
        </w:rPr>
        <w:t>, n/a–n/a. DOI: 10.1002/hyp.9866.</w:t>
      </w:r>
    </w:p>
    <w:p w14:paraId="6C1B34FD" w14:textId="77777777" w:rsidR="00640884" w:rsidRPr="00CF7B3C" w:rsidRDefault="00640884" w:rsidP="00640884">
      <w:pPr>
        <w:spacing w:line="240" w:lineRule="auto"/>
        <w:jc w:val="both"/>
        <w:rPr>
          <w:rFonts w:ascii="Times New Roman" w:eastAsia="Roboto" w:hAnsi="Times New Roman" w:cs="Times New Roman"/>
          <w:highlight w:val="white"/>
        </w:rPr>
      </w:pPr>
    </w:p>
    <w:p w14:paraId="6ACCB53C" w14:textId="77777777" w:rsidR="00640884" w:rsidRPr="00CF7B3C" w:rsidRDefault="00640884" w:rsidP="00640884">
      <w:pPr>
        <w:spacing w:line="240" w:lineRule="auto"/>
        <w:jc w:val="both"/>
        <w:rPr>
          <w:rFonts w:ascii="Times New Roman" w:eastAsia="Roboto" w:hAnsi="Times New Roman" w:cs="Times New Roman"/>
          <w:highlight w:val="white"/>
        </w:rPr>
      </w:pPr>
      <w:proofErr w:type="spellStart"/>
      <w:r w:rsidRPr="00FB7F19">
        <w:rPr>
          <w:rFonts w:ascii="Times New Roman" w:eastAsia="Roboto" w:hAnsi="Times New Roman" w:cs="Times New Roman"/>
          <w:highlight w:val="white"/>
        </w:rPr>
        <w:t>Cauvy-Fraunié</w:t>
      </w:r>
      <w:proofErr w:type="spellEnd"/>
      <w:r w:rsidRPr="00FB7F19">
        <w:rPr>
          <w:rFonts w:ascii="Times New Roman" w:eastAsia="Roboto" w:hAnsi="Times New Roman" w:cs="Times New Roman"/>
          <w:highlight w:val="white"/>
        </w:rPr>
        <w:t xml:space="preserve"> S, Espinosa R, Andino P, Dangles O y Jacobsen D. (2014). </w:t>
      </w:r>
      <w:r w:rsidRPr="00CF7B3C">
        <w:rPr>
          <w:rFonts w:ascii="Times New Roman" w:eastAsia="Roboto" w:hAnsi="Times New Roman" w:cs="Times New Roman"/>
          <w:highlight w:val="white"/>
        </w:rPr>
        <w:t>Relationships between stream macroinvertebrate communities and new flood-based indices of glacial influence. Freshwater Biology. 59(9).</w:t>
      </w:r>
    </w:p>
    <w:p w14:paraId="4A51AB38" w14:textId="77777777" w:rsidR="00640884" w:rsidRPr="00CF7B3C" w:rsidRDefault="00640884" w:rsidP="00640884">
      <w:pPr>
        <w:spacing w:line="240" w:lineRule="auto"/>
        <w:jc w:val="both"/>
        <w:rPr>
          <w:rFonts w:ascii="Times New Roman" w:eastAsia="Roboto" w:hAnsi="Times New Roman" w:cs="Times New Roman"/>
          <w:highlight w:val="white"/>
        </w:rPr>
      </w:pPr>
    </w:p>
    <w:p w14:paraId="3A2256E4" w14:textId="77777777" w:rsidR="00640884" w:rsidRPr="00CF7B3C" w:rsidRDefault="00640884" w:rsidP="00640884">
      <w:pPr>
        <w:spacing w:line="240" w:lineRule="auto"/>
        <w:jc w:val="both"/>
        <w:rPr>
          <w:rFonts w:ascii="Times New Roman" w:eastAsia="Roboto" w:hAnsi="Times New Roman" w:cs="Times New Roman"/>
          <w:highlight w:val="white"/>
          <w:lang w:val="es-EC"/>
        </w:rPr>
      </w:pPr>
      <w:proofErr w:type="spellStart"/>
      <w:r w:rsidRPr="00CF7B3C">
        <w:rPr>
          <w:rFonts w:ascii="Times New Roman" w:eastAsia="Roboto" w:hAnsi="Times New Roman" w:cs="Times New Roman"/>
          <w:highlight w:val="white"/>
        </w:rPr>
        <w:t>Cauvy-Fraunié</w:t>
      </w:r>
      <w:proofErr w:type="spellEnd"/>
      <w:r w:rsidRPr="00CF7B3C">
        <w:rPr>
          <w:rFonts w:ascii="Times New Roman" w:eastAsia="Roboto" w:hAnsi="Times New Roman" w:cs="Times New Roman"/>
          <w:highlight w:val="white"/>
        </w:rPr>
        <w:t xml:space="preserve"> S, Espinosa R, Andino P, Jacobsen D y Dangles O. (2015). Invertebrate Metacommunity Structure and Dynamics in an Andean Glacial Stream Network Facing Climate Change. </w:t>
      </w:r>
      <w:proofErr w:type="spellStart"/>
      <w:r w:rsidRPr="00CF7B3C">
        <w:rPr>
          <w:rFonts w:ascii="Times New Roman" w:eastAsia="Roboto" w:hAnsi="Times New Roman" w:cs="Times New Roman"/>
          <w:highlight w:val="white"/>
          <w:lang w:val="es-EC"/>
        </w:rPr>
        <w:t>PLoS</w:t>
      </w:r>
      <w:proofErr w:type="spellEnd"/>
      <w:r w:rsidRPr="00CF7B3C">
        <w:rPr>
          <w:rFonts w:ascii="Times New Roman" w:eastAsia="Roboto" w:hAnsi="Times New Roman" w:cs="Times New Roman"/>
          <w:highlight w:val="white"/>
          <w:lang w:val="es-EC"/>
        </w:rPr>
        <w:t xml:space="preserve"> ONE; 10(8).</w:t>
      </w:r>
    </w:p>
    <w:p w14:paraId="526C309C" w14:textId="77777777" w:rsidR="00640884" w:rsidRPr="00CF7B3C"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lang w:val="es-EC"/>
        </w:rPr>
        <w:t xml:space="preserve">Cuesta, F., </w:t>
      </w:r>
      <w:proofErr w:type="spellStart"/>
      <w:r w:rsidRPr="00CF7B3C">
        <w:rPr>
          <w:rFonts w:ascii="Times New Roman" w:eastAsia="Roboto" w:hAnsi="Times New Roman" w:cs="Times New Roman"/>
          <w:highlight w:val="white"/>
          <w:lang w:val="es-EC"/>
        </w:rPr>
        <w:t>Sevink</w:t>
      </w:r>
      <w:proofErr w:type="spellEnd"/>
      <w:r w:rsidRPr="00CF7B3C">
        <w:rPr>
          <w:rFonts w:ascii="Times New Roman" w:eastAsia="Roboto" w:hAnsi="Times New Roman" w:cs="Times New Roman"/>
          <w:highlight w:val="white"/>
          <w:lang w:val="es-EC"/>
        </w:rPr>
        <w:t xml:space="preserve">, J., </w:t>
      </w:r>
      <w:proofErr w:type="spellStart"/>
      <w:r w:rsidRPr="00CF7B3C">
        <w:rPr>
          <w:rFonts w:ascii="Times New Roman" w:eastAsia="Roboto" w:hAnsi="Times New Roman" w:cs="Times New Roman"/>
          <w:highlight w:val="white"/>
          <w:lang w:val="es-EC"/>
        </w:rPr>
        <w:t>Llambí</w:t>
      </w:r>
      <w:proofErr w:type="spellEnd"/>
      <w:r w:rsidRPr="00CF7B3C">
        <w:rPr>
          <w:rFonts w:ascii="Times New Roman" w:eastAsia="Roboto" w:hAnsi="Times New Roman" w:cs="Times New Roman"/>
          <w:highlight w:val="white"/>
          <w:lang w:val="es-EC"/>
        </w:rPr>
        <w:t xml:space="preserve">, L., De </w:t>
      </w:r>
      <w:proofErr w:type="spellStart"/>
      <w:r w:rsidRPr="00CF7B3C">
        <w:rPr>
          <w:rFonts w:ascii="Times New Roman" w:eastAsia="Roboto" w:hAnsi="Times New Roman" w:cs="Times New Roman"/>
          <w:highlight w:val="white"/>
          <w:lang w:val="es-EC"/>
        </w:rPr>
        <w:t>Bièvre</w:t>
      </w:r>
      <w:proofErr w:type="spellEnd"/>
      <w:r w:rsidRPr="00CF7B3C">
        <w:rPr>
          <w:rFonts w:ascii="Times New Roman" w:eastAsia="Roboto" w:hAnsi="Times New Roman" w:cs="Times New Roman"/>
          <w:highlight w:val="white"/>
          <w:lang w:val="es-EC"/>
        </w:rPr>
        <w:t xml:space="preserve">, B., &amp; Posner, J. (2014). Avances en investigación para la conservación de los páramos andinos. </w:t>
      </w:r>
      <w:r w:rsidRPr="00CF7B3C">
        <w:rPr>
          <w:rFonts w:ascii="Times New Roman" w:eastAsia="Roboto" w:hAnsi="Times New Roman" w:cs="Times New Roman"/>
          <w:i/>
          <w:highlight w:val="white"/>
        </w:rPr>
        <w:t>CONDESAN. Quito, Ecuador</w:t>
      </w:r>
      <w:r w:rsidRPr="00CF7B3C">
        <w:rPr>
          <w:rFonts w:ascii="Times New Roman" w:eastAsia="Roboto" w:hAnsi="Times New Roman" w:cs="Times New Roman"/>
          <w:highlight w:val="white"/>
        </w:rPr>
        <w:t>.</w:t>
      </w:r>
    </w:p>
    <w:p w14:paraId="1B91AAF7" w14:textId="77777777" w:rsidR="00640884" w:rsidRPr="00CF7B3C" w:rsidRDefault="00640884" w:rsidP="00640884">
      <w:pPr>
        <w:spacing w:line="240" w:lineRule="auto"/>
        <w:jc w:val="both"/>
        <w:rPr>
          <w:rFonts w:ascii="Times New Roman" w:eastAsia="Roboto" w:hAnsi="Times New Roman" w:cs="Times New Roman"/>
          <w:highlight w:val="white"/>
        </w:rPr>
      </w:pPr>
    </w:p>
    <w:p w14:paraId="3E58747C" w14:textId="77777777" w:rsidR="00640884" w:rsidRPr="00CF7B3C"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rPr>
        <w:t xml:space="preserve">Ceballos, G. y P.R. </w:t>
      </w:r>
      <w:proofErr w:type="spellStart"/>
      <w:r w:rsidRPr="00CF7B3C">
        <w:rPr>
          <w:rFonts w:ascii="Times New Roman" w:eastAsia="Roboto" w:hAnsi="Times New Roman" w:cs="Times New Roman"/>
          <w:highlight w:val="white"/>
        </w:rPr>
        <w:t>Ehrlinch</w:t>
      </w:r>
      <w:proofErr w:type="spellEnd"/>
      <w:r w:rsidRPr="00CF7B3C">
        <w:rPr>
          <w:rFonts w:ascii="Times New Roman" w:eastAsia="Roboto" w:hAnsi="Times New Roman" w:cs="Times New Roman"/>
          <w:highlight w:val="white"/>
        </w:rPr>
        <w:t xml:space="preserve">. (2006). Global mammal distributions Biodiversity hotpots, and conservation. </w:t>
      </w:r>
      <w:r w:rsidRPr="00CF7B3C">
        <w:rPr>
          <w:rFonts w:ascii="Times New Roman" w:eastAsia="Roboto" w:hAnsi="Times New Roman" w:cs="Times New Roman"/>
          <w:i/>
          <w:highlight w:val="white"/>
        </w:rPr>
        <w:t xml:space="preserve">Proceedings of the National Academy of Sciences </w:t>
      </w:r>
      <w:r w:rsidRPr="00CF7B3C">
        <w:rPr>
          <w:rFonts w:ascii="Times New Roman" w:eastAsia="Roboto" w:hAnsi="Times New Roman" w:cs="Times New Roman"/>
          <w:highlight w:val="white"/>
        </w:rPr>
        <w:t>103:19374-19379.</w:t>
      </w:r>
    </w:p>
    <w:p w14:paraId="6279A012" w14:textId="77777777" w:rsidR="00640884" w:rsidRPr="00CF7B3C" w:rsidRDefault="00640884" w:rsidP="00640884">
      <w:pPr>
        <w:spacing w:line="240" w:lineRule="auto"/>
        <w:jc w:val="both"/>
        <w:rPr>
          <w:rFonts w:ascii="Times New Roman" w:eastAsia="Roboto" w:hAnsi="Times New Roman" w:cs="Times New Roman"/>
          <w:b/>
          <w:highlight w:val="white"/>
        </w:rPr>
      </w:pPr>
    </w:p>
    <w:p w14:paraId="6EFEC95F" w14:textId="77777777" w:rsidR="00640884" w:rsidRPr="00CF7B3C" w:rsidRDefault="00640884" w:rsidP="00640884">
      <w:pPr>
        <w:spacing w:line="240" w:lineRule="auto"/>
        <w:jc w:val="both"/>
        <w:rPr>
          <w:rFonts w:ascii="Times New Roman" w:eastAsia="Roboto" w:hAnsi="Times New Roman" w:cs="Times New Roman"/>
          <w:highlight w:val="white"/>
          <w:lang w:val="es-EC"/>
        </w:rPr>
      </w:pPr>
      <w:r w:rsidRPr="00CF7B3C">
        <w:rPr>
          <w:rFonts w:ascii="Times New Roman" w:eastAsia="Roboto" w:hAnsi="Times New Roman" w:cs="Times New Roman"/>
          <w:highlight w:val="white"/>
        </w:rPr>
        <w:t xml:space="preserve">Chien, H.; Yeh, P.J.F.; </w:t>
      </w:r>
      <w:proofErr w:type="spellStart"/>
      <w:r w:rsidRPr="00CF7B3C">
        <w:rPr>
          <w:rFonts w:ascii="Times New Roman" w:eastAsia="Roboto" w:hAnsi="Times New Roman" w:cs="Times New Roman"/>
          <w:highlight w:val="white"/>
        </w:rPr>
        <w:t>Knouft</w:t>
      </w:r>
      <w:proofErr w:type="spellEnd"/>
      <w:r w:rsidRPr="00CF7B3C">
        <w:rPr>
          <w:rFonts w:ascii="Times New Roman" w:eastAsia="Roboto" w:hAnsi="Times New Roman" w:cs="Times New Roman"/>
          <w:highlight w:val="white"/>
        </w:rPr>
        <w:t xml:space="preserve">, J.H. Modeling the potential impacts of climate change on streamflow in agricultural watersheds of the Midwestern United States. </w:t>
      </w:r>
      <w:r w:rsidRPr="00CF7B3C">
        <w:rPr>
          <w:rFonts w:ascii="Times New Roman" w:eastAsia="Roboto" w:hAnsi="Times New Roman" w:cs="Times New Roman"/>
          <w:highlight w:val="white"/>
          <w:lang w:val="es-EC"/>
        </w:rPr>
        <w:t xml:space="preserve">J. </w:t>
      </w:r>
      <w:proofErr w:type="spellStart"/>
      <w:r w:rsidRPr="00CF7B3C">
        <w:rPr>
          <w:rFonts w:ascii="Times New Roman" w:eastAsia="Roboto" w:hAnsi="Times New Roman" w:cs="Times New Roman"/>
          <w:highlight w:val="white"/>
          <w:lang w:val="es-EC"/>
        </w:rPr>
        <w:t>Hydrol</w:t>
      </w:r>
      <w:proofErr w:type="spellEnd"/>
      <w:r w:rsidRPr="00CF7B3C">
        <w:rPr>
          <w:rFonts w:ascii="Times New Roman" w:eastAsia="Roboto" w:hAnsi="Times New Roman" w:cs="Times New Roman"/>
          <w:highlight w:val="white"/>
          <w:lang w:val="es-EC"/>
        </w:rPr>
        <w:t xml:space="preserve">. 2013, 491, 73–88. </w:t>
      </w:r>
    </w:p>
    <w:p w14:paraId="3F8044DD" w14:textId="77777777" w:rsidR="00640884" w:rsidRPr="00CF7B3C" w:rsidRDefault="00640884" w:rsidP="00640884">
      <w:pPr>
        <w:spacing w:line="240" w:lineRule="auto"/>
        <w:jc w:val="both"/>
        <w:rPr>
          <w:rFonts w:ascii="Times New Roman" w:eastAsia="Roboto" w:hAnsi="Times New Roman" w:cs="Times New Roman"/>
          <w:highlight w:val="white"/>
          <w:lang w:val="es-EC"/>
        </w:rPr>
      </w:pPr>
    </w:p>
    <w:p w14:paraId="36DE95CC" w14:textId="77777777" w:rsidR="00640884" w:rsidRPr="00CF7B3C" w:rsidRDefault="00640884" w:rsidP="00640884">
      <w:pPr>
        <w:spacing w:line="240" w:lineRule="auto"/>
        <w:jc w:val="both"/>
        <w:rPr>
          <w:rFonts w:ascii="Times New Roman" w:hAnsi="Times New Roman" w:cs="Times New Roman"/>
        </w:rPr>
      </w:pPr>
      <w:r w:rsidRPr="00CF7B3C">
        <w:rPr>
          <w:rFonts w:ascii="Times New Roman" w:hAnsi="Times New Roman" w:cs="Times New Roman"/>
          <w:lang w:val="es-EC"/>
        </w:rPr>
        <w:t xml:space="preserve">Crespo, P., </w:t>
      </w:r>
      <w:proofErr w:type="spellStart"/>
      <w:r w:rsidRPr="00CF7B3C">
        <w:rPr>
          <w:rFonts w:ascii="Times New Roman" w:hAnsi="Times New Roman" w:cs="Times New Roman"/>
          <w:lang w:val="es-EC"/>
        </w:rPr>
        <w:t>Célleri</w:t>
      </w:r>
      <w:proofErr w:type="spellEnd"/>
      <w:r w:rsidRPr="00CF7B3C">
        <w:rPr>
          <w:rFonts w:ascii="Times New Roman" w:hAnsi="Times New Roman" w:cs="Times New Roman"/>
          <w:lang w:val="es-EC"/>
        </w:rPr>
        <w:t xml:space="preserve">, R., </w:t>
      </w:r>
      <w:proofErr w:type="spellStart"/>
      <w:r w:rsidRPr="00CF7B3C">
        <w:rPr>
          <w:rFonts w:ascii="Times New Roman" w:hAnsi="Times New Roman" w:cs="Times New Roman"/>
          <w:lang w:val="es-EC"/>
        </w:rPr>
        <w:t>Buytaert</w:t>
      </w:r>
      <w:proofErr w:type="spellEnd"/>
      <w:r w:rsidRPr="00CF7B3C">
        <w:rPr>
          <w:rFonts w:ascii="Times New Roman" w:hAnsi="Times New Roman" w:cs="Times New Roman"/>
          <w:lang w:val="es-EC"/>
        </w:rPr>
        <w:t xml:space="preserve">, W., Ochoa, B., Cárdenas, I., Iñiguez, V., ... &amp; De </w:t>
      </w:r>
      <w:proofErr w:type="spellStart"/>
      <w:r w:rsidRPr="00CF7B3C">
        <w:rPr>
          <w:rFonts w:ascii="Times New Roman" w:hAnsi="Times New Roman" w:cs="Times New Roman"/>
          <w:lang w:val="es-EC"/>
        </w:rPr>
        <w:t>Bièvre</w:t>
      </w:r>
      <w:proofErr w:type="spellEnd"/>
      <w:r w:rsidRPr="00CF7B3C">
        <w:rPr>
          <w:rFonts w:ascii="Times New Roman" w:hAnsi="Times New Roman" w:cs="Times New Roman"/>
          <w:lang w:val="es-EC"/>
        </w:rPr>
        <w:t xml:space="preserve">, B. (2014). Impactos del cambio de uso de la tierra sobre la hidrología de los páramos húmedos andinos. Avances en investigación para la conservación de los páramos andinos. </w:t>
      </w:r>
      <w:r w:rsidRPr="00CF7B3C">
        <w:rPr>
          <w:rFonts w:ascii="Times New Roman" w:hAnsi="Times New Roman" w:cs="Times New Roman"/>
        </w:rPr>
        <w:t>CONDESAN, 288-304.</w:t>
      </w:r>
    </w:p>
    <w:p w14:paraId="14257FD7" w14:textId="77777777" w:rsidR="00640884" w:rsidRPr="00CF7B3C" w:rsidRDefault="00640884" w:rsidP="00640884">
      <w:pPr>
        <w:spacing w:line="240" w:lineRule="auto"/>
        <w:jc w:val="both"/>
        <w:rPr>
          <w:rFonts w:ascii="Times New Roman" w:eastAsia="Roboto" w:hAnsi="Times New Roman" w:cs="Times New Roman"/>
          <w:highlight w:val="white"/>
        </w:rPr>
      </w:pPr>
    </w:p>
    <w:p w14:paraId="7DA60E94" w14:textId="77777777" w:rsidR="00640884" w:rsidRPr="00CF7B3C" w:rsidRDefault="00640884" w:rsidP="00640884">
      <w:pPr>
        <w:spacing w:line="240" w:lineRule="auto"/>
        <w:jc w:val="both"/>
        <w:rPr>
          <w:rFonts w:ascii="Times New Roman" w:eastAsia="Roboto" w:hAnsi="Times New Roman" w:cs="Times New Roman"/>
          <w:b/>
          <w:highlight w:val="white"/>
        </w:rPr>
      </w:pPr>
      <w:r w:rsidRPr="00CF7B3C">
        <w:rPr>
          <w:rFonts w:ascii="Times New Roman" w:eastAsia="Roboto" w:hAnsi="Times New Roman" w:cs="Times New Roman"/>
          <w:b/>
          <w:highlight w:val="white"/>
        </w:rPr>
        <w:t>D</w:t>
      </w:r>
    </w:p>
    <w:p w14:paraId="668A3BCC" w14:textId="77777777" w:rsidR="00640884" w:rsidRPr="00CF7B3C" w:rsidRDefault="00640884" w:rsidP="00640884">
      <w:pPr>
        <w:spacing w:line="240" w:lineRule="auto"/>
        <w:jc w:val="both"/>
        <w:rPr>
          <w:rFonts w:ascii="Times New Roman" w:eastAsia="Roboto" w:hAnsi="Times New Roman" w:cs="Times New Roman"/>
          <w:b/>
          <w:highlight w:val="white"/>
        </w:rPr>
      </w:pPr>
    </w:p>
    <w:p w14:paraId="60250103" w14:textId="77777777" w:rsidR="00640884" w:rsidRPr="003223A8" w:rsidRDefault="00640884" w:rsidP="00640884">
      <w:pPr>
        <w:spacing w:line="240" w:lineRule="auto"/>
        <w:jc w:val="both"/>
        <w:rPr>
          <w:rFonts w:ascii="Times New Roman" w:hAnsi="Times New Roman" w:cs="Times New Roman"/>
          <w:color w:val="222222"/>
          <w:shd w:val="clear" w:color="auto" w:fill="FFFFFF"/>
          <w:lang w:val="es-EC"/>
        </w:rPr>
      </w:pPr>
      <w:r w:rsidRPr="004D4281">
        <w:rPr>
          <w:rFonts w:ascii="Times New Roman" w:hAnsi="Times New Roman" w:cs="Times New Roman"/>
          <w:color w:val="222222"/>
          <w:shd w:val="clear" w:color="auto" w:fill="FFFFFF"/>
        </w:rPr>
        <w:t xml:space="preserve">Dangles, O., Carpio, C., Barragan, A. R., </w:t>
      </w:r>
      <w:proofErr w:type="spellStart"/>
      <w:r w:rsidRPr="004D4281">
        <w:rPr>
          <w:rFonts w:ascii="Times New Roman" w:hAnsi="Times New Roman" w:cs="Times New Roman"/>
          <w:color w:val="222222"/>
          <w:shd w:val="clear" w:color="auto" w:fill="FFFFFF"/>
        </w:rPr>
        <w:t>Zeddam</w:t>
      </w:r>
      <w:proofErr w:type="spellEnd"/>
      <w:r w:rsidRPr="004D4281">
        <w:rPr>
          <w:rFonts w:ascii="Times New Roman" w:hAnsi="Times New Roman" w:cs="Times New Roman"/>
          <w:color w:val="222222"/>
          <w:shd w:val="clear" w:color="auto" w:fill="FFFFFF"/>
        </w:rPr>
        <w:t>, J. L., &amp; Silvain, J. F. (2008). Temperature as a key driver of ecological sorting among invasive pest species in the tropical Andes. </w:t>
      </w:r>
      <w:proofErr w:type="spellStart"/>
      <w:r w:rsidRPr="003223A8">
        <w:rPr>
          <w:rFonts w:ascii="Times New Roman" w:hAnsi="Times New Roman" w:cs="Times New Roman"/>
          <w:i/>
          <w:iCs/>
          <w:color w:val="222222"/>
          <w:shd w:val="clear" w:color="auto" w:fill="FFFFFF"/>
          <w:lang w:val="es-EC"/>
        </w:rPr>
        <w:t>Ecological</w:t>
      </w:r>
      <w:proofErr w:type="spellEnd"/>
      <w:r w:rsidRPr="003223A8">
        <w:rPr>
          <w:rFonts w:ascii="Times New Roman" w:hAnsi="Times New Roman" w:cs="Times New Roman"/>
          <w:i/>
          <w:iCs/>
          <w:color w:val="222222"/>
          <w:shd w:val="clear" w:color="auto" w:fill="FFFFFF"/>
          <w:lang w:val="es-EC"/>
        </w:rPr>
        <w:t xml:space="preserve"> </w:t>
      </w:r>
      <w:proofErr w:type="spellStart"/>
      <w:r w:rsidRPr="003223A8">
        <w:rPr>
          <w:rFonts w:ascii="Times New Roman" w:hAnsi="Times New Roman" w:cs="Times New Roman"/>
          <w:i/>
          <w:iCs/>
          <w:color w:val="222222"/>
          <w:shd w:val="clear" w:color="auto" w:fill="FFFFFF"/>
          <w:lang w:val="es-EC"/>
        </w:rPr>
        <w:t>Applications</w:t>
      </w:r>
      <w:proofErr w:type="spellEnd"/>
      <w:r w:rsidRPr="003223A8">
        <w:rPr>
          <w:rFonts w:ascii="Times New Roman" w:hAnsi="Times New Roman" w:cs="Times New Roman"/>
          <w:color w:val="222222"/>
          <w:shd w:val="clear" w:color="auto" w:fill="FFFFFF"/>
          <w:lang w:val="es-EC"/>
        </w:rPr>
        <w:t>, </w:t>
      </w:r>
      <w:r w:rsidRPr="003223A8">
        <w:rPr>
          <w:rFonts w:ascii="Times New Roman" w:hAnsi="Times New Roman" w:cs="Times New Roman"/>
          <w:i/>
          <w:iCs/>
          <w:color w:val="222222"/>
          <w:shd w:val="clear" w:color="auto" w:fill="FFFFFF"/>
          <w:lang w:val="es-EC"/>
        </w:rPr>
        <w:t>18</w:t>
      </w:r>
      <w:r w:rsidRPr="003223A8">
        <w:rPr>
          <w:rFonts w:ascii="Times New Roman" w:hAnsi="Times New Roman" w:cs="Times New Roman"/>
          <w:color w:val="222222"/>
          <w:shd w:val="clear" w:color="auto" w:fill="FFFFFF"/>
          <w:lang w:val="es-EC"/>
        </w:rPr>
        <w:t>(7), 1795-1809.</w:t>
      </w:r>
    </w:p>
    <w:p w14:paraId="06A4AC41" w14:textId="77777777" w:rsidR="00640884" w:rsidRPr="003223A8" w:rsidRDefault="00640884" w:rsidP="00640884">
      <w:pPr>
        <w:spacing w:line="240" w:lineRule="auto"/>
        <w:jc w:val="both"/>
        <w:rPr>
          <w:rFonts w:ascii="Times New Roman" w:eastAsia="Roboto" w:hAnsi="Times New Roman" w:cs="Times New Roman"/>
          <w:highlight w:val="white"/>
          <w:lang w:val="es-EC"/>
        </w:rPr>
      </w:pPr>
    </w:p>
    <w:p w14:paraId="2431C01E" w14:textId="77777777" w:rsidR="004934B3" w:rsidRDefault="004934B3" w:rsidP="004934B3">
      <w:pPr>
        <w:spacing w:line="240" w:lineRule="auto"/>
        <w:jc w:val="both"/>
        <w:rPr>
          <w:rFonts w:ascii="Times New Roman" w:hAnsi="Times New Roman" w:cs="Times New Roman"/>
          <w:lang w:val="es-EC"/>
        </w:rPr>
      </w:pPr>
      <w:r w:rsidRPr="00DB3311">
        <w:rPr>
          <w:rFonts w:ascii="Times New Roman" w:hAnsi="Times New Roman" w:cs="Times New Roman"/>
          <w:lang w:val="es-EC"/>
        </w:rPr>
        <w:t>De la Fuente, S. (2011). Componentes Principales. Facultad de Ciencias Económicas y</w:t>
      </w:r>
      <w:r>
        <w:rPr>
          <w:rFonts w:ascii="Times New Roman" w:hAnsi="Times New Roman" w:cs="Times New Roman"/>
          <w:lang w:val="es-EC"/>
        </w:rPr>
        <w:t xml:space="preserve"> </w:t>
      </w:r>
      <w:r w:rsidRPr="00DB3311">
        <w:rPr>
          <w:rFonts w:ascii="Times New Roman" w:hAnsi="Times New Roman" w:cs="Times New Roman"/>
          <w:lang w:val="es-EC"/>
        </w:rPr>
        <w:t>Empresariales UAM. Universidad Autónoma de Madrid.</w:t>
      </w:r>
    </w:p>
    <w:p w14:paraId="23A3F6DF" w14:textId="77777777" w:rsidR="004934B3" w:rsidRPr="003223A8" w:rsidRDefault="004934B3" w:rsidP="004934B3">
      <w:pPr>
        <w:spacing w:line="240" w:lineRule="auto"/>
        <w:jc w:val="both"/>
        <w:rPr>
          <w:rFonts w:asciiTheme="minorHAnsi" w:hAnsiTheme="minorHAnsi"/>
          <w:lang w:val="es-EC"/>
        </w:rPr>
      </w:pPr>
    </w:p>
    <w:p w14:paraId="6750DCC1" w14:textId="77777777" w:rsidR="004934B3" w:rsidRPr="003223A8" w:rsidRDefault="004934B3" w:rsidP="00640884">
      <w:pPr>
        <w:spacing w:line="240" w:lineRule="auto"/>
        <w:jc w:val="both"/>
        <w:rPr>
          <w:rFonts w:ascii="Times New Roman" w:eastAsia="Roboto" w:hAnsi="Times New Roman" w:cs="Times New Roman"/>
          <w:highlight w:val="white"/>
          <w:lang w:val="es-EC"/>
        </w:rPr>
      </w:pPr>
    </w:p>
    <w:p w14:paraId="7670FD1F" w14:textId="77777777" w:rsidR="00640884" w:rsidRPr="00F12528" w:rsidRDefault="00640884" w:rsidP="00640884">
      <w:pPr>
        <w:spacing w:line="240" w:lineRule="auto"/>
        <w:jc w:val="both"/>
        <w:rPr>
          <w:rFonts w:ascii="Times New Roman" w:eastAsia="Roboto" w:hAnsi="Times New Roman" w:cs="Times New Roman"/>
          <w:highlight w:val="white"/>
          <w:lang w:val="es-419"/>
        </w:rPr>
      </w:pPr>
      <w:proofErr w:type="spellStart"/>
      <w:r w:rsidRPr="003223A8">
        <w:rPr>
          <w:rFonts w:ascii="Times New Roman" w:eastAsia="Roboto" w:hAnsi="Times New Roman" w:cs="Times New Roman"/>
          <w:highlight w:val="white"/>
          <w:lang w:val="es-EC"/>
        </w:rPr>
        <w:t>Dudgeon</w:t>
      </w:r>
      <w:proofErr w:type="spellEnd"/>
      <w:r w:rsidRPr="003223A8">
        <w:rPr>
          <w:rFonts w:ascii="Times New Roman" w:eastAsia="Roboto" w:hAnsi="Times New Roman" w:cs="Times New Roman"/>
          <w:highlight w:val="white"/>
          <w:lang w:val="es-EC"/>
        </w:rPr>
        <w:t xml:space="preserve">, D., A. H. </w:t>
      </w:r>
      <w:proofErr w:type="spellStart"/>
      <w:r w:rsidRPr="003223A8">
        <w:rPr>
          <w:rFonts w:ascii="Times New Roman" w:eastAsia="Roboto" w:hAnsi="Times New Roman" w:cs="Times New Roman"/>
          <w:highlight w:val="white"/>
          <w:lang w:val="es-EC"/>
        </w:rPr>
        <w:t>Arthington</w:t>
      </w:r>
      <w:proofErr w:type="spellEnd"/>
      <w:r w:rsidRPr="003223A8">
        <w:rPr>
          <w:rFonts w:ascii="Times New Roman" w:eastAsia="Roboto" w:hAnsi="Times New Roman" w:cs="Times New Roman"/>
          <w:highlight w:val="white"/>
          <w:lang w:val="es-EC"/>
        </w:rPr>
        <w:t xml:space="preserve">, M.O. </w:t>
      </w:r>
      <w:proofErr w:type="spellStart"/>
      <w:r w:rsidRPr="003223A8">
        <w:rPr>
          <w:rFonts w:ascii="Times New Roman" w:eastAsia="Roboto" w:hAnsi="Times New Roman" w:cs="Times New Roman"/>
          <w:highlight w:val="white"/>
          <w:lang w:val="es-EC"/>
        </w:rPr>
        <w:t>Gessner</w:t>
      </w:r>
      <w:proofErr w:type="spellEnd"/>
      <w:r w:rsidRPr="003223A8">
        <w:rPr>
          <w:rFonts w:ascii="Times New Roman" w:eastAsia="Roboto" w:hAnsi="Times New Roman" w:cs="Times New Roman"/>
          <w:highlight w:val="white"/>
          <w:lang w:val="es-EC"/>
        </w:rPr>
        <w:t xml:space="preserve">, et al. 2006. </w:t>
      </w:r>
      <w:r w:rsidRPr="00CF7B3C">
        <w:rPr>
          <w:rFonts w:ascii="Times New Roman" w:eastAsia="Roboto" w:hAnsi="Times New Roman" w:cs="Times New Roman"/>
          <w:highlight w:val="white"/>
        </w:rPr>
        <w:t xml:space="preserve">Freshwater biodiversity: importance, threats, status and conservation challenges. </w:t>
      </w:r>
      <w:proofErr w:type="spellStart"/>
      <w:r w:rsidRPr="00F12528">
        <w:rPr>
          <w:rFonts w:ascii="Times New Roman" w:eastAsia="Roboto" w:hAnsi="Times New Roman" w:cs="Times New Roman"/>
          <w:highlight w:val="white"/>
          <w:lang w:val="es-419"/>
        </w:rPr>
        <w:t>Biological</w:t>
      </w:r>
      <w:proofErr w:type="spellEnd"/>
      <w:r w:rsidRPr="00F12528">
        <w:rPr>
          <w:rFonts w:ascii="Times New Roman" w:eastAsia="Roboto" w:hAnsi="Times New Roman" w:cs="Times New Roman"/>
          <w:highlight w:val="white"/>
          <w:lang w:val="es-419"/>
        </w:rPr>
        <w:t xml:space="preserve"> </w:t>
      </w:r>
      <w:proofErr w:type="spellStart"/>
      <w:r w:rsidRPr="00F12528">
        <w:rPr>
          <w:rFonts w:ascii="Times New Roman" w:eastAsia="Roboto" w:hAnsi="Times New Roman" w:cs="Times New Roman"/>
          <w:highlight w:val="white"/>
          <w:lang w:val="es-419"/>
        </w:rPr>
        <w:t>Reviews</w:t>
      </w:r>
      <w:proofErr w:type="spellEnd"/>
      <w:r w:rsidRPr="00F12528">
        <w:rPr>
          <w:rFonts w:ascii="Times New Roman" w:eastAsia="Roboto" w:hAnsi="Times New Roman" w:cs="Times New Roman"/>
          <w:highlight w:val="white"/>
          <w:lang w:val="es-419"/>
        </w:rPr>
        <w:t xml:space="preserve"> 81: 163-182.</w:t>
      </w:r>
    </w:p>
    <w:p w14:paraId="67AB8159" w14:textId="77777777" w:rsidR="00640884" w:rsidRPr="00F12528" w:rsidRDefault="00640884" w:rsidP="00640884">
      <w:pPr>
        <w:spacing w:line="240" w:lineRule="auto"/>
        <w:jc w:val="both"/>
        <w:rPr>
          <w:rFonts w:ascii="Times New Roman" w:eastAsia="Roboto" w:hAnsi="Times New Roman" w:cs="Times New Roman"/>
          <w:highlight w:val="white"/>
          <w:lang w:val="es-419"/>
        </w:rPr>
      </w:pPr>
    </w:p>
    <w:p w14:paraId="398E3389" w14:textId="77777777" w:rsidR="00640884" w:rsidRPr="00F12528" w:rsidRDefault="00640884" w:rsidP="00640884">
      <w:pPr>
        <w:spacing w:line="240" w:lineRule="auto"/>
        <w:jc w:val="both"/>
        <w:rPr>
          <w:rFonts w:ascii="Times New Roman" w:eastAsia="Roboto" w:hAnsi="Times New Roman" w:cs="Times New Roman"/>
          <w:b/>
          <w:highlight w:val="white"/>
          <w:lang w:val="es-419"/>
        </w:rPr>
      </w:pPr>
      <w:r w:rsidRPr="00F12528">
        <w:rPr>
          <w:rFonts w:ascii="Times New Roman" w:eastAsia="Roboto" w:hAnsi="Times New Roman" w:cs="Times New Roman"/>
          <w:b/>
          <w:highlight w:val="white"/>
          <w:lang w:val="es-419"/>
        </w:rPr>
        <w:t>E</w:t>
      </w:r>
    </w:p>
    <w:p w14:paraId="1F5BE072" w14:textId="77777777" w:rsidR="00640884" w:rsidRPr="00F12528" w:rsidRDefault="00640884" w:rsidP="00640884">
      <w:pPr>
        <w:spacing w:line="240" w:lineRule="auto"/>
        <w:jc w:val="both"/>
        <w:rPr>
          <w:rFonts w:ascii="Times New Roman" w:eastAsia="Roboto" w:hAnsi="Times New Roman" w:cs="Times New Roman"/>
          <w:b/>
          <w:highlight w:val="white"/>
          <w:lang w:val="es-419"/>
        </w:rPr>
      </w:pPr>
    </w:p>
    <w:p w14:paraId="22BE2871" w14:textId="77777777" w:rsidR="00640884" w:rsidRPr="00CF7B3C" w:rsidRDefault="00640884" w:rsidP="00640884">
      <w:pPr>
        <w:spacing w:line="240" w:lineRule="auto"/>
        <w:jc w:val="both"/>
        <w:rPr>
          <w:rFonts w:ascii="Times New Roman" w:eastAsia="Roboto" w:hAnsi="Times New Roman" w:cs="Times New Roman"/>
          <w:highlight w:val="white"/>
          <w:lang w:val="es-EC"/>
        </w:rPr>
      </w:pPr>
      <w:r w:rsidRPr="00F12528">
        <w:rPr>
          <w:rFonts w:ascii="Times New Roman" w:eastAsia="Roboto" w:hAnsi="Times New Roman" w:cs="Times New Roman"/>
          <w:highlight w:val="white"/>
          <w:lang w:val="es-419"/>
        </w:rPr>
        <w:t xml:space="preserve">ECOLAP y MAE. (2007). </w:t>
      </w:r>
      <w:r w:rsidRPr="00CF7B3C">
        <w:rPr>
          <w:rFonts w:ascii="Times New Roman" w:eastAsia="Roboto" w:hAnsi="Times New Roman" w:cs="Times New Roman"/>
          <w:highlight w:val="white"/>
          <w:lang w:val="es-EC"/>
        </w:rPr>
        <w:t xml:space="preserve">Guía del Patrimonio de Áreas Naturales Protegidas del Ecuador. ECOFUND, FAN, </w:t>
      </w:r>
      <w:proofErr w:type="spellStart"/>
      <w:r w:rsidRPr="00CF7B3C">
        <w:rPr>
          <w:rFonts w:ascii="Times New Roman" w:eastAsia="Roboto" w:hAnsi="Times New Roman" w:cs="Times New Roman"/>
          <w:highlight w:val="white"/>
          <w:lang w:val="es-EC"/>
        </w:rPr>
        <w:t>DarwinNet</w:t>
      </w:r>
      <w:proofErr w:type="spellEnd"/>
      <w:r w:rsidRPr="00CF7B3C">
        <w:rPr>
          <w:rFonts w:ascii="Times New Roman" w:eastAsia="Roboto" w:hAnsi="Times New Roman" w:cs="Times New Roman"/>
          <w:highlight w:val="white"/>
          <w:lang w:val="es-EC"/>
        </w:rPr>
        <w:t>, IGM. Quito-Ecuador.</w:t>
      </w:r>
    </w:p>
    <w:p w14:paraId="74224546" w14:textId="77777777" w:rsidR="00640884" w:rsidRPr="00CF7B3C" w:rsidRDefault="00640884" w:rsidP="00640884">
      <w:pPr>
        <w:spacing w:line="240" w:lineRule="auto"/>
        <w:jc w:val="both"/>
        <w:rPr>
          <w:rFonts w:ascii="Times New Roman" w:eastAsia="Roboto" w:hAnsi="Times New Roman" w:cs="Times New Roman"/>
          <w:highlight w:val="white"/>
          <w:lang w:val="es-EC"/>
        </w:rPr>
      </w:pPr>
    </w:p>
    <w:p w14:paraId="61C8808B" w14:textId="77777777" w:rsidR="00640884" w:rsidRPr="00CF7B3C" w:rsidRDefault="00640884" w:rsidP="00640884">
      <w:pPr>
        <w:spacing w:line="240" w:lineRule="auto"/>
        <w:jc w:val="both"/>
        <w:rPr>
          <w:rFonts w:ascii="Times New Roman" w:eastAsia="Calibri" w:hAnsi="Times New Roman" w:cs="Times New Roman"/>
          <w:highlight w:val="white"/>
          <w:lang w:val="es-EC"/>
        </w:rPr>
      </w:pPr>
      <w:r w:rsidRPr="00CF7B3C">
        <w:rPr>
          <w:rFonts w:ascii="Times New Roman" w:eastAsia="Calibri" w:hAnsi="Times New Roman" w:cs="Times New Roman"/>
          <w:highlight w:val="white"/>
          <w:lang w:val="es-EC"/>
        </w:rPr>
        <w:t xml:space="preserve">Esteves, F. A. 1998. Fundamentos de </w:t>
      </w:r>
      <w:proofErr w:type="spellStart"/>
      <w:r w:rsidRPr="00CF7B3C">
        <w:rPr>
          <w:rFonts w:ascii="Times New Roman" w:eastAsia="Calibri" w:hAnsi="Times New Roman" w:cs="Times New Roman"/>
          <w:highlight w:val="white"/>
          <w:lang w:val="es-EC"/>
        </w:rPr>
        <w:t>Limnologia</w:t>
      </w:r>
      <w:proofErr w:type="spellEnd"/>
      <w:r w:rsidRPr="00CF7B3C">
        <w:rPr>
          <w:rFonts w:ascii="Times New Roman" w:eastAsia="Calibri" w:hAnsi="Times New Roman" w:cs="Times New Roman"/>
          <w:highlight w:val="white"/>
          <w:lang w:val="es-EC"/>
        </w:rPr>
        <w:t xml:space="preserve">. </w:t>
      </w:r>
      <w:proofErr w:type="spellStart"/>
      <w:r w:rsidRPr="00CF7B3C">
        <w:rPr>
          <w:rFonts w:ascii="Times New Roman" w:eastAsia="Calibri" w:hAnsi="Times New Roman" w:cs="Times New Roman"/>
          <w:highlight w:val="white"/>
          <w:lang w:val="es-EC"/>
        </w:rPr>
        <w:t>Interciência</w:t>
      </w:r>
      <w:proofErr w:type="spellEnd"/>
      <w:r w:rsidRPr="00CF7B3C">
        <w:rPr>
          <w:rFonts w:ascii="Times New Roman" w:eastAsia="Calibri" w:hAnsi="Times New Roman" w:cs="Times New Roman"/>
          <w:highlight w:val="white"/>
          <w:lang w:val="es-EC"/>
        </w:rPr>
        <w:t>. Rio de Janeiro, Brasil.</w:t>
      </w:r>
    </w:p>
    <w:p w14:paraId="63F846E9" w14:textId="77777777" w:rsidR="00640884" w:rsidRPr="00CF7B3C" w:rsidRDefault="00640884" w:rsidP="00640884">
      <w:pPr>
        <w:spacing w:line="240" w:lineRule="auto"/>
        <w:jc w:val="both"/>
        <w:rPr>
          <w:rFonts w:ascii="Times New Roman" w:eastAsia="Roboto" w:hAnsi="Times New Roman" w:cs="Times New Roman"/>
          <w:highlight w:val="white"/>
          <w:lang w:val="es-EC"/>
        </w:rPr>
      </w:pPr>
    </w:p>
    <w:p w14:paraId="46C5407F" w14:textId="77777777" w:rsidR="00640884" w:rsidRPr="004F5C97" w:rsidRDefault="00640884" w:rsidP="00640884">
      <w:pPr>
        <w:spacing w:line="240" w:lineRule="auto"/>
        <w:jc w:val="both"/>
        <w:rPr>
          <w:rFonts w:ascii="Times New Roman" w:eastAsia="Roboto" w:hAnsi="Times New Roman" w:cs="Times New Roman"/>
          <w:b/>
          <w:highlight w:val="white"/>
          <w:lang w:val="fr-FR"/>
        </w:rPr>
      </w:pPr>
      <w:r w:rsidRPr="004F5C97">
        <w:rPr>
          <w:rFonts w:ascii="Times New Roman" w:eastAsia="Roboto" w:hAnsi="Times New Roman" w:cs="Times New Roman"/>
          <w:b/>
          <w:highlight w:val="white"/>
          <w:lang w:val="fr-FR"/>
        </w:rPr>
        <w:t>F</w:t>
      </w:r>
    </w:p>
    <w:p w14:paraId="1848188A" w14:textId="77777777" w:rsidR="00640884" w:rsidRPr="004F5C97" w:rsidRDefault="00640884" w:rsidP="00640884">
      <w:pPr>
        <w:spacing w:line="240" w:lineRule="auto"/>
        <w:jc w:val="both"/>
        <w:rPr>
          <w:rFonts w:ascii="Times New Roman" w:eastAsia="Roboto" w:hAnsi="Times New Roman" w:cs="Times New Roman"/>
          <w:highlight w:val="white"/>
          <w:lang w:val="fr-FR"/>
        </w:rPr>
      </w:pPr>
    </w:p>
    <w:p w14:paraId="20E215CA" w14:textId="77777777" w:rsidR="00640884" w:rsidRPr="004F5C97" w:rsidRDefault="00640884" w:rsidP="00640884">
      <w:pPr>
        <w:autoSpaceDE w:val="0"/>
        <w:autoSpaceDN w:val="0"/>
        <w:adjustRightInd w:val="0"/>
        <w:spacing w:line="240" w:lineRule="auto"/>
        <w:jc w:val="both"/>
        <w:rPr>
          <w:rFonts w:ascii="Times New Roman" w:hAnsi="Times New Roman" w:cs="Times New Roman"/>
          <w:lang w:val="fr-FR"/>
        </w:rPr>
      </w:pPr>
      <w:proofErr w:type="spellStart"/>
      <w:r w:rsidRPr="004F5C97">
        <w:rPr>
          <w:rFonts w:ascii="Times New Roman" w:hAnsi="Times New Roman" w:cs="Times New Roman"/>
          <w:lang w:val="fr-FR"/>
        </w:rPr>
        <w:t>Finer</w:t>
      </w:r>
      <w:proofErr w:type="spellEnd"/>
      <w:r w:rsidRPr="004F5C97">
        <w:rPr>
          <w:rFonts w:ascii="Times New Roman" w:hAnsi="Times New Roman" w:cs="Times New Roman"/>
          <w:lang w:val="fr-FR"/>
        </w:rPr>
        <w:t xml:space="preserve">, M., Jenkins, C. N., </w:t>
      </w:r>
      <w:proofErr w:type="spellStart"/>
      <w:r w:rsidRPr="004F5C97">
        <w:rPr>
          <w:rFonts w:ascii="Times New Roman" w:hAnsi="Times New Roman" w:cs="Times New Roman"/>
          <w:lang w:val="fr-FR"/>
        </w:rPr>
        <w:t>Pimm</w:t>
      </w:r>
      <w:proofErr w:type="spellEnd"/>
      <w:r w:rsidRPr="004F5C97">
        <w:rPr>
          <w:rFonts w:ascii="Times New Roman" w:hAnsi="Times New Roman" w:cs="Times New Roman"/>
          <w:lang w:val="fr-FR"/>
        </w:rPr>
        <w:t xml:space="preserve">, S. L., et al. </w:t>
      </w:r>
      <w:r w:rsidRPr="00CF7B3C">
        <w:rPr>
          <w:rFonts w:ascii="Times New Roman" w:hAnsi="Times New Roman" w:cs="Times New Roman"/>
        </w:rPr>
        <w:t xml:space="preserve">(2008). The Future of Biodiversity in the Andes-Amazon Basin. </w:t>
      </w:r>
      <w:r w:rsidRPr="004F5C97">
        <w:rPr>
          <w:rFonts w:ascii="Times New Roman" w:hAnsi="Times New Roman" w:cs="Times New Roman"/>
          <w:lang w:val="fr-FR"/>
        </w:rPr>
        <w:t>Nature, 452(7185), 301-305.</w:t>
      </w:r>
    </w:p>
    <w:p w14:paraId="1C6AADF1" w14:textId="77777777" w:rsidR="00640884" w:rsidRPr="004F5C97" w:rsidRDefault="00640884" w:rsidP="00640884">
      <w:pPr>
        <w:spacing w:line="240" w:lineRule="auto"/>
        <w:jc w:val="both"/>
        <w:rPr>
          <w:rFonts w:ascii="Times New Roman" w:eastAsia="Roboto" w:hAnsi="Times New Roman" w:cs="Times New Roman"/>
          <w:highlight w:val="white"/>
          <w:lang w:val="fr-FR"/>
        </w:rPr>
      </w:pPr>
    </w:p>
    <w:p w14:paraId="439FBBEF" w14:textId="77777777" w:rsidR="00640884" w:rsidRPr="004F5C97" w:rsidRDefault="00640884" w:rsidP="00640884">
      <w:pPr>
        <w:spacing w:line="240" w:lineRule="auto"/>
        <w:jc w:val="both"/>
        <w:rPr>
          <w:rFonts w:ascii="Times New Roman" w:eastAsia="Roboto" w:hAnsi="Times New Roman" w:cs="Times New Roman"/>
          <w:highlight w:val="white"/>
          <w:lang w:val="fr-FR"/>
        </w:rPr>
      </w:pPr>
      <w:proofErr w:type="spellStart"/>
      <w:r w:rsidRPr="004F5C97">
        <w:rPr>
          <w:rFonts w:ascii="Times New Roman" w:eastAsia="Roboto" w:hAnsi="Times New Roman" w:cs="Times New Roman"/>
          <w:highlight w:val="white"/>
          <w:lang w:val="fr-FR"/>
        </w:rPr>
        <w:t>Francou</w:t>
      </w:r>
      <w:proofErr w:type="spellEnd"/>
      <w:r w:rsidRPr="004F5C97">
        <w:rPr>
          <w:rFonts w:ascii="Times New Roman" w:eastAsia="Roboto" w:hAnsi="Times New Roman" w:cs="Times New Roman"/>
          <w:highlight w:val="white"/>
          <w:lang w:val="fr-FR"/>
        </w:rPr>
        <w:t xml:space="preserve">, B. y Vincent, </w:t>
      </w:r>
      <w:proofErr w:type="gramStart"/>
      <w:r w:rsidRPr="004F5C97">
        <w:rPr>
          <w:rFonts w:ascii="Times New Roman" w:eastAsia="Roboto" w:hAnsi="Times New Roman" w:cs="Times New Roman"/>
          <w:highlight w:val="white"/>
          <w:lang w:val="fr-FR"/>
        </w:rPr>
        <w:t>C.:</w:t>
      </w:r>
      <w:proofErr w:type="gramEnd"/>
      <w:r w:rsidRPr="004F5C97">
        <w:rPr>
          <w:rFonts w:ascii="Times New Roman" w:eastAsia="Roboto" w:hAnsi="Times New Roman" w:cs="Times New Roman"/>
          <w:highlight w:val="white"/>
          <w:lang w:val="fr-FR"/>
        </w:rPr>
        <w:t xml:space="preserve"> Les glaciers `a l’´</w:t>
      </w:r>
      <w:proofErr w:type="spellStart"/>
      <w:r w:rsidRPr="004F5C97">
        <w:rPr>
          <w:rFonts w:ascii="Times New Roman" w:eastAsia="Roboto" w:hAnsi="Times New Roman" w:cs="Times New Roman"/>
          <w:highlight w:val="white"/>
          <w:lang w:val="fr-FR"/>
        </w:rPr>
        <w:t>epreuve</w:t>
      </w:r>
      <w:proofErr w:type="spellEnd"/>
      <w:r w:rsidRPr="004F5C97">
        <w:rPr>
          <w:rFonts w:ascii="Times New Roman" w:eastAsia="Roboto" w:hAnsi="Times New Roman" w:cs="Times New Roman"/>
          <w:highlight w:val="white"/>
          <w:lang w:val="fr-FR"/>
        </w:rPr>
        <w:t xml:space="preserve"> du climat, IRD, Belin, Paris, 274 pp., 2007.</w:t>
      </w:r>
    </w:p>
    <w:p w14:paraId="61F9A14E" w14:textId="77777777" w:rsidR="00640884" w:rsidRPr="004F5C97" w:rsidRDefault="00640884" w:rsidP="00640884">
      <w:pPr>
        <w:spacing w:line="240" w:lineRule="auto"/>
        <w:jc w:val="both"/>
        <w:rPr>
          <w:rFonts w:ascii="Times New Roman" w:eastAsia="Roboto" w:hAnsi="Times New Roman" w:cs="Times New Roman"/>
          <w:highlight w:val="white"/>
          <w:lang w:val="fr-FR"/>
        </w:rPr>
      </w:pPr>
    </w:p>
    <w:p w14:paraId="40AE133D" w14:textId="77777777" w:rsidR="00640884" w:rsidRPr="00CC1E17" w:rsidRDefault="00640884" w:rsidP="00640884">
      <w:pPr>
        <w:spacing w:line="240" w:lineRule="auto"/>
        <w:jc w:val="both"/>
        <w:rPr>
          <w:rFonts w:ascii="Times New Roman" w:eastAsia="Roboto" w:hAnsi="Times New Roman" w:cs="Times New Roman"/>
          <w:b/>
          <w:highlight w:val="white"/>
          <w:lang w:val="es-EC"/>
        </w:rPr>
      </w:pPr>
      <w:r w:rsidRPr="00CC1E17">
        <w:rPr>
          <w:rFonts w:ascii="Times New Roman" w:eastAsia="Roboto" w:hAnsi="Times New Roman" w:cs="Times New Roman"/>
          <w:b/>
          <w:highlight w:val="white"/>
          <w:lang w:val="es-EC"/>
        </w:rPr>
        <w:t>G</w:t>
      </w:r>
    </w:p>
    <w:p w14:paraId="7124E632" w14:textId="77777777" w:rsidR="00640884" w:rsidRPr="00CC1E17" w:rsidRDefault="00640884" w:rsidP="00640884">
      <w:pPr>
        <w:autoSpaceDE w:val="0"/>
        <w:autoSpaceDN w:val="0"/>
        <w:adjustRightInd w:val="0"/>
        <w:spacing w:line="240" w:lineRule="auto"/>
        <w:jc w:val="both"/>
        <w:rPr>
          <w:rFonts w:ascii="Times New Roman" w:hAnsi="Times New Roman" w:cs="Times New Roman"/>
          <w:lang w:val="es-EC"/>
        </w:rPr>
      </w:pPr>
    </w:p>
    <w:p w14:paraId="2FA0009B" w14:textId="77777777" w:rsidR="00640884" w:rsidRPr="00CF7B3C" w:rsidRDefault="00640884" w:rsidP="00640884">
      <w:pPr>
        <w:autoSpaceDE w:val="0"/>
        <w:autoSpaceDN w:val="0"/>
        <w:adjustRightInd w:val="0"/>
        <w:spacing w:line="240" w:lineRule="auto"/>
        <w:jc w:val="both"/>
        <w:rPr>
          <w:rFonts w:ascii="Times New Roman" w:hAnsi="Times New Roman" w:cs="Times New Roman"/>
          <w:lang w:val="es-EC"/>
        </w:rPr>
      </w:pPr>
      <w:r w:rsidRPr="00CF7B3C">
        <w:rPr>
          <w:rFonts w:ascii="Times New Roman" w:hAnsi="Times New Roman" w:cs="Times New Roman"/>
          <w:lang w:val="es-EC"/>
        </w:rPr>
        <w:t>Gómez, J. (2011). Dinámica Fluvial y Control de Sedimentos en los Ríos. Madrid, España: Instituto Geológico y Minero de España.</w:t>
      </w:r>
    </w:p>
    <w:p w14:paraId="2843F847" w14:textId="77777777" w:rsidR="00640884" w:rsidRDefault="00640884" w:rsidP="00640884">
      <w:pPr>
        <w:spacing w:line="240" w:lineRule="auto"/>
        <w:jc w:val="both"/>
        <w:rPr>
          <w:rFonts w:ascii="Times New Roman" w:eastAsia="Roboto" w:hAnsi="Times New Roman" w:cs="Times New Roman"/>
          <w:highlight w:val="white"/>
          <w:lang w:val="es-EC"/>
        </w:rPr>
      </w:pPr>
    </w:p>
    <w:p w14:paraId="592641F6" w14:textId="77777777" w:rsidR="008215C7" w:rsidRPr="00501208" w:rsidRDefault="008215C7" w:rsidP="008215C7">
      <w:pPr>
        <w:autoSpaceDE w:val="0"/>
        <w:autoSpaceDN w:val="0"/>
        <w:adjustRightInd w:val="0"/>
        <w:spacing w:line="240" w:lineRule="auto"/>
        <w:jc w:val="both"/>
        <w:rPr>
          <w:rFonts w:ascii="Times New Roman" w:hAnsi="Times New Roman" w:cs="Times New Roman"/>
          <w:color w:val="373535"/>
        </w:rPr>
      </w:pPr>
      <w:r w:rsidRPr="00C916F1">
        <w:rPr>
          <w:rFonts w:ascii="Times New Roman" w:hAnsi="Times New Roman" w:cs="Times New Roman"/>
          <w:color w:val="373535"/>
          <w:lang w:val="es-EC"/>
        </w:rPr>
        <w:t xml:space="preserve">Gotelli N. &amp; Ellison, A. (1960). </w:t>
      </w:r>
      <w:r w:rsidRPr="00501208">
        <w:rPr>
          <w:rFonts w:ascii="Times New Roman" w:hAnsi="Times New Roman" w:cs="Times New Roman"/>
          <w:i/>
          <w:iCs/>
          <w:color w:val="373535"/>
        </w:rPr>
        <w:t xml:space="preserve">A primer of Ecological statistics. </w:t>
      </w:r>
      <w:r w:rsidRPr="00501208">
        <w:rPr>
          <w:rFonts w:ascii="Times New Roman" w:hAnsi="Times New Roman" w:cs="Times New Roman"/>
          <w:color w:val="373535"/>
        </w:rPr>
        <w:t>EEUU: Sinauer Associates.</w:t>
      </w:r>
    </w:p>
    <w:p w14:paraId="2BBD5E79" w14:textId="77777777" w:rsidR="008215C7" w:rsidRPr="00501208" w:rsidRDefault="008215C7" w:rsidP="008215C7">
      <w:pPr>
        <w:autoSpaceDE w:val="0"/>
        <w:autoSpaceDN w:val="0"/>
        <w:adjustRightInd w:val="0"/>
        <w:spacing w:line="240" w:lineRule="auto"/>
        <w:jc w:val="both"/>
        <w:rPr>
          <w:rFonts w:ascii="Times New Roman" w:hAnsi="Times New Roman" w:cs="Times New Roman"/>
          <w:color w:val="373535"/>
        </w:rPr>
      </w:pPr>
    </w:p>
    <w:p w14:paraId="27FAA286" w14:textId="77777777" w:rsidR="008215C7" w:rsidRPr="00C916F1" w:rsidRDefault="008215C7" w:rsidP="008215C7">
      <w:pPr>
        <w:autoSpaceDE w:val="0"/>
        <w:autoSpaceDN w:val="0"/>
        <w:adjustRightInd w:val="0"/>
        <w:spacing w:line="240" w:lineRule="auto"/>
        <w:jc w:val="both"/>
        <w:rPr>
          <w:rFonts w:ascii="Times New Roman" w:hAnsi="Times New Roman" w:cs="Times New Roman"/>
          <w:color w:val="3366FF"/>
        </w:rPr>
      </w:pPr>
    </w:p>
    <w:p w14:paraId="37BFEE50" w14:textId="77777777" w:rsidR="008215C7" w:rsidRPr="00C916F1" w:rsidRDefault="008215C7" w:rsidP="00640884">
      <w:pPr>
        <w:spacing w:line="240" w:lineRule="auto"/>
        <w:jc w:val="both"/>
        <w:rPr>
          <w:rFonts w:ascii="Times New Roman" w:eastAsia="Roboto" w:hAnsi="Times New Roman" w:cs="Times New Roman"/>
          <w:highlight w:val="white"/>
        </w:rPr>
      </w:pPr>
    </w:p>
    <w:p w14:paraId="52987796" w14:textId="77777777" w:rsidR="00640884" w:rsidRPr="00C916F1" w:rsidRDefault="00640884" w:rsidP="00640884">
      <w:pPr>
        <w:spacing w:line="240" w:lineRule="auto"/>
        <w:jc w:val="both"/>
        <w:rPr>
          <w:rFonts w:ascii="Times New Roman" w:eastAsia="Roboto" w:hAnsi="Times New Roman" w:cs="Times New Roman"/>
          <w:b/>
          <w:highlight w:val="white"/>
        </w:rPr>
      </w:pPr>
      <w:r w:rsidRPr="00C916F1">
        <w:rPr>
          <w:rFonts w:ascii="Times New Roman" w:eastAsia="Roboto" w:hAnsi="Times New Roman" w:cs="Times New Roman"/>
          <w:b/>
          <w:highlight w:val="white"/>
        </w:rPr>
        <w:t>H</w:t>
      </w:r>
    </w:p>
    <w:p w14:paraId="3E308D62" w14:textId="77777777" w:rsidR="00640884" w:rsidRPr="00C916F1" w:rsidRDefault="00640884" w:rsidP="00640884">
      <w:pPr>
        <w:spacing w:line="240" w:lineRule="auto"/>
        <w:jc w:val="both"/>
        <w:rPr>
          <w:rFonts w:ascii="Times New Roman" w:eastAsia="Roboto" w:hAnsi="Times New Roman" w:cs="Times New Roman"/>
          <w:b/>
          <w:highlight w:val="white"/>
        </w:rPr>
      </w:pPr>
    </w:p>
    <w:p w14:paraId="67ACC4E9" w14:textId="77777777" w:rsidR="00640884" w:rsidRPr="001E0023" w:rsidRDefault="00640884" w:rsidP="00640884">
      <w:pPr>
        <w:spacing w:line="240" w:lineRule="auto"/>
        <w:jc w:val="both"/>
        <w:rPr>
          <w:rFonts w:ascii="Times New Roman" w:eastAsia="Roboto" w:hAnsi="Times New Roman" w:cs="Times New Roman"/>
          <w:highlight w:val="white"/>
        </w:rPr>
      </w:pPr>
      <w:r w:rsidRPr="00C916F1">
        <w:rPr>
          <w:rFonts w:ascii="Times New Roman" w:eastAsia="Roboto" w:hAnsi="Times New Roman" w:cs="Times New Roman"/>
          <w:highlight w:val="white"/>
        </w:rPr>
        <w:t xml:space="preserve">Harte, J., A. Ostling, J. L. Green, and A. Kinzig. </w:t>
      </w:r>
      <w:r w:rsidRPr="00CF7B3C">
        <w:rPr>
          <w:rFonts w:ascii="Times New Roman" w:eastAsia="Roboto" w:hAnsi="Times New Roman" w:cs="Times New Roman"/>
          <w:highlight w:val="white"/>
        </w:rPr>
        <w:t xml:space="preserve">2004. Biodiversity conservation: Climate change and extinction risk. </w:t>
      </w:r>
      <w:r w:rsidRPr="001E0023">
        <w:rPr>
          <w:rFonts w:ascii="Times New Roman" w:eastAsia="Roboto" w:hAnsi="Times New Roman" w:cs="Times New Roman"/>
          <w:i/>
          <w:highlight w:val="white"/>
        </w:rPr>
        <w:t xml:space="preserve">Nature </w:t>
      </w:r>
      <w:r w:rsidRPr="001E0023">
        <w:rPr>
          <w:rFonts w:ascii="Times New Roman" w:eastAsia="Roboto" w:hAnsi="Times New Roman" w:cs="Times New Roman"/>
          <w:highlight w:val="white"/>
        </w:rPr>
        <w:t xml:space="preserve">430:145–48. doi:10.1038/nature02718.  </w:t>
      </w:r>
    </w:p>
    <w:p w14:paraId="4B15D991" w14:textId="77777777" w:rsidR="00C26B8A" w:rsidRDefault="00C26B8A" w:rsidP="00640884">
      <w:pPr>
        <w:spacing w:line="240" w:lineRule="auto"/>
        <w:jc w:val="both"/>
        <w:rPr>
          <w:rFonts w:ascii="Times New Roman" w:eastAsia="Roboto" w:hAnsi="Times New Roman" w:cs="Times New Roman"/>
          <w:highlight w:val="white"/>
        </w:rPr>
      </w:pPr>
    </w:p>
    <w:p w14:paraId="6BB4E7AF" w14:textId="77777777" w:rsidR="003223A8" w:rsidRPr="009D1A89" w:rsidRDefault="003223A8" w:rsidP="003223A8">
      <w:pPr>
        <w:ind w:right="62"/>
        <w:jc w:val="both"/>
        <w:rPr>
          <w:rFonts w:asciiTheme="minorHAnsi" w:hAnsiTheme="minorHAnsi" w:cstheme="minorHAnsi"/>
        </w:rPr>
      </w:pPr>
      <w:r w:rsidRPr="003223A8">
        <w:rPr>
          <w:rFonts w:asciiTheme="minorHAnsi" w:hAnsiTheme="minorHAnsi" w:cstheme="minorHAnsi"/>
        </w:rPr>
        <w:t xml:space="preserve">Henderson, P. (2003). </w:t>
      </w:r>
      <w:r w:rsidRPr="009D1A89">
        <w:rPr>
          <w:rFonts w:asciiTheme="minorHAnsi" w:hAnsiTheme="minorHAnsi" w:cstheme="minorHAnsi"/>
        </w:rPr>
        <w:t xml:space="preserve">Practical methods in Ecology. </w:t>
      </w:r>
      <w:proofErr w:type="spellStart"/>
      <w:r w:rsidRPr="009D1A89">
        <w:rPr>
          <w:rFonts w:asciiTheme="minorHAnsi" w:hAnsiTheme="minorHAnsi" w:cstheme="minorHAnsi"/>
        </w:rPr>
        <w:t>Waashington</w:t>
      </w:r>
      <w:proofErr w:type="spellEnd"/>
      <w:r w:rsidRPr="009D1A89">
        <w:rPr>
          <w:rFonts w:asciiTheme="minorHAnsi" w:hAnsiTheme="minorHAnsi" w:cstheme="minorHAnsi"/>
        </w:rPr>
        <w:t>.</w:t>
      </w:r>
    </w:p>
    <w:p w14:paraId="635FC27C" w14:textId="77777777" w:rsidR="003223A8" w:rsidRPr="001E0023" w:rsidRDefault="003223A8" w:rsidP="00640884">
      <w:pPr>
        <w:spacing w:line="240" w:lineRule="auto"/>
        <w:jc w:val="both"/>
        <w:rPr>
          <w:rFonts w:ascii="Times New Roman" w:eastAsia="Roboto" w:hAnsi="Times New Roman" w:cs="Times New Roman"/>
          <w:highlight w:val="white"/>
        </w:rPr>
      </w:pPr>
    </w:p>
    <w:p w14:paraId="67BD080F" w14:textId="77777777" w:rsidR="00C26B8A" w:rsidRPr="008122FA" w:rsidRDefault="00C26B8A" w:rsidP="00C26B8A">
      <w:pPr>
        <w:autoSpaceDE w:val="0"/>
        <w:autoSpaceDN w:val="0"/>
        <w:adjustRightInd w:val="0"/>
        <w:spacing w:line="240" w:lineRule="auto"/>
        <w:jc w:val="both"/>
        <w:rPr>
          <w:rFonts w:asciiTheme="minorHAnsi" w:hAnsiTheme="minorHAnsi" w:cs="Times New Roman"/>
          <w:color w:val="000000"/>
        </w:rPr>
      </w:pPr>
      <w:proofErr w:type="spellStart"/>
      <w:r w:rsidRPr="008122FA">
        <w:rPr>
          <w:rFonts w:asciiTheme="minorHAnsi" w:hAnsiTheme="minorHAnsi" w:cs="Times New Roman"/>
          <w:color w:val="000000"/>
        </w:rPr>
        <w:t>Hilsenhoff</w:t>
      </w:r>
      <w:proofErr w:type="spellEnd"/>
      <w:r w:rsidRPr="008122FA">
        <w:rPr>
          <w:rFonts w:asciiTheme="minorHAnsi" w:hAnsiTheme="minorHAnsi" w:cs="Times New Roman"/>
          <w:color w:val="000000"/>
        </w:rPr>
        <w:t xml:space="preserve">, W. L. 1987. An improved biotic index of organic stream pollution. Great </w:t>
      </w:r>
      <w:proofErr w:type="spellStart"/>
      <w:r w:rsidRPr="008122FA">
        <w:rPr>
          <w:rFonts w:asciiTheme="minorHAnsi" w:hAnsiTheme="minorHAnsi" w:cs="Times New Roman"/>
          <w:color w:val="000000"/>
        </w:rPr>
        <w:t>LakesEntomologist</w:t>
      </w:r>
      <w:proofErr w:type="spellEnd"/>
      <w:r w:rsidRPr="008122FA">
        <w:rPr>
          <w:rFonts w:asciiTheme="minorHAnsi" w:hAnsiTheme="minorHAnsi" w:cs="Times New Roman"/>
          <w:color w:val="000000"/>
        </w:rPr>
        <w:t xml:space="preserve"> 20: 31-39.</w:t>
      </w:r>
    </w:p>
    <w:p w14:paraId="59EB0CC0" w14:textId="77777777" w:rsidR="00C26B8A" w:rsidRPr="00C26B8A" w:rsidRDefault="00C26B8A" w:rsidP="00C26B8A">
      <w:pPr>
        <w:spacing w:line="240" w:lineRule="auto"/>
        <w:jc w:val="both"/>
        <w:rPr>
          <w:rFonts w:asciiTheme="minorHAnsi" w:hAnsiTheme="minorHAnsi"/>
        </w:rPr>
      </w:pPr>
    </w:p>
    <w:p w14:paraId="295511C5" w14:textId="77777777" w:rsidR="00C26B8A" w:rsidRPr="00597B1A" w:rsidRDefault="00C26B8A" w:rsidP="00C26B8A">
      <w:pPr>
        <w:spacing w:line="240" w:lineRule="auto"/>
        <w:jc w:val="both"/>
        <w:rPr>
          <w:rFonts w:asciiTheme="minorHAnsi" w:hAnsiTheme="minorHAnsi"/>
          <w:lang w:val="es-EC"/>
        </w:rPr>
      </w:pPr>
      <w:proofErr w:type="spellStart"/>
      <w:r w:rsidRPr="00C26B8A">
        <w:rPr>
          <w:rFonts w:asciiTheme="minorHAnsi" w:hAnsiTheme="minorHAnsi"/>
        </w:rPr>
        <w:t>Hilsenhoff</w:t>
      </w:r>
      <w:proofErr w:type="spellEnd"/>
      <w:r w:rsidRPr="00C26B8A">
        <w:rPr>
          <w:rFonts w:asciiTheme="minorHAnsi" w:hAnsiTheme="minorHAnsi"/>
        </w:rPr>
        <w:t xml:space="preserve">, W.L. 1988. Rapid field assessment of organic pollution with a family level biotic index. J. North Am. </w:t>
      </w:r>
      <w:proofErr w:type="spellStart"/>
      <w:r w:rsidRPr="00C26B8A">
        <w:rPr>
          <w:rFonts w:asciiTheme="minorHAnsi" w:hAnsiTheme="minorHAnsi"/>
        </w:rPr>
        <w:t>Benthol</w:t>
      </w:r>
      <w:proofErr w:type="spellEnd"/>
      <w:r w:rsidRPr="00C26B8A">
        <w:rPr>
          <w:rFonts w:asciiTheme="minorHAnsi" w:hAnsiTheme="minorHAnsi"/>
        </w:rPr>
        <w:t xml:space="preserve">. </w:t>
      </w:r>
      <w:proofErr w:type="spellStart"/>
      <w:r w:rsidRPr="00597B1A">
        <w:rPr>
          <w:rFonts w:asciiTheme="minorHAnsi" w:hAnsiTheme="minorHAnsi"/>
          <w:lang w:val="es-EC"/>
        </w:rPr>
        <w:t>Soc</w:t>
      </w:r>
      <w:proofErr w:type="spellEnd"/>
      <w:r w:rsidRPr="00597B1A">
        <w:rPr>
          <w:rFonts w:asciiTheme="minorHAnsi" w:hAnsiTheme="minorHAnsi"/>
          <w:lang w:val="es-EC"/>
        </w:rPr>
        <w:t xml:space="preserve"> (USA). 7(1):65-68. http:// doi.org/10.2307/1467832.</w:t>
      </w:r>
    </w:p>
    <w:p w14:paraId="3F977B3F" w14:textId="77777777" w:rsidR="00C26B8A" w:rsidRPr="00597B1A" w:rsidRDefault="00C26B8A" w:rsidP="00C26B8A">
      <w:pPr>
        <w:spacing w:line="240" w:lineRule="auto"/>
        <w:jc w:val="both"/>
        <w:rPr>
          <w:rFonts w:asciiTheme="minorHAnsi" w:hAnsiTheme="minorHAnsi"/>
          <w:lang w:val="es-EC"/>
        </w:rPr>
      </w:pPr>
    </w:p>
    <w:p w14:paraId="40A7282C" w14:textId="77777777" w:rsidR="00C26B8A" w:rsidRPr="00597B1A" w:rsidRDefault="00C26B8A" w:rsidP="00640884">
      <w:pPr>
        <w:spacing w:line="240" w:lineRule="auto"/>
        <w:jc w:val="both"/>
        <w:rPr>
          <w:rFonts w:ascii="Times New Roman" w:eastAsia="Roboto" w:hAnsi="Times New Roman" w:cs="Times New Roman"/>
          <w:highlight w:val="white"/>
          <w:lang w:val="es-EC"/>
        </w:rPr>
      </w:pPr>
    </w:p>
    <w:p w14:paraId="46694AFD" w14:textId="77777777" w:rsidR="00640884" w:rsidRPr="00CF7B3C" w:rsidRDefault="00640884" w:rsidP="00640884">
      <w:pPr>
        <w:spacing w:line="240" w:lineRule="auto"/>
        <w:jc w:val="both"/>
        <w:rPr>
          <w:rFonts w:ascii="Times New Roman" w:eastAsia="Roboto" w:hAnsi="Times New Roman" w:cs="Times New Roman"/>
          <w:highlight w:val="white"/>
          <w:lang w:val="es-EC"/>
        </w:rPr>
      </w:pPr>
      <w:r w:rsidRPr="00597B1A">
        <w:rPr>
          <w:rFonts w:ascii="Times New Roman" w:eastAsia="Roboto" w:hAnsi="Times New Roman" w:cs="Times New Roman"/>
          <w:highlight w:val="white"/>
          <w:lang w:val="es-EC"/>
        </w:rPr>
        <w:t xml:space="preserve">Hofstede, R., y Mena, P. (2000). </w:t>
      </w:r>
      <w:r w:rsidRPr="00CF7B3C">
        <w:rPr>
          <w:rFonts w:ascii="Times New Roman" w:eastAsia="Roboto" w:hAnsi="Times New Roman" w:cs="Times New Roman"/>
          <w:highlight w:val="white"/>
          <w:lang w:val="es-EC"/>
        </w:rPr>
        <w:t xml:space="preserve">Los beneficios escondidos del páramo: servicios ecológicos e impacto humano. </w:t>
      </w:r>
      <w:r w:rsidRPr="00CF7B3C">
        <w:rPr>
          <w:rFonts w:ascii="Times New Roman" w:eastAsia="Roboto" w:hAnsi="Times New Roman" w:cs="Times New Roman"/>
          <w:i/>
          <w:highlight w:val="white"/>
          <w:lang w:val="es-EC"/>
        </w:rPr>
        <w:t xml:space="preserve">Foro electrónico: los páramos como fuente de agua: mitos, realidades, retos y acciones. URL: http://www. </w:t>
      </w:r>
      <w:proofErr w:type="spellStart"/>
      <w:r w:rsidRPr="00CF7B3C">
        <w:rPr>
          <w:rFonts w:ascii="Times New Roman" w:eastAsia="Roboto" w:hAnsi="Times New Roman" w:cs="Times New Roman"/>
          <w:i/>
          <w:highlight w:val="white"/>
          <w:lang w:val="es-EC"/>
        </w:rPr>
        <w:t>infoandina</w:t>
      </w:r>
      <w:proofErr w:type="spellEnd"/>
      <w:r w:rsidRPr="00CF7B3C">
        <w:rPr>
          <w:rFonts w:ascii="Times New Roman" w:eastAsia="Roboto" w:hAnsi="Times New Roman" w:cs="Times New Roman"/>
          <w:i/>
          <w:highlight w:val="white"/>
          <w:lang w:val="es-EC"/>
        </w:rPr>
        <w:t xml:space="preserve">. org/apc-aa-files/237543fdce333f3a56026e59e60adf7b/II_conferencia_paramos. </w:t>
      </w:r>
      <w:proofErr w:type="spellStart"/>
      <w:r w:rsidRPr="00CF7B3C">
        <w:rPr>
          <w:rFonts w:ascii="Times New Roman" w:eastAsia="Roboto" w:hAnsi="Times New Roman" w:cs="Times New Roman"/>
          <w:i/>
          <w:highlight w:val="white"/>
          <w:lang w:val="es-EC"/>
        </w:rPr>
        <w:t>pdf</w:t>
      </w:r>
      <w:proofErr w:type="spellEnd"/>
      <w:r w:rsidRPr="00CF7B3C">
        <w:rPr>
          <w:rFonts w:ascii="Times New Roman" w:eastAsia="Roboto" w:hAnsi="Times New Roman" w:cs="Times New Roman"/>
          <w:i/>
          <w:highlight w:val="white"/>
          <w:lang w:val="es-EC"/>
        </w:rPr>
        <w:t xml:space="preserve"> (Consulta: 30 oct, 2022)</w:t>
      </w:r>
      <w:r w:rsidRPr="00CF7B3C">
        <w:rPr>
          <w:rFonts w:ascii="Times New Roman" w:eastAsia="Roboto" w:hAnsi="Times New Roman" w:cs="Times New Roman"/>
          <w:highlight w:val="white"/>
          <w:lang w:val="es-EC"/>
        </w:rPr>
        <w:t>.</w:t>
      </w:r>
    </w:p>
    <w:p w14:paraId="506EA67F" w14:textId="77777777" w:rsidR="00640884" w:rsidRPr="00CF7B3C" w:rsidRDefault="00640884" w:rsidP="00640884">
      <w:pPr>
        <w:spacing w:line="240" w:lineRule="auto"/>
        <w:jc w:val="both"/>
        <w:rPr>
          <w:rFonts w:ascii="Times New Roman" w:eastAsia="Roboto" w:hAnsi="Times New Roman" w:cs="Times New Roman"/>
          <w:highlight w:val="white"/>
          <w:lang w:val="es-EC"/>
        </w:rPr>
      </w:pPr>
    </w:p>
    <w:p w14:paraId="3FF64721" w14:textId="77777777" w:rsidR="00640884" w:rsidRPr="00CF7B3C" w:rsidRDefault="00640884" w:rsidP="00640884">
      <w:pPr>
        <w:spacing w:line="240" w:lineRule="auto"/>
        <w:jc w:val="both"/>
        <w:rPr>
          <w:rFonts w:ascii="Times New Roman" w:eastAsia="Roboto" w:hAnsi="Times New Roman" w:cs="Times New Roman"/>
          <w:highlight w:val="white"/>
          <w:lang w:val="es-EC"/>
        </w:rPr>
      </w:pPr>
    </w:p>
    <w:p w14:paraId="66139387" w14:textId="77777777" w:rsidR="00640884"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lang w:val="es-EC"/>
        </w:rPr>
        <w:t xml:space="preserve">Hofstede, R., R. </w:t>
      </w:r>
      <w:proofErr w:type="spellStart"/>
      <w:r w:rsidRPr="00CF7B3C">
        <w:rPr>
          <w:rFonts w:ascii="Times New Roman" w:eastAsia="Roboto" w:hAnsi="Times New Roman" w:cs="Times New Roman"/>
          <w:highlight w:val="white"/>
          <w:lang w:val="es-EC"/>
        </w:rPr>
        <w:t>Coppus</w:t>
      </w:r>
      <w:proofErr w:type="spellEnd"/>
      <w:r w:rsidRPr="00CF7B3C">
        <w:rPr>
          <w:rFonts w:ascii="Times New Roman" w:eastAsia="Roboto" w:hAnsi="Times New Roman" w:cs="Times New Roman"/>
          <w:highlight w:val="white"/>
          <w:lang w:val="es-EC"/>
        </w:rPr>
        <w:t xml:space="preserve">, P. Vásconez, P. Segarra, and J. Wolf. </w:t>
      </w:r>
      <w:r w:rsidRPr="00CF7B3C">
        <w:rPr>
          <w:rFonts w:ascii="Times New Roman" w:eastAsia="Roboto" w:hAnsi="Times New Roman" w:cs="Times New Roman"/>
          <w:highlight w:val="white"/>
        </w:rPr>
        <w:t xml:space="preserve">(2002). “The Conservation Status of Tussock Grass Paramo in Ecuador.” </w:t>
      </w:r>
      <w:proofErr w:type="spellStart"/>
      <w:r w:rsidRPr="00CF7B3C">
        <w:rPr>
          <w:rFonts w:ascii="Times New Roman" w:eastAsia="Roboto" w:hAnsi="Times New Roman" w:cs="Times New Roman"/>
          <w:highlight w:val="white"/>
        </w:rPr>
        <w:t>Ecotropicos</w:t>
      </w:r>
      <w:proofErr w:type="spellEnd"/>
      <w:r w:rsidRPr="00CF7B3C">
        <w:rPr>
          <w:rFonts w:ascii="Times New Roman" w:eastAsia="Roboto" w:hAnsi="Times New Roman" w:cs="Times New Roman"/>
          <w:highlight w:val="white"/>
        </w:rPr>
        <w:t xml:space="preserve"> 15 (January): 3–18.</w:t>
      </w:r>
    </w:p>
    <w:p w14:paraId="180F9A61" w14:textId="77777777" w:rsidR="00640884" w:rsidRPr="00CF7B3C" w:rsidRDefault="00640884" w:rsidP="00640884">
      <w:pPr>
        <w:spacing w:line="240" w:lineRule="auto"/>
        <w:jc w:val="both"/>
        <w:rPr>
          <w:rFonts w:ascii="Times New Roman" w:eastAsia="Roboto" w:hAnsi="Times New Roman" w:cs="Times New Roman"/>
          <w:highlight w:val="white"/>
        </w:rPr>
      </w:pPr>
    </w:p>
    <w:p w14:paraId="29A24A24" w14:textId="77777777" w:rsidR="00640884"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rPr>
        <w:t xml:space="preserve">Houghton, JT., Ding, Y., Griggs, DJ., </w:t>
      </w:r>
      <w:proofErr w:type="spellStart"/>
      <w:r w:rsidRPr="00CF7B3C">
        <w:rPr>
          <w:rFonts w:ascii="Times New Roman" w:eastAsia="Roboto" w:hAnsi="Times New Roman" w:cs="Times New Roman"/>
          <w:highlight w:val="white"/>
        </w:rPr>
        <w:t>Noguer</w:t>
      </w:r>
      <w:proofErr w:type="spellEnd"/>
      <w:r w:rsidRPr="00CF7B3C">
        <w:rPr>
          <w:rFonts w:ascii="Times New Roman" w:eastAsia="Roboto" w:hAnsi="Times New Roman" w:cs="Times New Roman"/>
          <w:highlight w:val="white"/>
        </w:rPr>
        <w:t xml:space="preserve">, M., Linden, PJ van der, </w:t>
      </w:r>
      <w:proofErr w:type="spellStart"/>
      <w:r w:rsidRPr="00CF7B3C">
        <w:rPr>
          <w:rFonts w:ascii="Times New Roman" w:eastAsia="Roboto" w:hAnsi="Times New Roman" w:cs="Times New Roman"/>
          <w:highlight w:val="white"/>
        </w:rPr>
        <w:t>Xiaosu</w:t>
      </w:r>
      <w:proofErr w:type="spellEnd"/>
      <w:r w:rsidRPr="00CF7B3C">
        <w:rPr>
          <w:rFonts w:ascii="Times New Roman" w:eastAsia="Roboto" w:hAnsi="Times New Roman" w:cs="Times New Roman"/>
          <w:highlight w:val="white"/>
        </w:rPr>
        <w:t xml:space="preserve">, D., Maskell, </w:t>
      </w:r>
      <w:proofErr w:type="gramStart"/>
      <w:r w:rsidRPr="00CF7B3C">
        <w:rPr>
          <w:rFonts w:ascii="Times New Roman" w:eastAsia="Roboto" w:hAnsi="Times New Roman" w:cs="Times New Roman"/>
          <w:highlight w:val="white"/>
        </w:rPr>
        <w:t>K..</w:t>
      </w:r>
      <w:proofErr w:type="gramEnd"/>
      <w:r w:rsidRPr="00CF7B3C">
        <w:rPr>
          <w:rFonts w:ascii="Times New Roman" w:eastAsia="Roboto" w:hAnsi="Times New Roman" w:cs="Times New Roman"/>
          <w:highlight w:val="white"/>
        </w:rPr>
        <w:t xml:space="preserve"> &amp; Johnson, CA. (2001). Climate Change 2001: The Scientific Basis. Contribution of Working Group I to the Third Assessment Report of the Intergovernmental Panel on Climate Change. Cambridge University Press: Cambridge, UK.</w:t>
      </w:r>
    </w:p>
    <w:p w14:paraId="520304D1" w14:textId="77777777" w:rsidR="00640884" w:rsidRPr="00CF7B3C" w:rsidRDefault="00640884" w:rsidP="00640884">
      <w:pPr>
        <w:spacing w:line="240" w:lineRule="auto"/>
        <w:jc w:val="both"/>
        <w:rPr>
          <w:rFonts w:ascii="Times New Roman" w:eastAsia="Roboto" w:hAnsi="Times New Roman" w:cs="Times New Roman"/>
          <w:highlight w:val="white"/>
        </w:rPr>
      </w:pPr>
    </w:p>
    <w:p w14:paraId="58DCB98A" w14:textId="77777777" w:rsidR="00640884" w:rsidRDefault="00640884" w:rsidP="00640884">
      <w:pPr>
        <w:spacing w:line="240" w:lineRule="auto"/>
        <w:jc w:val="both"/>
        <w:rPr>
          <w:rFonts w:ascii="Times New Roman" w:eastAsia="Roboto" w:hAnsi="Times New Roman" w:cs="Times New Roman"/>
          <w:b/>
          <w:highlight w:val="white"/>
        </w:rPr>
      </w:pPr>
      <w:r w:rsidRPr="00CF7B3C">
        <w:rPr>
          <w:rFonts w:ascii="Times New Roman" w:eastAsia="Roboto" w:hAnsi="Times New Roman" w:cs="Times New Roman"/>
          <w:b/>
          <w:highlight w:val="white"/>
        </w:rPr>
        <w:t>I</w:t>
      </w:r>
    </w:p>
    <w:p w14:paraId="26C6C764" w14:textId="77777777" w:rsidR="00640884" w:rsidRPr="00CF7B3C" w:rsidRDefault="00640884" w:rsidP="00640884">
      <w:pPr>
        <w:spacing w:line="240" w:lineRule="auto"/>
        <w:jc w:val="both"/>
        <w:rPr>
          <w:rFonts w:ascii="Times New Roman" w:eastAsia="Roboto" w:hAnsi="Times New Roman" w:cs="Times New Roman"/>
          <w:b/>
          <w:highlight w:val="white"/>
        </w:rPr>
      </w:pPr>
    </w:p>
    <w:p w14:paraId="32DBFC27" w14:textId="77777777" w:rsidR="00640884" w:rsidRPr="00CC1E17" w:rsidRDefault="00640884" w:rsidP="00640884">
      <w:pPr>
        <w:spacing w:line="240" w:lineRule="auto"/>
        <w:jc w:val="both"/>
        <w:rPr>
          <w:rFonts w:ascii="Times New Roman" w:eastAsia="Roboto" w:hAnsi="Times New Roman" w:cs="Times New Roman"/>
          <w:highlight w:val="white"/>
          <w:lang w:val="es-EC"/>
        </w:rPr>
      </w:pPr>
      <w:r w:rsidRPr="00CF7B3C">
        <w:rPr>
          <w:rFonts w:ascii="Times New Roman" w:eastAsia="Roboto" w:hAnsi="Times New Roman" w:cs="Times New Roman"/>
          <w:highlight w:val="white"/>
        </w:rPr>
        <w:t xml:space="preserve">IPCC. (2007). The physical sciences basis. In Contribution of Working Group I to the Fourth Assessment Report of the Intergovernmental Panel on Climate Change (eds M. Parry, O. Canziani, J. </w:t>
      </w:r>
      <w:proofErr w:type="spellStart"/>
      <w:r w:rsidRPr="00CF7B3C">
        <w:rPr>
          <w:rFonts w:ascii="Times New Roman" w:eastAsia="Roboto" w:hAnsi="Times New Roman" w:cs="Times New Roman"/>
          <w:highlight w:val="white"/>
        </w:rPr>
        <w:t>Palutkof</w:t>
      </w:r>
      <w:proofErr w:type="spellEnd"/>
      <w:r w:rsidRPr="00CF7B3C">
        <w:rPr>
          <w:rFonts w:ascii="Times New Roman" w:eastAsia="Roboto" w:hAnsi="Times New Roman" w:cs="Times New Roman"/>
          <w:highlight w:val="white"/>
        </w:rPr>
        <w:t xml:space="preserve">, P. Van der Linden, &amp; C. Hanson). </w:t>
      </w:r>
      <w:r w:rsidRPr="00CC1E17">
        <w:rPr>
          <w:rFonts w:ascii="Times New Roman" w:eastAsia="Roboto" w:hAnsi="Times New Roman" w:cs="Times New Roman"/>
          <w:highlight w:val="white"/>
          <w:lang w:val="es-EC"/>
        </w:rPr>
        <w:t xml:space="preserve">Cambridge, UK: Cambridge </w:t>
      </w:r>
      <w:proofErr w:type="spellStart"/>
      <w:r w:rsidRPr="00CC1E17">
        <w:rPr>
          <w:rFonts w:ascii="Times New Roman" w:eastAsia="Roboto" w:hAnsi="Times New Roman" w:cs="Times New Roman"/>
          <w:highlight w:val="white"/>
          <w:lang w:val="es-EC"/>
        </w:rPr>
        <w:t>University</w:t>
      </w:r>
      <w:proofErr w:type="spellEnd"/>
      <w:r w:rsidRPr="00CC1E17">
        <w:rPr>
          <w:rFonts w:ascii="Times New Roman" w:eastAsia="Roboto" w:hAnsi="Times New Roman" w:cs="Times New Roman"/>
          <w:highlight w:val="white"/>
          <w:lang w:val="es-EC"/>
        </w:rPr>
        <w:t xml:space="preserve"> </w:t>
      </w:r>
      <w:proofErr w:type="spellStart"/>
      <w:r w:rsidRPr="00CC1E17">
        <w:rPr>
          <w:rFonts w:ascii="Times New Roman" w:eastAsia="Roboto" w:hAnsi="Times New Roman" w:cs="Times New Roman"/>
          <w:highlight w:val="white"/>
          <w:lang w:val="es-EC"/>
        </w:rPr>
        <w:t>Press</w:t>
      </w:r>
      <w:proofErr w:type="spellEnd"/>
      <w:r w:rsidRPr="00CC1E17">
        <w:rPr>
          <w:rFonts w:ascii="Times New Roman" w:eastAsia="Roboto" w:hAnsi="Times New Roman" w:cs="Times New Roman"/>
          <w:highlight w:val="white"/>
          <w:lang w:val="es-EC"/>
        </w:rPr>
        <w:t>.</w:t>
      </w:r>
    </w:p>
    <w:p w14:paraId="3C65402E" w14:textId="77777777" w:rsidR="00640884" w:rsidRPr="00CC1E17" w:rsidRDefault="00640884" w:rsidP="00640884">
      <w:pPr>
        <w:spacing w:line="240" w:lineRule="auto"/>
        <w:jc w:val="both"/>
        <w:rPr>
          <w:rFonts w:ascii="Times New Roman" w:eastAsia="Roboto" w:hAnsi="Times New Roman" w:cs="Times New Roman"/>
          <w:highlight w:val="white"/>
          <w:lang w:val="es-EC"/>
        </w:rPr>
      </w:pPr>
    </w:p>
    <w:p w14:paraId="135C00A7" w14:textId="77777777" w:rsidR="00640884" w:rsidRPr="00CC1E17" w:rsidRDefault="00640884" w:rsidP="00640884">
      <w:pPr>
        <w:spacing w:line="240" w:lineRule="auto"/>
        <w:jc w:val="both"/>
        <w:rPr>
          <w:rFonts w:ascii="Times New Roman" w:eastAsia="Roboto" w:hAnsi="Times New Roman" w:cs="Times New Roman"/>
          <w:b/>
          <w:highlight w:val="white"/>
          <w:lang w:val="es-EC"/>
        </w:rPr>
      </w:pPr>
      <w:r w:rsidRPr="00CC1E17">
        <w:rPr>
          <w:rFonts w:ascii="Times New Roman" w:eastAsia="Roboto" w:hAnsi="Times New Roman" w:cs="Times New Roman"/>
          <w:b/>
          <w:highlight w:val="white"/>
          <w:lang w:val="es-EC"/>
        </w:rPr>
        <w:t>J</w:t>
      </w:r>
    </w:p>
    <w:p w14:paraId="4B91B546" w14:textId="77777777" w:rsidR="00640884" w:rsidRPr="00CC1E17" w:rsidRDefault="00640884" w:rsidP="00640884">
      <w:pPr>
        <w:spacing w:line="240" w:lineRule="auto"/>
        <w:jc w:val="both"/>
        <w:rPr>
          <w:rFonts w:ascii="Times New Roman" w:eastAsia="Roboto" w:hAnsi="Times New Roman" w:cs="Times New Roman"/>
          <w:highlight w:val="white"/>
          <w:lang w:val="es-EC"/>
        </w:rPr>
      </w:pPr>
    </w:p>
    <w:p w14:paraId="723A1327" w14:textId="77777777" w:rsidR="00463DCD" w:rsidRPr="00463DCD" w:rsidRDefault="00463DCD" w:rsidP="00463DCD">
      <w:pPr>
        <w:autoSpaceDE w:val="0"/>
        <w:autoSpaceDN w:val="0"/>
        <w:adjustRightInd w:val="0"/>
        <w:spacing w:line="240" w:lineRule="auto"/>
        <w:jc w:val="both"/>
        <w:rPr>
          <w:rFonts w:ascii="Times New Roman" w:hAnsi="Times New Roman" w:cs="Times New Roman"/>
          <w:lang w:val="es-EC"/>
        </w:rPr>
      </w:pPr>
      <w:r w:rsidRPr="00463DCD">
        <w:rPr>
          <w:rFonts w:ascii="Times New Roman" w:hAnsi="Times New Roman" w:cs="Times New Roman"/>
          <w:lang w:val="es-EC"/>
        </w:rPr>
        <w:t xml:space="preserve">Jacobsen, D y Encalada, A. 1998. </w:t>
      </w:r>
      <w:r w:rsidRPr="00463DCD">
        <w:rPr>
          <w:rFonts w:ascii="Times New Roman" w:hAnsi="Times New Roman" w:cs="Times New Roman"/>
        </w:rPr>
        <w:t xml:space="preserve">The Macroinvertebrate fauna of Ecuadorian high-land streams in the wet and dry season. </w:t>
      </w:r>
      <w:proofErr w:type="spellStart"/>
      <w:r w:rsidRPr="00463DCD">
        <w:rPr>
          <w:rFonts w:ascii="Times New Roman" w:hAnsi="Times New Roman" w:cs="Times New Roman"/>
          <w:i/>
          <w:iCs/>
          <w:lang w:val="es-EC"/>
        </w:rPr>
        <w:t>Arch</w:t>
      </w:r>
      <w:proofErr w:type="spellEnd"/>
      <w:r w:rsidRPr="00463DCD">
        <w:rPr>
          <w:rFonts w:ascii="Times New Roman" w:hAnsi="Times New Roman" w:cs="Times New Roman"/>
          <w:i/>
          <w:iCs/>
          <w:lang w:val="es-EC"/>
        </w:rPr>
        <w:t xml:space="preserve">. </w:t>
      </w:r>
      <w:proofErr w:type="spellStart"/>
      <w:r w:rsidRPr="00463DCD">
        <w:rPr>
          <w:rFonts w:ascii="Times New Roman" w:hAnsi="Times New Roman" w:cs="Times New Roman"/>
          <w:i/>
          <w:iCs/>
          <w:lang w:val="es-EC"/>
        </w:rPr>
        <w:t>Hydrobiol</w:t>
      </w:r>
      <w:proofErr w:type="spellEnd"/>
      <w:r w:rsidRPr="00463DCD">
        <w:rPr>
          <w:rFonts w:ascii="Times New Roman" w:hAnsi="Times New Roman" w:cs="Times New Roman"/>
          <w:i/>
          <w:iCs/>
          <w:lang w:val="es-EC"/>
        </w:rPr>
        <w:t xml:space="preserve">., </w:t>
      </w:r>
      <w:r w:rsidRPr="00463DCD">
        <w:rPr>
          <w:rFonts w:ascii="Times New Roman" w:hAnsi="Times New Roman" w:cs="Times New Roman"/>
          <w:lang w:val="es-EC"/>
        </w:rPr>
        <w:t>142(1): 53-70.</w:t>
      </w:r>
    </w:p>
    <w:p w14:paraId="38FDB315" w14:textId="77777777" w:rsidR="00463DCD" w:rsidRPr="00463DCD" w:rsidRDefault="00463DCD" w:rsidP="00463DCD">
      <w:pPr>
        <w:autoSpaceDE w:val="0"/>
        <w:autoSpaceDN w:val="0"/>
        <w:adjustRightInd w:val="0"/>
        <w:spacing w:line="240" w:lineRule="auto"/>
        <w:jc w:val="both"/>
        <w:rPr>
          <w:rFonts w:ascii="Times New Roman" w:hAnsi="Times New Roman" w:cs="Times New Roman"/>
          <w:color w:val="222222"/>
          <w:shd w:val="clear" w:color="auto" w:fill="FFFFFF"/>
          <w:lang w:val="es-EC"/>
        </w:rPr>
      </w:pPr>
    </w:p>
    <w:p w14:paraId="2FE41785" w14:textId="77777777" w:rsidR="00640884" w:rsidRDefault="00640884" w:rsidP="00640884">
      <w:pPr>
        <w:spacing w:line="240" w:lineRule="auto"/>
        <w:jc w:val="both"/>
        <w:rPr>
          <w:rFonts w:ascii="Times New Roman" w:hAnsi="Times New Roman" w:cs="Times New Roman"/>
          <w:color w:val="222222"/>
          <w:shd w:val="clear" w:color="auto" w:fill="FFFFFF"/>
        </w:rPr>
      </w:pPr>
      <w:proofErr w:type="spellStart"/>
      <w:r w:rsidRPr="00463DCD">
        <w:rPr>
          <w:rFonts w:ascii="Times New Roman" w:hAnsi="Times New Roman" w:cs="Times New Roman"/>
          <w:color w:val="222222"/>
          <w:shd w:val="clear" w:color="auto" w:fill="FFFFFF"/>
          <w:lang w:val="es-EC"/>
        </w:rPr>
        <w:t>Jankowski</w:t>
      </w:r>
      <w:proofErr w:type="spellEnd"/>
      <w:r w:rsidRPr="00463DCD">
        <w:rPr>
          <w:rFonts w:ascii="Times New Roman" w:hAnsi="Times New Roman" w:cs="Times New Roman"/>
          <w:color w:val="222222"/>
          <w:shd w:val="clear" w:color="auto" w:fill="FFFFFF"/>
          <w:lang w:val="es-EC"/>
        </w:rPr>
        <w:t xml:space="preserve">, J. E., </w:t>
      </w:r>
      <w:proofErr w:type="spellStart"/>
      <w:r w:rsidRPr="00463DCD">
        <w:rPr>
          <w:rFonts w:ascii="Times New Roman" w:hAnsi="Times New Roman" w:cs="Times New Roman"/>
          <w:color w:val="222222"/>
          <w:shd w:val="clear" w:color="auto" w:fill="FFFFFF"/>
          <w:lang w:val="es-EC"/>
        </w:rPr>
        <w:t>Merkord</w:t>
      </w:r>
      <w:proofErr w:type="spellEnd"/>
      <w:r w:rsidRPr="00463DCD">
        <w:rPr>
          <w:rFonts w:ascii="Times New Roman" w:hAnsi="Times New Roman" w:cs="Times New Roman"/>
          <w:color w:val="222222"/>
          <w:shd w:val="clear" w:color="auto" w:fill="FFFFFF"/>
          <w:lang w:val="es-EC"/>
        </w:rPr>
        <w:t xml:space="preserve">, C. L., </w:t>
      </w:r>
      <w:proofErr w:type="spellStart"/>
      <w:r w:rsidRPr="00463DCD">
        <w:rPr>
          <w:rFonts w:ascii="Times New Roman" w:hAnsi="Times New Roman" w:cs="Times New Roman"/>
          <w:color w:val="222222"/>
          <w:shd w:val="clear" w:color="auto" w:fill="FFFFFF"/>
          <w:lang w:val="es-EC"/>
        </w:rPr>
        <w:t>Rios</w:t>
      </w:r>
      <w:proofErr w:type="spellEnd"/>
      <w:r w:rsidRPr="00463DCD">
        <w:rPr>
          <w:rFonts w:ascii="Times New Roman" w:hAnsi="Times New Roman" w:cs="Times New Roman"/>
          <w:color w:val="222222"/>
          <w:shd w:val="clear" w:color="auto" w:fill="FFFFFF"/>
          <w:lang w:val="es-EC"/>
        </w:rPr>
        <w:t xml:space="preserve">, W. F., Cabrera, K. G., Revilla, N. S., &amp; </w:t>
      </w:r>
      <w:proofErr w:type="spellStart"/>
      <w:r w:rsidRPr="00463DCD">
        <w:rPr>
          <w:rFonts w:ascii="Times New Roman" w:hAnsi="Times New Roman" w:cs="Times New Roman"/>
          <w:color w:val="222222"/>
          <w:shd w:val="clear" w:color="auto" w:fill="FFFFFF"/>
          <w:lang w:val="es-EC"/>
        </w:rPr>
        <w:t>Silman</w:t>
      </w:r>
      <w:proofErr w:type="spellEnd"/>
      <w:r w:rsidRPr="00463DCD">
        <w:rPr>
          <w:rFonts w:ascii="Times New Roman" w:hAnsi="Times New Roman" w:cs="Times New Roman"/>
          <w:color w:val="222222"/>
          <w:shd w:val="clear" w:color="auto" w:fill="FFFFFF"/>
          <w:lang w:val="es-EC"/>
        </w:rPr>
        <w:t xml:space="preserve">, M. R. (2013). </w:t>
      </w:r>
      <w:r w:rsidRPr="00B85919">
        <w:rPr>
          <w:rFonts w:ascii="Times New Roman" w:hAnsi="Times New Roman" w:cs="Times New Roman"/>
          <w:color w:val="222222"/>
          <w:shd w:val="clear" w:color="auto" w:fill="FFFFFF"/>
        </w:rPr>
        <w:t>The relationship of tropical bird communities to tree species composition and vegetation structure along an Andean elevational gradient. </w:t>
      </w:r>
      <w:r w:rsidRPr="00B85919">
        <w:rPr>
          <w:rFonts w:ascii="Times New Roman" w:hAnsi="Times New Roman" w:cs="Times New Roman"/>
          <w:i/>
          <w:iCs/>
          <w:color w:val="222222"/>
          <w:shd w:val="clear" w:color="auto" w:fill="FFFFFF"/>
        </w:rPr>
        <w:t>Journal of Biogeography</w:t>
      </w:r>
      <w:r w:rsidRPr="00B85919">
        <w:rPr>
          <w:rFonts w:ascii="Times New Roman" w:hAnsi="Times New Roman" w:cs="Times New Roman"/>
          <w:color w:val="222222"/>
          <w:shd w:val="clear" w:color="auto" w:fill="FFFFFF"/>
        </w:rPr>
        <w:t>, </w:t>
      </w:r>
      <w:r w:rsidRPr="00B85919">
        <w:rPr>
          <w:rFonts w:ascii="Times New Roman" w:hAnsi="Times New Roman" w:cs="Times New Roman"/>
          <w:i/>
          <w:iCs/>
          <w:color w:val="222222"/>
          <w:shd w:val="clear" w:color="auto" w:fill="FFFFFF"/>
        </w:rPr>
        <w:t>40</w:t>
      </w:r>
      <w:r w:rsidRPr="00B85919">
        <w:rPr>
          <w:rFonts w:ascii="Times New Roman" w:hAnsi="Times New Roman" w:cs="Times New Roman"/>
          <w:color w:val="222222"/>
          <w:shd w:val="clear" w:color="auto" w:fill="FFFFFF"/>
        </w:rPr>
        <w:t>(5), 950-962.</w:t>
      </w:r>
    </w:p>
    <w:p w14:paraId="25AA3B61" w14:textId="77777777" w:rsidR="00A97853" w:rsidRDefault="00A97853" w:rsidP="00640884">
      <w:pPr>
        <w:spacing w:line="240" w:lineRule="auto"/>
        <w:jc w:val="both"/>
        <w:rPr>
          <w:rFonts w:ascii="Times New Roman" w:hAnsi="Times New Roman" w:cs="Times New Roman"/>
          <w:color w:val="222222"/>
          <w:shd w:val="clear" w:color="auto" w:fill="FFFFFF"/>
        </w:rPr>
      </w:pPr>
    </w:p>
    <w:p w14:paraId="480370EC" w14:textId="77777777" w:rsidR="00A97853" w:rsidRPr="00620700" w:rsidRDefault="00A97853" w:rsidP="00A97853">
      <w:pPr>
        <w:autoSpaceDE w:val="0"/>
        <w:autoSpaceDN w:val="0"/>
        <w:adjustRightInd w:val="0"/>
        <w:spacing w:line="240" w:lineRule="auto"/>
        <w:jc w:val="both"/>
        <w:rPr>
          <w:rFonts w:ascii="Times New Roman" w:hAnsi="Times New Roman" w:cs="Times New Roman"/>
        </w:rPr>
      </w:pPr>
      <w:proofErr w:type="spellStart"/>
      <w:r w:rsidRPr="00A97853">
        <w:rPr>
          <w:rFonts w:ascii="Times New Roman" w:hAnsi="Times New Roman" w:cs="Times New Roman"/>
        </w:rPr>
        <w:t>Jongman</w:t>
      </w:r>
      <w:proofErr w:type="spellEnd"/>
      <w:r w:rsidRPr="00A97853">
        <w:rPr>
          <w:rFonts w:ascii="Times New Roman" w:hAnsi="Times New Roman" w:cs="Times New Roman"/>
        </w:rPr>
        <w:t xml:space="preserve">, R.R., </w:t>
      </w:r>
      <w:proofErr w:type="spellStart"/>
      <w:r w:rsidRPr="00A97853">
        <w:rPr>
          <w:rFonts w:ascii="Times New Roman" w:hAnsi="Times New Roman" w:cs="Times New Roman"/>
        </w:rPr>
        <w:t>ter</w:t>
      </w:r>
      <w:proofErr w:type="spellEnd"/>
      <w:r w:rsidRPr="00A97853">
        <w:rPr>
          <w:rFonts w:ascii="Times New Roman" w:hAnsi="Times New Roman" w:cs="Times New Roman"/>
        </w:rPr>
        <w:t xml:space="preserve"> Braak, C.J.F., van Tongeren, O.F.R., 1995. Data Analysis in Community and Landscape Ecology, second ed. </w:t>
      </w:r>
      <w:r w:rsidRPr="00620700">
        <w:rPr>
          <w:rFonts w:ascii="Times New Roman" w:hAnsi="Times New Roman" w:cs="Times New Roman"/>
        </w:rPr>
        <w:t>Cambridge University Press, Cambridge, UK.</w:t>
      </w:r>
    </w:p>
    <w:p w14:paraId="470FF12A" w14:textId="77777777" w:rsidR="00A97853" w:rsidRPr="00620700" w:rsidRDefault="00A97853" w:rsidP="00A97853">
      <w:pPr>
        <w:autoSpaceDE w:val="0"/>
        <w:autoSpaceDN w:val="0"/>
        <w:adjustRightInd w:val="0"/>
        <w:spacing w:line="240" w:lineRule="auto"/>
        <w:jc w:val="both"/>
        <w:rPr>
          <w:rFonts w:ascii="Times New Roman" w:hAnsi="Times New Roman" w:cs="Times New Roman"/>
        </w:rPr>
      </w:pPr>
    </w:p>
    <w:p w14:paraId="0EB4C558" w14:textId="77777777" w:rsidR="00A97853" w:rsidRDefault="00A97853" w:rsidP="00640884">
      <w:pPr>
        <w:spacing w:line="240" w:lineRule="auto"/>
        <w:jc w:val="both"/>
        <w:rPr>
          <w:rFonts w:ascii="Times New Roman" w:hAnsi="Times New Roman" w:cs="Times New Roman"/>
          <w:color w:val="222222"/>
          <w:shd w:val="clear" w:color="auto" w:fill="FFFFFF"/>
        </w:rPr>
      </w:pPr>
    </w:p>
    <w:p w14:paraId="5C672208" w14:textId="77777777" w:rsidR="00640884" w:rsidRPr="00640884" w:rsidRDefault="00640884" w:rsidP="00640884">
      <w:pPr>
        <w:spacing w:line="240" w:lineRule="auto"/>
        <w:jc w:val="both"/>
        <w:rPr>
          <w:rFonts w:ascii="Times New Roman" w:eastAsia="Roboto" w:hAnsi="Times New Roman" w:cs="Times New Roman"/>
          <w:highlight w:val="white"/>
        </w:rPr>
      </w:pPr>
    </w:p>
    <w:p w14:paraId="7B916924" w14:textId="77777777" w:rsidR="00640884" w:rsidRPr="00640884" w:rsidRDefault="00640884" w:rsidP="00640884">
      <w:pPr>
        <w:spacing w:line="240" w:lineRule="auto"/>
        <w:jc w:val="both"/>
        <w:rPr>
          <w:rFonts w:ascii="Times New Roman" w:eastAsia="Roboto" w:hAnsi="Times New Roman" w:cs="Times New Roman"/>
          <w:b/>
          <w:highlight w:val="white"/>
        </w:rPr>
      </w:pPr>
      <w:r w:rsidRPr="00640884">
        <w:rPr>
          <w:rFonts w:ascii="Times New Roman" w:eastAsia="Roboto" w:hAnsi="Times New Roman" w:cs="Times New Roman"/>
          <w:b/>
          <w:highlight w:val="white"/>
        </w:rPr>
        <w:t>K</w:t>
      </w:r>
    </w:p>
    <w:p w14:paraId="147B7AEC" w14:textId="77777777" w:rsidR="00640884" w:rsidRDefault="00640884" w:rsidP="00640884">
      <w:pPr>
        <w:spacing w:line="240" w:lineRule="auto"/>
        <w:jc w:val="both"/>
        <w:rPr>
          <w:rFonts w:ascii="Times New Roman" w:eastAsia="Roboto" w:hAnsi="Times New Roman" w:cs="Times New Roman"/>
          <w:b/>
          <w:highlight w:val="white"/>
        </w:rPr>
      </w:pPr>
    </w:p>
    <w:p w14:paraId="5A2DAFD4" w14:textId="77777777" w:rsidR="00A97853" w:rsidRPr="00A97853" w:rsidRDefault="00A97853" w:rsidP="00A97853">
      <w:pPr>
        <w:autoSpaceDE w:val="0"/>
        <w:autoSpaceDN w:val="0"/>
        <w:adjustRightInd w:val="0"/>
        <w:spacing w:line="240" w:lineRule="auto"/>
        <w:jc w:val="both"/>
        <w:rPr>
          <w:rFonts w:ascii="Times New Roman" w:hAnsi="Times New Roman" w:cs="Times New Roman"/>
        </w:rPr>
      </w:pPr>
      <w:r w:rsidRPr="00A97853">
        <w:rPr>
          <w:rFonts w:ascii="Times New Roman" w:hAnsi="Times New Roman" w:cs="Times New Roman"/>
        </w:rPr>
        <w:t>Kent, M. and Coker, P. (1992) Vegetation Description and Analysis, London: Belhaven Press.</w:t>
      </w:r>
    </w:p>
    <w:p w14:paraId="2AA0140B" w14:textId="77777777" w:rsidR="00A97853" w:rsidRPr="00640884" w:rsidRDefault="00A97853" w:rsidP="00640884">
      <w:pPr>
        <w:spacing w:line="240" w:lineRule="auto"/>
        <w:jc w:val="both"/>
        <w:rPr>
          <w:rFonts w:ascii="Times New Roman" w:eastAsia="Roboto" w:hAnsi="Times New Roman" w:cs="Times New Roman"/>
          <w:b/>
          <w:highlight w:val="white"/>
        </w:rPr>
      </w:pPr>
    </w:p>
    <w:p w14:paraId="6027787D" w14:textId="77777777" w:rsidR="00640884" w:rsidRDefault="00640884" w:rsidP="00640884">
      <w:pPr>
        <w:spacing w:line="240" w:lineRule="auto"/>
        <w:jc w:val="both"/>
        <w:rPr>
          <w:rFonts w:ascii="Times New Roman" w:eastAsia="Calibri" w:hAnsi="Times New Roman" w:cs="Times New Roman"/>
          <w:highlight w:val="white"/>
        </w:rPr>
      </w:pPr>
      <w:proofErr w:type="spellStart"/>
      <w:r w:rsidRPr="003223A8">
        <w:rPr>
          <w:rFonts w:ascii="Times New Roman" w:eastAsia="Calibri" w:hAnsi="Times New Roman" w:cs="Times New Roman"/>
          <w:highlight w:val="white"/>
          <w:lang w:val="es-EC"/>
        </w:rPr>
        <w:t>Klem</w:t>
      </w:r>
      <w:proofErr w:type="spellEnd"/>
      <w:r w:rsidRPr="003223A8">
        <w:rPr>
          <w:rFonts w:ascii="Times New Roman" w:eastAsia="Calibri" w:hAnsi="Times New Roman" w:cs="Times New Roman"/>
          <w:highlight w:val="white"/>
          <w:lang w:val="es-EC"/>
        </w:rPr>
        <w:t xml:space="preserve">, C. K., y P. E Gutiérrez-Fonseca. </w:t>
      </w:r>
      <w:r w:rsidRPr="00CF7B3C">
        <w:rPr>
          <w:rFonts w:ascii="Times New Roman" w:eastAsia="Calibri" w:hAnsi="Times New Roman" w:cs="Times New Roman"/>
          <w:highlight w:val="white"/>
        </w:rPr>
        <w:t>2017. CO2-Driven experimental acidification effects on aquatic macroinvertebrates in a tropical stream. Journal of Freshwater Ecology 32: 199-208.</w:t>
      </w:r>
    </w:p>
    <w:p w14:paraId="65463B8F" w14:textId="77777777" w:rsidR="00640884" w:rsidRPr="00CF7B3C" w:rsidRDefault="00640884" w:rsidP="00640884">
      <w:pPr>
        <w:spacing w:line="240" w:lineRule="auto"/>
        <w:jc w:val="both"/>
        <w:rPr>
          <w:rFonts w:ascii="Times New Roman" w:eastAsia="Calibri" w:hAnsi="Times New Roman" w:cs="Times New Roman"/>
          <w:highlight w:val="white"/>
        </w:rPr>
      </w:pPr>
    </w:p>
    <w:p w14:paraId="5267C938" w14:textId="77777777" w:rsidR="00640884" w:rsidRPr="00CF7B3C" w:rsidRDefault="00640884" w:rsidP="00640884">
      <w:pPr>
        <w:spacing w:line="240" w:lineRule="auto"/>
        <w:jc w:val="both"/>
        <w:rPr>
          <w:rFonts w:ascii="Times New Roman" w:eastAsia="Calibri" w:hAnsi="Times New Roman" w:cs="Times New Roman"/>
          <w:highlight w:val="white"/>
        </w:rPr>
      </w:pPr>
      <w:r w:rsidRPr="00FB7F19">
        <w:rPr>
          <w:rFonts w:ascii="Times New Roman" w:eastAsia="Calibri" w:hAnsi="Times New Roman" w:cs="Times New Roman"/>
          <w:highlight w:val="white"/>
        </w:rPr>
        <w:t xml:space="preserve">Kuhn, J., P. Andino, R. Calvez, R. Espinosa, L. </w:t>
      </w:r>
      <w:proofErr w:type="spellStart"/>
      <w:r w:rsidRPr="00FB7F19">
        <w:rPr>
          <w:rFonts w:ascii="Times New Roman" w:eastAsia="Calibri" w:hAnsi="Times New Roman" w:cs="Times New Roman"/>
          <w:highlight w:val="white"/>
        </w:rPr>
        <w:t>Hamerlik</w:t>
      </w:r>
      <w:proofErr w:type="spellEnd"/>
      <w:r w:rsidRPr="00FB7F19">
        <w:rPr>
          <w:rFonts w:ascii="Times New Roman" w:eastAsia="Calibri" w:hAnsi="Times New Roman" w:cs="Times New Roman"/>
          <w:highlight w:val="white"/>
        </w:rPr>
        <w:t xml:space="preserve">, S. Vie, y D. Jacobsen. </w:t>
      </w:r>
      <w:r w:rsidRPr="00CF7B3C">
        <w:rPr>
          <w:rFonts w:ascii="Times New Roman" w:eastAsia="Calibri" w:hAnsi="Times New Roman" w:cs="Times New Roman"/>
          <w:highlight w:val="white"/>
        </w:rPr>
        <w:t xml:space="preserve">2011. Spatial variability in macroinvertebrate assemblages along and among </w:t>
      </w:r>
      <w:proofErr w:type="spellStart"/>
      <w:r w:rsidRPr="00CF7B3C">
        <w:rPr>
          <w:rFonts w:ascii="Times New Roman" w:eastAsia="Calibri" w:hAnsi="Times New Roman" w:cs="Times New Roman"/>
          <w:highlight w:val="white"/>
        </w:rPr>
        <w:t>neighbouring</w:t>
      </w:r>
      <w:proofErr w:type="spellEnd"/>
      <w:r w:rsidRPr="00CF7B3C">
        <w:rPr>
          <w:rFonts w:ascii="Times New Roman" w:eastAsia="Calibri" w:hAnsi="Times New Roman" w:cs="Times New Roman"/>
          <w:highlight w:val="white"/>
        </w:rPr>
        <w:t xml:space="preserve"> equatorial glacier-fed streams. Freshwater Biology, 56(11): 2226-2244.</w:t>
      </w:r>
    </w:p>
    <w:p w14:paraId="729F553D" w14:textId="77777777" w:rsidR="00640884" w:rsidRPr="00CF7B3C" w:rsidRDefault="00640884" w:rsidP="00640884">
      <w:pPr>
        <w:spacing w:line="240" w:lineRule="auto"/>
        <w:jc w:val="both"/>
        <w:rPr>
          <w:rFonts w:ascii="Times New Roman" w:eastAsia="Calibri" w:hAnsi="Times New Roman" w:cs="Times New Roman"/>
          <w:highlight w:val="white"/>
        </w:rPr>
      </w:pPr>
    </w:p>
    <w:p w14:paraId="6595F494" w14:textId="77777777" w:rsidR="00640884" w:rsidRPr="004D4281" w:rsidRDefault="00640884" w:rsidP="00640884">
      <w:pPr>
        <w:autoSpaceDE w:val="0"/>
        <w:autoSpaceDN w:val="0"/>
        <w:adjustRightInd w:val="0"/>
        <w:spacing w:line="240" w:lineRule="auto"/>
        <w:jc w:val="both"/>
        <w:rPr>
          <w:rFonts w:ascii="Times New Roman" w:hAnsi="Times New Roman" w:cs="Times New Roman"/>
        </w:rPr>
      </w:pPr>
      <w:proofErr w:type="spellStart"/>
      <w:r w:rsidRPr="004D4281">
        <w:rPr>
          <w:rFonts w:ascii="Times New Roman" w:hAnsi="Times New Roman" w:cs="Times New Roman"/>
        </w:rPr>
        <w:t>Kummu</w:t>
      </w:r>
      <w:proofErr w:type="spellEnd"/>
      <w:r w:rsidRPr="004D4281">
        <w:rPr>
          <w:rFonts w:ascii="Times New Roman" w:hAnsi="Times New Roman" w:cs="Times New Roman"/>
        </w:rPr>
        <w:t xml:space="preserve">, M., Guillaume, J.H.A., De Moel, H., Eisner, S., </w:t>
      </w:r>
      <w:proofErr w:type="spellStart"/>
      <w:r w:rsidRPr="004D4281">
        <w:rPr>
          <w:rFonts w:ascii="Times New Roman" w:hAnsi="Times New Roman" w:cs="Times New Roman"/>
        </w:rPr>
        <w:t>Flörke</w:t>
      </w:r>
      <w:proofErr w:type="spellEnd"/>
      <w:r w:rsidRPr="004D4281">
        <w:rPr>
          <w:rFonts w:ascii="Times New Roman" w:hAnsi="Times New Roman" w:cs="Times New Roman"/>
        </w:rPr>
        <w:t>, M., Porkka, M., Siebert, S., Veldkamp, T.I.E., Ward, P.J., 2016. The world’s road to water scarcity: shortage and stress in the 20th century and pathways towards sustainability. Sci. Rep. 6, 38495. https://doi.org/10.1038/srep38495.</w:t>
      </w:r>
    </w:p>
    <w:p w14:paraId="44D4AF80" w14:textId="77777777" w:rsidR="00640884" w:rsidRPr="004D4281" w:rsidRDefault="00640884" w:rsidP="00640884">
      <w:pPr>
        <w:spacing w:line="240" w:lineRule="auto"/>
        <w:jc w:val="both"/>
        <w:rPr>
          <w:rFonts w:ascii="Times New Roman" w:eastAsia="Calibri" w:hAnsi="Times New Roman" w:cs="Times New Roman"/>
          <w:highlight w:val="white"/>
        </w:rPr>
      </w:pPr>
    </w:p>
    <w:p w14:paraId="2E5DA442" w14:textId="77777777" w:rsidR="00640884" w:rsidRPr="004D4281" w:rsidRDefault="00640884" w:rsidP="00640884">
      <w:pPr>
        <w:spacing w:line="240" w:lineRule="auto"/>
        <w:jc w:val="both"/>
        <w:rPr>
          <w:rFonts w:ascii="Times New Roman" w:eastAsia="Calibri" w:hAnsi="Times New Roman" w:cs="Times New Roman"/>
          <w:b/>
          <w:highlight w:val="white"/>
        </w:rPr>
      </w:pPr>
      <w:r w:rsidRPr="004D4281">
        <w:rPr>
          <w:rFonts w:ascii="Times New Roman" w:eastAsia="Calibri" w:hAnsi="Times New Roman" w:cs="Times New Roman"/>
          <w:b/>
          <w:highlight w:val="white"/>
        </w:rPr>
        <w:t>L</w:t>
      </w:r>
    </w:p>
    <w:p w14:paraId="59733AE3" w14:textId="77777777" w:rsidR="00640884" w:rsidRPr="004D4281" w:rsidRDefault="00640884" w:rsidP="00640884">
      <w:pPr>
        <w:spacing w:line="240" w:lineRule="auto"/>
        <w:jc w:val="both"/>
        <w:rPr>
          <w:rFonts w:ascii="Times New Roman" w:eastAsia="Calibri" w:hAnsi="Times New Roman" w:cs="Times New Roman"/>
          <w:b/>
          <w:highlight w:val="white"/>
        </w:rPr>
      </w:pPr>
    </w:p>
    <w:p w14:paraId="34A6F82C" w14:textId="77777777" w:rsidR="00640884" w:rsidRPr="00916663" w:rsidRDefault="00640884" w:rsidP="00640884">
      <w:pPr>
        <w:spacing w:line="240" w:lineRule="auto"/>
        <w:jc w:val="both"/>
        <w:rPr>
          <w:rFonts w:ascii="Times New Roman" w:eastAsia="Calibri" w:hAnsi="Times New Roman" w:cs="Times New Roman"/>
          <w:b/>
          <w:highlight w:val="white"/>
        </w:rPr>
      </w:pPr>
      <w:r w:rsidRPr="00640884">
        <w:rPr>
          <w:rFonts w:ascii="Times New Roman" w:hAnsi="Times New Roman" w:cs="Times New Roman"/>
          <w:color w:val="222222"/>
          <w:shd w:val="clear" w:color="auto" w:fill="FFFFFF"/>
        </w:rPr>
        <w:t xml:space="preserve">Lara, A., Villalba, R., </w:t>
      </w:r>
      <w:proofErr w:type="spellStart"/>
      <w:r w:rsidRPr="00640884">
        <w:rPr>
          <w:rFonts w:ascii="Times New Roman" w:hAnsi="Times New Roman" w:cs="Times New Roman"/>
          <w:color w:val="222222"/>
          <w:shd w:val="clear" w:color="auto" w:fill="FFFFFF"/>
        </w:rPr>
        <w:t>Wolodarsky</w:t>
      </w:r>
      <w:proofErr w:type="spellEnd"/>
      <w:r w:rsidRPr="00640884">
        <w:rPr>
          <w:rFonts w:ascii="Times New Roman" w:hAnsi="Times New Roman" w:cs="Times New Roman"/>
          <w:color w:val="222222"/>
          <w:shd w:val="clear" w:color="auto" w:fill="FFFFFF"/>
        </w:rPr>
        <w:t xml:space="preserve">‐Franke, A., Aravena, J. C., Luckman, B. H., &amp; </w:t>
      </w:r>
      <w:proofErr w:type="spellStart"/>
      <w:r w:rsidRPr="00640884">
        <w:rPr>
          <w:rFonts w:ascii="Times New Roman" w:hAnsi="Times New Roman" w:cs="Times New Roman"/>
          <w:color w:val="222222"/>
          <w:shd w:val="clear" w:color="auto" w:fill="FFFFFF"/>
        </w:rPr>
        <w:t>Cuq</w:t>
      </w:r>
      <w:proofErr w:type="spellEnd"/>
      <w:r w:rsidRPr="00640884">
        <w:rPr>
          <w:rFonts w:ascii="Times New Roman" w:hAnsi="Times New Roman" w:cs="Times New Roman"/>
          <w:color w:val="222222"/>
          <w:shd w:val="clear" w:color="auto" w:fill="FFFFFF"/>
        </w:rPr>
        <w:t xml:space="preserve">, E. (2005). </w:t>
      </w:r>
      <w:r w:rsidRPr="004D4281">
        <w:rPr>
          <w:rFonts w:ascii="Times New Roman" w:hAnsi="Times New Roman" w:cs="Times New Roman"/>
          <w:color w:val="222222"/>
          <w:shd w:val="clear" w:color="auto" w:fill="FFFFFF"/>
        </w:rPr>
        <w:t xml:space="preserve">Spatial and temporal variation in </w:t>
      </w:r>
      <w:proofErr w:type="spellStart"/>
      <w:r w:rsidRPr="004D4281">
        <w:rPr>
          <w:rFonts w:ascii="Times New Roman" w:hAnsi="Times New Roman" w:cs="Times New Roman"/>
          <w:color w:val="222222"/>
          <w:shd w:val="clear" w:color="auto" w:fill="FFFFFF"/>
        </w:rPr>
        <w:t>Nothofagus</w:t>
      </w:r>
      <w:proofErr w:type="spellEnd"/>
      <w:r w:rsidRPr="004D4281">
        <w:rPr>
          <w:rFonts w:ascii="Times New Roman" w:hAnsi="Times New Roman" w:cs="Times New Roman"/>
          <w:color w:val="222222"/>
          <w:shd w:val="clear" w:color="auto" w:fill="FFFFFF"/>
        </w:rPr>
        <w:t xml:space="preserve"> </w:t>
      </w:r>
      <w:proofErr w:type="spellStart"/>
      <w:r w:rsidRPr="004D4281">
        <w:rPr>
          <w:rFonts w:ascii="Times New Roman" w:hAnsi="Times New Roman" w:cs="Times New Roman"/>
          <w:color w:val="222222"/>
          <w:shd w:val="clear" w:color="auto" w:fill="FFFFFF"/>
        </w:rPr>
        <w:t>pumilio</w:t>
      </w:r>
      <w:proofErr w:type="spellEnd"/>
      <w:r w:rsidRPr="004D4281">
        <w:rPr>
          <w:rFonts w:ascii="Times New Roman" w:hAnsi="Times New Roman" w:cs="Times New Roman"/>
          <w:color w:val="222222"/>
          <w:shd w:val="clear" w:color="auto" w:fill="FFFFFF"/>
        </w:rPr>
        <w:t xml:space="preserve"> growth at tree line along its latitudinal range (35 40′–55 S) in the Chilean Andes. </w:t>
      </w:r>
      <w:r w:rsidRPr="00916663">
        <w:rPr>
          <w:rFonts w:ascii="Times New Roman" w:hAnsi="Times New Roman" w:cs="Times New Roman"/>
          <w:i/>
          <w:iCs/>
          <w:color w:val="222222"/>
          <w:shd w:val="clear" w:color="auto" w:fill="FFFFFF"/>
        </w:rPr>
        <w:t>Journal of Biogeography</w:t>
      </w:r>
      <w:r w:rsidRPr="00916663">
        <w:rPr>
          <w:rFonts w:ascii="Times New Roman" w:hAnsi="Times New Roman" w:cs="Times New Roman"/>
          <w:color w:val="222222"/>
          <w:shd w:val="clear" w:color="auto" w:fill="FFFFFF"/>
        </w:rPr>
        <w:t>, </w:t>
      </w:r>
      <w:r w:rsidRPr="00916663">
        <w:rPr>
          <w:rFonts w:ascii="Times New Roman" w:hAnsi="Times New Roman" w:cs="Times New Roman"/>
          <w:i/>
          <w:iCs/>
          <w:color w:val="222222"/>
          <w:shd w:val="clear" w:color="auto" w:fill="FFFFFF"/>
        </w:rPr>
        <w:t>32</w:t>
      </w:r>
      <w:r w:rsidRPr="00916663">
        <w:rPr>
          <w:rFonts w:ascii="Times New Roman" w:hAnsi="Times New Roman" w:cs="Times New Roman"/>
          <w:color w:val="222222"/>
          <w:shd w:val="clear" w:color="auto" w:fill="FFFFFF"/>
        </w:rPr>
        <w:t>(5), 879-893.</w:t>
      </w:r>
    </w:p>
    <w:p w14:paraId="048B846F" w14:textId="77777777" w:rsidR="00640884" w:rsidRPr="00916663" w:rsidRDefault="00640884" w:rsidP="00640884">
      <w:pPr>
        <w:spacing w:line="240" w:lineRule="auto"/>
        <w:jc w:val="both"/>
        <w:rPr>
          <w:rFonts w:ascii="Times New Roman" w:eastAsia="Calibri" w:hAnsi="Times New Roman" w:cs="Times New Roman"/>
          <w:b/>
          <w:highlight w:val="white"/>
        </w:rPr>
      </w:pPr>
    </w:p>
    <w:p w14:paraId="77643EA2" w14:textId="77777777" w:rsidR="00640884" w:rsidRPr="00C56D1F" w:rsidRDefault="00640884" w:rsidP="00640884">
      <w:pPr>
        <w:autoSpaceDE w:val="0"/>
        <w:autoSpaceDN w:val="0"/>
        <w:adjustRightInd w:val="0"/>
        <w:spacing w:line="240" w:lineRule="auto"/>
        <w:jc w:val="both"/>
        <w:rPr>
          <w:rFonts w:ascii="Times New Roman" w:eastAsiaTheme="minorHAnsi" w:hAnsi="Times New Roman" w:cs="Times New Roman"/>
          <w:lang w:val="es-EC"/>
        </w:rPr>
      </w:pPr>
      <w:proofErr w:type="spellStart"/>
      <w:r w:rsidRPr="00916663">
        <w:rPr>
          <w:rFonts w:ascii="Times New Roman" w:eastAsiaTheme="minorHAnsi" w:hAnsi="Times New Roman" w:cs="Times New Roman"/>
        </w:rPr>
        <w:t>Llambí</w:t>
      </w:r>
      <w:proofErr w:type="spellEnd"/>
      <w:r w:rsidRPr="00916663">
        <w:rPr>
          <w:rFonts w:ascii="Times New Roman" w:eastAsiaTheme="minorHAnsi" w:hAnsi="Times New Roman" w:cs="Times New Roman"/>
        </w:rPr>
        <w:t xml:space="preserve">, L., A. Soto, R. </w:t>
      </w:r>
      <w:proofErr w:type="spellStart"/>
      <w:r w:rsidRPr="00916663">
        <w:rPr>
          <w:rFonts w:ascii="Times New Roman" w:eastAsiaTheme="minorHAnsi" w:hAnsi="Times New Roman" w:cs="Times New Roman"/>
        </w:rPr>
        <w:t>Célleri</w:t>
      </w:r>
      <w:proofErr w:type="spellEnd"/>
      <w:r w:rsidRPr="00916663">
        <w:rPr>
          <w:rFonts w:ascii="Times New Roman" w:eastAsiaTheme="minorHAnsi" w:hAnsi="Times New Roman" w:cs="Times New Roman"/>
        </w:rPr>
        <w:t xml:space="preserve">, B. De </w:t>
      </w:r>
      <w:proofErr w:type="spellStart"/>
      <w:r w:rsidRPr="00916663">
        <w:rPr>
          <w:rFonts w:ascii="Times New Roman" w:eastAsiaTheme="minorHAnsi" w:hAnsi="Times New Roman" w:cs="Times New Roman"/>
        </w:rPr>
        <w:t>Bièvre</w:t>
      </w:r>
      <w:proofErr w:type="spellEnd"/>
      <w:r w:rsidRPr="00916663">
        <w:rPr>
          <w:rFonts w:ascii="Times New Roman" w:eastAsiaTheme="minorHAnsi" w:hAnsi="Times New Roman" w:cs="Times New Roman"/>
        </w:rPr>
        <w:t xml:space="preserve">, B. Ochoa, and P. Borja. </w:t>
      </w:r>
      <w:r w:rsidRPr="00C56D1F">
        <w:rPr>
          <w:rFonts w:ascii="Times New Roman" w:eastAsiaTheme="minorHAnsi" w:hAnsi="Times New Roman" w:cs="Times New Roman"/>
          <w:lang w:val="es-EC"/>
        </w:rPr>
        <w:t>(2012). “Ecología,</w:t>
      </w:r>
      <w:r>
        <w:rPr>
          <w:rFonts w:ascii="Times New Roman" w:eastAsiaTheme="minorHAnsi" w:hAnsi="Times New Roman" w:cs="Times New Roman"/>
          <w:lang w:val="es-EC"/>
        </w:rPr>
        <w:t xml:space="preserve"> </w:t>
      </w:r>
      <w:r w:rsidRPr="00C56D1F">
        <w:rPr>
          <w:rFonts w:ascii="Times New Roman" w:eastAsiaTheme="minorHAnsi" w:hAnsi="Times New Roman" w:cs="Times New Roman"/>
          <w:lang w:val="es-EC"/>
        </w:rPr>
        <w:t>Hidrología y Suelos de Páramos, Proyecto Páramo Andino.” Quito, Ecuador.</w:t>
      </w:r>
    </w:p>
    <w:p w14:paraId="5BC3C26A" w14:textId="77777777" w:rsidR="00640884" w:rsidRPr="00C56D1F" w:rsidRDefault="00640884" w:rsidP="00640884">
      <w:pPr>
        <w:autoSpaceDE w:val="0"/>
        <w:autoSpaceDN w:val="0"/>
        <w:adjustRightInd w:val="0"/>
        <w:spacing w:line="240" w:lineRule="auto"/>
        <w:rPr>
          <w:rFonts w:ascii="Times New Roman" w:eastAsia="Calibri" w:hAnsi="Times New Roman" w:cs="Times New Roman"/>
          <w:b/>
          <w:highlight w:val="white"/>
          <w:lang w:val="es-EC"/>
        </w:rPr>
      </w:pPr>
    </w:p>
    <w:p w14:paraId="00063634" w14:textId="77777777" w:rsidR="00640884" w:rsidRDefault="00640884" w:rsidP="00640884">
      <w:pPr>
        <w:spacing w:line="240" w:lineRule="auto"/>
        <w:jc w:val="both"/>
        <w:rPr>
          <w:rFonts w:ascii="Times New Roman" w:eastAsia="Calibri" w:hAnsi="Times New Roman" w:cs="Times New Roman"/>
          <w:highlight w:val="white"/>
          <w:lang w:val="es-EC"/>
        </w:rPr>
      </w:pPr>
      <w:r w:rsidRPr="00F12528">
        <w:rPr>
          <w:rFonts w:ascii="Times New Roman" w:eastAsia="Calibri" w:hAnsi="Times New Roman" w:cs="Times New Roman"/>
          <w:highlight w:val="white"/>
        </w:rPr>
        <w:t xml:space="preserve">Lujan, N. K., Roach, K. A., Jacobsen, D., Winemiller, K. O., Vargas, V. M., Ching, V. R., &amp; Maestre, J. A. (2013). </w:t>
      </w:r>
      <w:r w:rsidRPr="00CF7B3C">
        <w:rPr>
          <w:rFonts w:ascii="Times New Roman" w:eastAsia="Calibri" w:hAnsi="Times New Roman" w:cs="Times New Roman"/>
          <w:highlight w:val="white"/>
        </w:rPr>
        <w:t xml:space="preserve">Aquatic community structure across an Andes-to-Amazon fluvial gradient. </w:t>
      </w:r>
      <w:proofErr w:type="spellStart"/>
      <w:r w:rsidRPr="00CF7B3C">
        <w:rPr>
          <w:rFonts w:ascii="Times New Roman" w:eastAsia="Calibri" w:hAnsi="Times New Roman" w:cs="Times New Roman"/>
          <w:i/>
          <w:highlight w:val="white"/>
          <w:lang w:val="es-EC"/>
        </w:rPr>
        <w:t>Journal</w:t>
      </w:r>
      <w:proofErr w:type="spellEnd"/>
      <w:r w:rsidRPr="00CF7B3C">
        <w:rPr>
          <w:rFonts w:ascii="Times New Roman" w:eastAsia="Calibri" w:hAnsi="Times New Roman" w:cs="Times New Roman"/>
          <w:i/>
          <w:highlight w:val="white"/>
          <w:lang w:val="es-EC"/>
        </w:rPr>
        <w:t xml:space="preserve"> </w:t>
      </w:r>
      <w:proofErr w:type="spellStart"/>
      <w:r w:rsidRPr="00CF7B3C">
        <w:rPr>
          <w:rFonts w:ascii="Times New Roman" w:eastAsia="Calibri" w:hAnsi="Times New Roman" w:cs="Times New Roman"/>
          <w:i/>
          <w:highlight w:val="white"/>
          <w:lang w:val="es-EC"/>
        </w:rPr>
        <w:t>of</w:t>
      </w:r>
      <w:proofErr w:type="spellEnd"/>
      <w:r w:rsidRPr="00CF7B3C">
        <w:rPr>
          <w:rFonts w:ascii="Times New Roman" w:eastAsia="Calibri" w:hAnsi="Times New Roman" w:cs="Times New Roman"/>
          <w:i/>
          <w:highlight w:val="white"/>
          <w:lang w:val="es-EC"/>
        </w:rPr>
        <w:t xml:space="preserve"> </w:t>
      </w:r>
      <w:proofErr w:type="spellStart"/>
      <w:r w:rsidRPr="00CF7B3C">
        <w:rPr>
          <w:rFonts w:ascii="Times New Roman" w:eastAsia="Calibri" w:hAnsi="Times New Roman" w:cs="Times New Roman"/>
          <w:i/>
          <w:highlight w:val="white"/>
          <w:lang w:val="es-EC"/>
        </w:rPr>
        <w:t>Biogeography</w:t>
      </w:r>
      <w:proofErr w:type="spellEnd"/>
      <w:r w:rsidRPr="00CF7B3C">
        <w:rPr>
          <w:rFonts w:ascii="Times New Roman" w:eastAsia="Calibri" w:hAnsi="Times New Roman" w:cs="Times New Roman"/>
          <w:highlight w:val="white"/>
          <w:lang w:val="es-EC"/>
        </w:rPr>
        <w:t>, 40(9), 1715–1728. doi:10.1111/jbi.12131.</w:t>
      </w:r>
    </w:p>
    <w:p w14:paraId="1B579B3A" w14:textId="77777777" w:rsidR="00CE6C1A" w:rsidRPr="00CF7B3C" w:rsidRDefault="00CE6C1A" w:rsidP="00640884">
      <w:pPr>
        <w:spacing w:line="240" w:lineRule="auto"/>
        <w:jc w:val="both"/>
        <w:rPr>
          <w:rFonts w:ascii="Times New Roman" w:eastAsia="Calibri" w:hAnsi="Times New Roman" w:cs="Times New Roman"/>
          <w:highlight w:val="white"/>
          <w:lang w:val="es-EC"/>
        </w:rPr>
      </w:pPr>
    </w:p>
    <w:p w14:paraId="095A0644" w14:textId="77777777" w:rsidR="00640884" w:rsidRPr="00CF7B3C" w:rsidRDefault="00640884" w:rsidP="00640884">
      <w:pPr>
        <w:spacing w:line="240" w:lineRule="auto"/>
        <w:jc w:val="both"/>
        <w:rPr>
          <w:rFonts w:ascii="Times New Roman" w:eastAsia="Roboto" w:hAnsi="Times New Roman" w:cs="Times New Roman"/>
          <w:b/>
          <w:highlight w:val="white"/>
          <w:lang w:val="es-EC"/>
        </w:rPr>
      </w:pPr>
      <w:r w:rsidRPr="00CF7B3C">
        <w:rPr>
          <w:rFonts w:ascii="Times New Roman" w:eastAsia="Roboto" w:hAnsi="Times New Roman" w:cs="Times New Roman"/>
          <w:b/>
          <w:highlight w:val="white"/>
          <w:lang w:val="es-EC"/>
        </w:rPr>
        <w:t>M</w:t>
      </w:r>
    </w:p>
    <w:p w14:paraId="5DAF19F9" w14:textId="77777777" w:rsidR="00640884" w:rsidRDefault="00640884" w:rsidP="00640884">
      <w:pPr>
        <w:spacing w:line="240" w:lineRule="auto"/>
        <w:jc w:val="both"/>
        <w:rPr>
          <w:rFonts w:ascii="Times New Roman" w:eastAsia="Roboto" w:hAnsi="Times New Roman" w:cs="Times New Roman"/>
          <w:highlight w:val="white"/>
          <w:lang w:val="es-EC"/>
        </w:rPr>
      </w:pPr>
    </w:p>
    <w:p w14:paraId="72A5C1AF" w14:textId="77777777" w:rsidR="00305807" w:rsidRDefault="00305807" w:rsidP="00305807">
      <w:pPr>
        <w:pStyle w:val="NormalWeb"/>
        <w:spacing w:before="0" w:beforeAutospacing="0" w:after="0" w:afterAutospacing="0"/>
        <w:jc w:val="both"/>
        <w:rPr>
          <w:rFonts w:eastAsia="Arial"/>
          <w:sz w:val="22"/>
          <w:szCs w:val="22"/>
          <w:highlight w:val="yellow"/>
          <w:lang w:eastAsia="en-US"/>
        </w:rPr>
      </w:pPr>
      <w:r>
        <w:rPr>
          <w:rFonts w:ascii="Verdana" w:hAnsi="Verdana"/>
          <w:color w:val="000000"/>
          <w:sz w:val="20"/>
          <w:szCs w:val="20"/>
          <w:shd w:val="clear" w:color="auto" w:fill="FFFFFF"/>
        </w:rPr>
        <w:t>Ministerio del Ambiente del Ecuador (MAE). (2008). </w:t>
      </w:r>
      <w:r>
        <w:rPr>
          <w:rStyle w:val="nfasis"/>
          <w:rFonts w:ascii="Verdana" w:hAnsi="Verdana"/>
          <w:color w:val="000000"/>
          <w:sz w:val="20"/>
          <w:szCs w:val="20"/>
          <w:shd w:val="clear" w:color="auto" w:fill="FFFFFF"/>
        </w:rPr>
        <w:t>Políticas y Plan Estratégico del Sistema Nacional de Áreas Protegidas del Ecuador 2007-2016</w:t>
      </w:r>
      <w:r>
        <w:rPr>
          <w:rFonts w:ascii="Verdana" w:hAnsi="Verdana"/>
          <w:color w:val="000000"/>
          <w:sz w:val="20"/>
          <w:szCs w:val="20"/>
          <w:shd w:val="clear" w:color="auto" w:fill="FFFFFF"/>
        </w:rPr>
        <w:t>. Resumen Ejecutivo. Proyecto GEF; Sistema Nacional de Áreas Protegidas. Quito, Ecuador.</w:t>
      </w:r>
    </w:p>
    <w:p w14:paraId="04209FF9" w14:textId="77777777" w:rsidR="00305807" w:rsidRDefault="00305807" w:rsidP="00640884">
      <w:pPr>
        <w:spacing w:line="240" w:lineRule="auto"/>
        <w:jc w:val="both"/>
        <w:rPr>
          <w:rFonts w:ascii="Times New Roman" w:eastAsia="Roboto" w:hAnsi="Times New Roman" w:cs="Times New Roman"/>
          <w:highlight w:val="white"/>
          <w:lang w:val="es-EC"/>
        </w:rPr>
      </w:pPr>
    </w:p>
    <w:p w14:paraId="6CED9CE1" w14:textId="77777777" w:rsidR="00CE6C1A" w:rsidRDefault="00CE6C1A" w:rsidP="00CE6C1A">
      <w:pPr>
        <w:spacing w:line="240" w:lineRule="auto"/>
        <w:jc w:val="both"/>
        <w:rPr>
          <w:rFonts w:ascii="Times New Roman" w:hAnsi="Times New Roman" w:cs="Times New Roman"/>
          <w:lang w:val="es-EC"/>
        </w:rPr>
      </w:pPr>
      <w:r w:rsidRPr="000971D6">
        <w:rPr>
          <w:rFonts w:ascii="Times New Roman" w:hAnsi="Times New Roman" w:cs="Times New Roman"/>
          <w:lang w:val="es-EC"/>
        </w:rPr>
        <w:t>Ministerio del Ambiente. 2020. Plan de Manejo del Parque Nacional Cayambe Coca. Quito – Ecuador.</w:t>
      </w:r>
    </w:p>
    <w:p w14:paraId="72A85D7E" w14:textId="77777777" w:rsidR="00CE6C1A" w:rsidRDefault="00CE6C1A" w:rsidP="00CE6C1A">
      <w:pPr>
        <w:spacing w:line="240" w:lineRule="auto"/>
        <w:jc w:val="both"/>
        <w:rPr>
          <w:rFonts w:ascii="Times New Roman" w:hAnsi="Times New Roman" w:cs="Times New Roman"/>
          <w:lang w:val="es-EC"/>
        </w:rPr>
      </w:pPr>
    </w:p>
    <w:p w14:paraId="0AEACE00" w14:textId="77777777" w:rsidR="00CE6C1A" w:rsidRPr="00CF7B3C" w:rsidRDefault="00CE6C1A" w:rsidP="00640884">
      <w:pPr>
        <w:spacing w:line="240" w:lineRule="auto"/>
        <w:jc w:val="both"/>
        <w:rPr>
          <w:rFonts w:ascii="Times New Roman" w:eastAsia="Roboto" w:hAnsi="Times New Roman" w:cs="Times New Roman"/>
          <w:highlight w:val="white"/>
          <w:lang w:val="es-EC"/>
        </w:rPr>
      </w:pPr>
    </w:p>
    <w:p w14:paraId="21844097" w14:textId="77777777" w:rsidR="00640884" w:rsidRDefault="00640884" w:rsidP="00640884">
      <w:pPr>
        <w:spacing w:line="240" w:lineRule="auto"/>
        <w:jc w:val="both"/>
        <w:rPr>
          <w:rFonts w:ascii="Times New Roman" w:eastAsia="Roboto" w:hAnsi="Times New Roman" w:cs="Times New Roman"/>
          <w:highlight w:val="white"/>
          <w:u w:val="single"/>
          <w:lang w:val="es-EC"/>
        </w:rPr>
      </w:pPr>
      <w:r w:rsidRPr="00CF7B3C">
        <w:rPr>
          <w:rFonts w:ascii="Times New Roman" w:eastAsia="Roboto" w:hAnsi="Times New Roman" w:cs="Times New Roman"/>
          <w:highlight w:val="white"/>
          <w:lang w:val="es-EC"/>
        </w:rPr>
        <w:t>MAATE, (2022). Proporción de Territorio Nacional bajo Conservación o Manejo Ambiental. Sistema Nacional de Indicadores ambientales. Obtenido 30 de octubre 2022, desde</w:t>
      </w:r>
      <w:hyperlink r:id="rId21">
        <w:r w:rsidRPr="00CF7B3C">
          <w:rPr>
            <w:rFonts w:ascii="Times New Roman" w:eastAsia="Roboto" w:hAnsi="Times New Roman" w:cs="Times New Roman"/>
            <w:highlight w:val="white"/>
            <w:lang w:val="es-EC"/>
          </w:rPr>
          <w:t xml:space="preserve"> </w:t>
        </w:r>
      </w:hyperlink>
      <w:hyperlink r:id="rId22">
        <w:r w:rsidRPr="00CF7B3C">
          <w:rPr>
            <w:rFonts w:ascii="Times New Roman" w:eastAsia="Roboto" w:hAnsi="Times New Roman" w:cs="Times New Roman"/>
            <w:highlight w:val="white"/>
            <w:u w:val="single"/>
            <w:lang w:val="es-EC"/>
          </w:rPr>
          <w:t>http://sinias.ambiente.gob.ec:8099/proyecto-sinias-web/informacionIndicadores.jsf?menuid=14&amp;menu=01&amp;faces-redirect=true</w:t>
        </w:r>
      </w:hyperlink>
      <w:r w:rsidRPr="00CF7B3C">
        <w:rPr>
          <w:rFonts w:ascii="Times New Roman" w:eastAsia="Roboto" w:hAnsi="Times New Roman" w:cs="Times New Roman"/>
          <w:highlight w:val="white"/>
          <w:u w:val="single"/>
          <w:lang w:val="es-EC"/>
        </w:rPr>
        <w:t>.</w:t>
      </w:r>
    </w:p>
    <w:p w14:paraId="6A4D6C0E" w14:textId="77777777" w:rsidR="008215C7" w:rsidRDefault="008215C7" w:rsidP="00640884">
      <w:pPr>
        <w:spacing w:line="240" w:lineRule="auto"/>
        <w:jc w:val="both"/>
        <w:rPr>
          <w:rFonts w:ascii="Times New Roman" w:eastAsia="Roboto" w:hAnsi="Times New Roman" w:cs="Times New Roman"/>
          <w:highlight w:val="white"/>
          <w:u w:val="single"/>
          <w:lang w:val="es-EC"/>
        </w:rPr>
      </w:pPr>
    </w:p>
    <w:p w14:paraId="612BC56A" w14:textId="77777777" w:rsidR="008215C7" w:rsidRPr="00501208" w:rsidRDefault="008215C7" w:rsidP="008215C7">
      <w:pPr>
        <w:autoSpaceDE w:val="0"/>
        <w:autoSpaceDN w:val="0"/>
        <w:adjustRightInd w:val="0"/>
        <w:spacing w:line="240" w:lineRule="auto"/>
        <w:jc w:val="both"/>
        <w:rPr>
          <w:rFonts w:ascii="Times New Roman" w:hAnsi="Times New Roman" w:cs="Times New Roman"/>
          <w:color w:val="373535"/>
        </w:rPr>
      </w:pPr>
      <w:r w:rsidRPr="00501208">
        <w:rPr>
          <w:rFonts w:ascii="Times New Roman" w:hAnsi="Times New Roman" w:cs="Times New Roman"/>
          <w:color w:val="373535"/>
        </w:rPr>
        <w:lastRenderedPageBreak/>
        <w:t xml:space="preserve">McCune, B. &amp; Grace, J. (2002). </w:t>
      </w:r>
      <w:r w:rsidRPr="00501208">
        <w:rPr>
          <w:rFonts w:ascii="Times New Roman" w:hAnsi="Times New Roman" w:cs="Times New Roman"/>
          <w:i/>
          <w:iCs/>
          <w:color w:val="373535"/>
        </w:rPr>
        <w:t>Analysis of Ecological Communities</w:t>
      </w:r>
      <w:r w:rsidRPr="00501208">
        <w:rPr>
          <w:rFonts w:ascii="Times New Roman" w:hAnsi="Times New Roman" w:cs="Times New Roman"/>
          <w:color w:val="373535"/>
        </w:rPr>
        <w:t xml:space="preserve">. EEUU: </w:t>
      </w:r>
      <w:proofErr w:type="spellStart"/>
      <w:r w:rsidRPr="00501208">
        <w:rPr>
          <w:rFonts w:ascii="Times New Roman" w:hAnsi="Times New Roman" w:cs="Times New Roman"/>
          <w:color w:val="373535"/>
        </w:rPr>
        <w:t>MjM</w:t>
      </w:r>
      <w:proofErr w:type="spellEnd"/>
      <w:r w:rsidRPr="00501208">
        <w:rPr>
          <w:rFonts w:ascii="Times New Roman" w:hAnsi="Times New Roman" w:cs="Times New Roman"/>
          <w:color w:val="373535"/>
        </w:rPr>
        <w:t xml:space="preserve"> Software Design.</w:t>
      </w:r>
    </w:p>
    <w:p w14:paraId="67416279" w14:textId="77777777" w:rsidR="008215C7" w:rsidRPr="00501208" w:rsidRDefault="008215C7" w:rsidP="008215C7">
      <w:pPr>
        <w:autoSpaceDE w:val="0"/>
        <w:autoSpaceDN w:val="0"/>
        <w:adjustRightInd w:val="0"/>
        <w:spacing w:line="240" w:lineRule="auto"/>
        <w:jc w:val="both"/>
        <w:rPr>
          <w:rFonts w:ascii="Times New Roman" w:hAnsi="Times New Roman" w:cs="Times New Roman"/>
          <w:color w:val="373535"/>
        </w:rPr>
      </w:pPr>
    </w:p>
    <w:p w14:paraId="373757B0" w14:textId="2BDF8BD6" w:rsidR="008215C7" w:rsidRPr="003223A8" w:rsidRDefault="003223A8" w:rsidP="00640884">
      <w:pPr>
        <w:spacing w:line="240" w:lineRule="auto"/>
        <w:jc w:val="both"/>
        <w:rPr>
          <w:rFonts w:ascii="Times New Roman" w:eastAsia="Roboto" w:hAnsi="Times New Roman" w:cs="Times New Roman"/>
          <w:highlight w:val="white"/>
        </w:rPr>
      </w:pPr>
      <w:proofErr w:type="spellStart"/>
      <w:r w:rsidRPr="003223A8">
        <w:rPr>
          <w:rFonts w:ascii="Times New Roman" w:eastAsia="Roboto" w:hAnsi="Times New Roman" w:cs="Times New Roman"/>
        </w:rPr>
        <w:t>Magurran</w:t>
      </w:r>
      <w:proofErr w:type="spellEnd"/>
      <w:r w:rsidRPr="003223A8">
        <w:rPr>
          <w:rFonts w:ascii="Times New Roman" w:eastAsia="Roboto" w:hAnsi="Times New Roman" w:cs="Times New Roman"/>
        </w:rPr>
        <w:t>, A. (1988). Ecological diversity and its measurement. New Jersey: Princeton University Press.</w:t>
      </w:r>
    </w:p>
    <w:p w14:paraId="69AEAE08" w14:textId="77777777" w:rsidR="00640884" w:rsidRPr="00C916F1" w:rsidRDefault="00640884" w:rsidP="00640884">
      <w:pPr>
        <w:spacing w:line="240" w:lineRule="auto"/>
        <w:jc w:val="both"/>
        <w:rPr>
          <w:rFonts w:ascii="Times New Roman" w:eastAsia="Roboto" w:hAnsi="Times New Roman" w:cs="Times New Roman"/>
          <w:highlight w:val="white"/>
        </w:rPr>
      </w:pPr>
    </w:p>
    <w:p w14:paraId="6D574631" w14:textId="77777777" w:rsidR="00640884" w:rsidRPr="00CF7B3C" w:rsidRDefault="00640884" w:rsidP="00640884">
      <w:pPr>
        <w:spacing w:line="240" w:lineRule="auto"/>
        <w:jc w:val="both"/>
        <w:rPr>
          <w:rFonts w:ascii="Times New Roman" w:eastAsia="Roboto" w:hAnsi="Times New Roman" w:cs="Times New Roman"/>
          <w:highlight w:val="white"/>
        </w:rPr>
      </w:pPr>
      <w:r w:rsidRPr="004F5C97">
        <w:rPr>
          <w:rFonts w:ascii="Times New Roman" w:eastAsia="Roboto" w:hAnsi="Times New Roman" w:cs="Times New Roman"/>
          <w:highlight w:val="white"/>
          <w:lang w:val="fr-FR"/>
        </w:rPr>
        <w:t xml:space="preserve">Malcolm, J.R., C.R. Lui, R.P. Neilson, L. Hansen y L. Hannah. </w:t>
      </w:r>
      <w:r w:rsidRPr="00CF7B3C">
        <w:rPr>
          <w:rFonts w:ascii="Times New Roman" w:eastAsia="Roboto" w:hAnsi="Times New Roman" w:cs="Times New Roman"/>
          <w:highlight w:val="white"/>
        </w:rPr>
        <w:t>(2006). Global warming and extinctions of endemic species from biodiversity hotspots. Conservation Biology 20: 538-548.</w:t>
      </w:r>
    </w:p>
    <w:p w14:paraId="482CA51C" w14:textId="77777777" w:rsidR="00640884" w:rsidRPr="00CF7B3C" w:rsidRDefault="00640884" w:rsidP="00640884">
      <w:pPr>
        <w:spacing w:line="240" w:lineRule="auto"/>
        <w:jc w:val="both"/>
        <w:rPr>
          <w:rFonts w:ascii="Times New Roman" w:eastAsia="Roboto" w:hAnsi="Times New Roman" w:cs="Times New Roman"/>
          <w:highlight w:val="white"/>
        </w:rPr>
      </w:pPr>
    </w:p>
    <w:p w14:paraId="73C6FECE" w14:textId="77777777" w:rsidR="00640884" w:rsidRPr="00CF7B3C" w:rsidRDefault="00640884" w:rsidP="00640884">
      <w:pPr>
        <w:autoSpaceDE w:val="0"/>
        <w:autoSpaceDN w:val="0"/>
        <w:adjustRightInd w:val="0"/>
        <w:spacing w:line="240" w:lineRule="auto"/>
        <w:jc w:val="both"/>
        <w:rPr>
          <w:rFonts w:ascii="Times New Roman" w:hAnsi="Times New Roman" w:cs="Times New Roman"/>
        </w:rPr>
      </w:pPr>
      <w:r w:rsidRPr="00CF7B3C">
        <w:rPr>
          <w:rFonts w:ascii="Times New Roman" w:hAnsi="Times New Roman" w:cs="Times New Roman"/>
        </w:rPr>
        <w:t>Malhi, Y., Roberts, J. T., Betts, R. A., et al. (2008). Climate Change, Deforestation, and the Fate of the Amazon. Science, 319(5860), 169-172.</w:t>
      </w:r>
    </w:p>
    <w:p w14:paraId="342A2AA9" w14:textId="77777777" w:rsidR="00640884" w:rsidRPr="00CF7B3C" w:rsidRDefault="00640884" w:rsidP="00640884">
      <w:pPr>
        <w:spacing w:line="240" w:lineRule="auto"/>
        <w:jc w:val="both"/>
        <w:rPr>
          <w:rFonts w:ascii="Times New Roman" w:eastAsia="Roboto" w:hAnsi="Times New Roman" w:cs="Times New Roman"/>
          <w:b/>
          <w:highlight w:val="white"/>
        </w:rPr>
      </w:pPr>
    </w:p>
    <w:p w14:paraId="50B358C1" w14:textId="77777777" w:rsidR="00640884" w:rsidRPr="00CF7B3C" w:rsidRDefault="00640884" w:rsidP="00640884">
      <w:pPr>
        <w:autoSpaceDE w:val="0"/>
        <w:autoSpaceDN w:val="0"/>
        <w:adjustRightInd w:val="0"/>
        <w:spacing w:line="240" w:lineRule="auto"/>
        <w:jc w:val="both"/>
        <w:rPr>
          <w:rFonts w:ascii="Times New Roman" w:hAnsi="Times New Roman" w:cs="Times New Roman"/>
        </w:rPr>
      </w:pPr>
      <w:r w:rsidRPr="00CF7B3C">
        <w:rPr>
          <w:rFonts w:ascii="Times New Roman" w:hAnsi="Times New Roman" w:cs="Times New Roman"/>
        </w:rPr>
        <w:t xml:space="preserve">Mark W. </w:t>
      </w:r>
      <w:proofErr w:type="spellStart"/>
      <w:proofErr w:type="gramStart"/>
      <w:r w:rsidRPr="00CF7B3C">
        <w:rPr>
          <w:rFonts w:ascii="Times New Roman" w:hAnsi="Times New Roman" w:cs="Times New Roman"/>
        </w:rPr>
        <w:t>Rosegrant</w:t>
      </w:r>
      <w:proofErr w:type="spellEnd"/>
      <w:r w:rsidRPr="00CF7B3C">
        <w:rPr>
          <w:rFonts w:ascii="Times New Roman" w:hAnsi="Times New Roman" w:cs="Times New Roman"/>
        </w:rPr>
        <w:t xml:space="preserve"> ,</w:t>
      </w:r>
      <w:proofErr w:type="gramEnd"/>
      <w:r w:rsidRPr="00CF7B3C">
        <w:rPr>
          <w:rFonts w:ascii="Times New Roman" w:hAnsi="Times New Roman" w:cs="Times New Roman"/>
        </w:rPr>
        <w:t xml:space="preserve"> Ximing Cai &amp; Sarah A. Cline (2003) Will The World Run Dry? Global</w:t>
      </w:r>
    </w:p>
    <w:p w14:paraId="0B60C945" w14:textId="77777777" w:rsidR="00640884" w:rsidRPr="00CF7B3C" w:rsidRDefault="00640884" w:rsidP="00640884">
      <w:pPr>
        <w:spacing w:line="240" w:lineRule="auto"/>
        <w:jc w:val="both"/>
        <w:rPr>
          <w:rFonts w:ascii="Times New Roman" w:hAnsi="Times New Roman" w:cs="Times New Roman"/>
        </w:rPr>
      </w:pPr>
      <w:r w:rsidRPr="00CF7B3C">
        <w:rPr>
          <w:rFonts w:ascii="Times New Roman" w:hAnsi="Times New Roman" w:cs="Times New Roman"/>
        </w:rPr>
        <w:t>Water and Food Security, Environment: Science and Policy for Sustainable Development, 45:7, 24-36</w:t>
      </w:r>
    </w:p>
    <w:p w14:paraId="1B1617C9" w14:textId="77777777" w:rsidR="00640884" w:rsidRPr="00CF7B3C" w:rsidRDefault="00640884" w:rsidP="00640884">
      <w:pPr>
        <w:spacing w:line="240" w:lineRule="auto"/>
        <w:jc w:val="both"/>
        <w:rPr>
          <w:rFonts w:ascii="Times New Roman" w:eastAsia="Roboto" w:hAnsi="Times New Roman" w:cs="Times New Roman"/>
          <w:highlight w:val="white"/>
        </w:rPr>
      </w:pPr>
    </w:p>
    <w:p w14:paraId="399B4AF1" w14:textId="77777777" w:rsidR="00640884" w:rsidRPr="004F5C97" w:rsidRDefault="00640884" w:rsidP="00640884">
      <w:pPr>
        <w:spacing w:line="240" w:lineRule="auto"/>
        <w:jc w:val="both"/>
        <w:rPr>
          <w:rFonts w:ascii="Times New Roman" w:eastAsia="Roboto" w:hAnsi="Times New Roman" w:cs="Times New Roman"/>
          <w:highlight w:val="white"/>
          <w:lang w:val="fr-FR"/>
        </w:rPr>
      </w:pPr>
      <w:r w:rsidRPr="00CF7B3C">
        <w:rPr>
          <w:rFonts w:ascii="Times New Roman" w:eastAsia="Roboto" w:hAnsi="Times New Roman" w:cs="Times New Roman"/>
          <w:highlight w:val="white"/>
          <w:lang w:val="es-EC"/>
        </w:rPr>
        <w:t xml:space="preserve">Merchán, D., Sanz, L., Alfaro, A., Pérez, I., Goñi, M., Solsona, F., Hernández-García, I., Pérez, C., </w:t>
      </w:r>
      <w:proofErr w:type="spellStart"/>
      <w:r w:rsidRPr="00CF7B3C">
        <w:rPr>
          <w:rFonts w:ascii="Times New Roman" w:eastAsia="Roboto" w:hAnsi="Times New Roman" w:cs="Times New Roman"/>
          <w:highlight w:val="white"/>
          <w:lang w:val="es-EC"/>
        </w:rPr>
        <w:t>Casalí</w:t>
      </w:r>
      <w:proofErr w:type="spellEnd"/>
      <w:r w:rsidRPr="00CF7B3C">
        <w:rPr>
          <w:rFonts w:ascii="Times New Roman" w:eastAsia="Roboto" w:hAnsi="Times New Roman" w:cs="Times New Roman"/>
          <w:highlight w:val="white"/>
          <w:lang w:val="es-EC"/>
        </w:rPr>
        <w:t xml:space="preserve">, J., 2020. </w:t>
      </w:r>
      <w:r w:rsidRPr="00CF7B3C">
        <w:rPr>
          <w:rFonts w:ascii="Times New Roman" w:eastAsia="Roboto" w:hAnsi="Times New Roman" w:cs="Times New Roman"/>
          <w:highlight w:val="white"/>
        </w:rPr>
        <w:t xml:space="preserve">Irrigation implementation promotes increases in salinity and nitrate concentration in the lower reaches of the </w:t>
      </w:r>
      <w:proofErr w:type="spellStart"/>
      <w:r w:rsidRPr="00CF7B3C">
        <w:rPr>
          <w:rFonts w:ascii="Times New Roman" w:eastAsia="Roboto" w:hAnsi="Times New Roman" w:cs="Times New Roman"/>
          <w:highlight w:val="white"/>
        </w:rPr>
        <w:t>Cidacos</w:t>
      </w:r>
      <w:proofErr w:type="spellEnd"/>
      <w:r w:rsidRPr="00CF7B3C">
        <w:rPr>
          <w:rFonts w:ascii="Times New Roman" w:eastAsia="Roboto" w:hAnsi="Times New Roman" w:cs="Times New Roman"/>
          <w:highlight w:val="white"/>
        </w:rPr>
        <w:t xml:space="preserve"> River (Navarre, Spain). </w:t>
      </w:r>
      <w:proofErr w:type="spellStart"/>
      <w:r w:rsidRPr="004F5C97">
        <w:rPr>
          <w:rFonts w:ascii="Times New Roman" w:eastAsia="Roboto" w:hAnsi="Times New Roman" w:cs="Times New Roman"/>
          <w:highlight w:val="white"/>
          <w:lang w:val="fr-FR"/>
        </w:rPr>
        <w:t>Sci</w:t>
      </w:r>
      <w:proofErr w:type="spellEnd"/>
      <w:r w:rsidRPr="004F5C97">
        <w:rPr>
          <w:rFonts w:ascii="Times New Roman" w:eastAsia="Roboto" w:hAnsi="Times New Roman" w:cs="Times New Roman"/>
          <w:highlight w:val="white"/>
          <w:lang w:val="fr-FR"/>
        </w:rPr>
        <w:t>. Total Environ. 706. https://doi.org/10.1016/j.scitotenv.2019.135701.</w:t>
      </w:r>
    </w:p>
    <w:p w14:paraId="1596DFFD" w14:textId="77777777" w:rsidR="00640884" w:rsidRPr="004F5C97" w:rsidRDefault="00640884" w:rsidP="00640884">
      <w:pPr>
        <w:spacing w:line="240" w:lineRule="auto"/>
        <w:jc w:val="both"/>
        <w:rPr>
          <w:rFonts w:ascii="Times New Roman" w:eastAsia="Roboto" w:hAnsi="Times New Roman" w:cs="Times New Roman"/>
          <w:highlight w:val="white"/>
          <w:lang w:val="fr-FR"/>
        </w:rPr>
      </w:pPr>
    </w:p>
    <w:p w14:paraId="581B979E" w14:textId="77777777" w:rsidR="00640884" w:rsidRPr="00CF7B3C" w:rsidRDefault="00640884" w:rsidP="00640884">
      <w:pPr>
        <w:spacing w:line="240" w:lineRule="auto"/>
        <w:jc w:val="both"/>
        <w:rPr>
          <w:rFonts w:ascii="Times New Roman" w:eastAsia="Roboto" w:hAnsi="Times New Roman" w:cs="Times New Roman"/>
          <w:highlight w:val="white"/>
          <w:lang w:val="es-EC"/>
        </w:rPr>
      </w:pPr>
      <w:r w:rsidRPr="004F5C97">
        <w:rPr>
          <w:rFonts w:ascii="Times New Roman" w:eastAsia="Roboto" w:hAnsi="Times New Roman" w:cs="Times New Roman"/>
          <w:highlight w:val="white"/>
          <w:lang w:val="fr-FR"/>
        </w:rPr>
        <w:t xml:space="preserve">Medina, G., P. Mena, and C. Josse. </w:t>
      </w:r>
      <w:r w:rsidRPr="00CF7B3C">
        <w:rPr>
          <w:rFonts w:ascii="Times New Roman" w:eastAsia="Roboto" w:hAnsi="Times New Roman" w:cs="Times New Roman"/>
          <w:highlight w:val="white"/>
          <w:lang w:val="es-EC"/>
        </w:rPr>
        <w:t>(1999). “El Páramo Como Espacio de Mitigación de Carbono Atmosférico.” Quito, Ecuador.</w:t>
      </w:r>
    </w:p>
    <w:p w14:paraId="359476C5" w14:textId="77777777" w:rsidR="00640884" w:rsidRPr="00CF7B3C" w:rsidRDefault="00640884" w:rsidP="00640884">
      <w:pPr>
        <w:spacing w:line="240" w:lineRule="auto"/>
        <w:jc w:val="both"/>
        <w:rPr>
          <w:rFonts w:ascii="Times New Roman" w:eastAsia="Roboto" w:hAnsi="Times New Roman" w:cs="Times New Roman"/>
          <w:highlight w:val="white"/>
          <w:lang w:val="es-EC"/>
        </w:rPr>
      </w:pPr>
    </w:p>
    <w:p w14:paraId="1B9D2C66" w14:textId="77777777" w:rsidR="00640884" w:rsidRPr="00CF7B3C" w:rsidRDefault="00640884" w:rsidP="00640884">
      <w:pPr>
        <w:spacing w:line="240" w:lineRule="auto"/>
        <w:jc w:val="both"/>
        <w:rPr>
          <w:rFonts w:ascii="Times New Roman" w:eastAsia="Roboto" w:hAnsi="Times New Roman" w:cs="Times New Roman"/>
          <w:highlight w:val="white"/>
          <w:lang w:val="es-EC"/>
        </w:rPr>
      </w:pPr>
      <w:r w:rsidRPr="00CF7B3C">
        <w:rPr>
          <w:rFonts w:ascii="Times New Roman" w:eastAsia="Roboto" w:hAnsi="Times New Roman" w:cs="Times New Roman"/>
          <w:highlight w:val="white"/>
          <w:lang w:val="es-EC"/>
        </w:rPr>
        <w:t>Medina, G. y P. Mena. (2001). Los Páramos en el Ecuador. 1-24, in P. Mena, G. Medina y R. Hofstede (eds.): Los páramos del Ecuador. Quito, Editorial Abya Yala.</w:t>
      </w:r>
    </w:p>
    <w:p w14:paraId="77BD0DCF" w14:textId="77777777" w:rsidR="00640884" w:rsidRPr="00CF7B3C" w:rsidRDefault="00640884" w:rsidP="00640884">
      <w:pPr>
        <w:spacing w:line="240" w:lineRule="auto"/>
        <w:jc w:val="both"/>
        <w:rPr>
          <w:rFonts w:ascii="Times New Roman" w:eastAsia="Roboto" w:hAnsi="Times New Roman" w:cs="Times New Roman"/>
          <w:highlight w:val="white"/>
          <w:lang w:val="es-EC"/>
        </w:rPr>
      </w:pPr>
    </w:p>
    <w:p w14:paraId="2AC7A65A" w14:textId="77777777" w:rsidR="00640884" w:rsidRPr="00CF7B3C" w:rsidRDefault="00640884" w:rsidP="00640884">
      <w:pPr>
        <w:spacing w:line="240" w:lineRule="auto"/>
        <w:jc w:val="both"/>
        <w:rPr>
          <w:rFonts w:ascii="Times New Roman" w:eastAsia="Roboto" w:hAnsi="Times New Roman" w:cs="Times New Roman"/>
          <w:highlight w:val="white"/>
          <w:lang w:val="es-EC"/>
        </w:rPr>
      </w:pPr>
      <w:r w:rsidRPr="00CF7B3C">
        <w:rPr>
          <w:rFonts w:ascii="Times New Roman" w:eastAsia="Roboto" w:hAnsi="Times New Roman" w:cs="Times New Roman"/>
          <w:highlight w:val="white"/>
          <w:lang w:val="es-EC"/>
        </w:rPr>
        <w:t xml:space="preserve">Mena, P. (2001). El estado de salud de los páramos en el Ecuador: una aproximación conceptual. </w:t>
      </w:r>
      <w:proofErr w:type="spellStart"/>
      <w:r w:rsidRPr="00CF7B3C">
        <w:rPr>
          <w:rFonts w:ascii="Times New Roman" w:eastAsia="Roboto" w:hAnsi="Times New Roman" w:cs="Times New Roman"/>
          <w:highlight w:val="white"/>
          <w:lang w:val="es-EC"/>
        </w:rPr>
        <w:t>Pp</w:t>
      </w:r>
      <w:proofErr w:type="spellEnd"/>
      <w:r w:rsidRPr="00CF7B3C">
        <w:rPr>
          <w:rFonts w:ascii="Times New Roman" w:eastAsia="Roboto" w:hAnsi="Times New Roman" w:cs="Times New Roman"/>
          <w:highlight w:val="white"/>
          <w:lang w:val="es-EC"/>
        </w:rPr>
        <w:t xml:space="preserve"> 189-216, in </w:t>
      </w:r>
      <w:r w:rsidRPr="00CF7B3C">
        <w:rPr>
          <w:rFonts w:ascii="Times New Roman" w:eastAsia="Roboto" w:hAnsi="Times New Roman" w:cs="Times New Roman"/>
          <w:i/>
          <w:highlight w:val="white"/>
          <w:lang w:val="es-EC"/>
        </w:rPr>
        <w:t>Mena, P., G. Medina y R. Hofstede (</w:t>
      </w:r>
      <w:proofErr w:type="spellStart"/>
      <w:r w:rsidRPr="00CF7B3C">
        <w:rPr>
          <w:rFonts w:ascii="Times New Roman" w:eastAsia="Roboto" w:hAnsi="Times New Roman" w:cs="Times New Roman"/>
          <w:i/>
          <w:highlight w:val="white"/>
          <w:lang w:val="es-EC"/>
        </w:rPr>
        <w:t>eds</w:t>
      </w:r>
      <w:proofErr w:type="spellEnd"/>
      <w:r w:rsidRPr="00CF7B3C">
        <w:rPr>
          <w:rFonts w:ascii="Times New Roman" w:eastAsia="Roboto" w:hAnsi="Times New Roman" w:cs="Times New Roman"/>
          <w:i/>
          <w:highlight w:val="white"/>
          <w:lang w:val="es-EC"/>
        </w:rPr>
        <w:t>): Los páramos del Ecuador: Particularidades, Problemas y Perspectivas</w:t>
      </w:r>
      <w:r w:rsidRPr="00CF7B3C">
        <w:rPr>
          <w:rFonts w:ascii="Times New Roman" w:eastAsia="Roboto" w:hAnsi="Times New Roman" w:cs="Times New Roman"/>
          <w:highlight w:val="white"/>
          <w:lang w:val="es-EC"/>
        </w:rPr>
        <w:t>. Abya Yala/Proyecto Páramo. Quito.</w:t>
      </w:r>
    </w:p>
    <w:p w14:paraId="484590C1" w14:textId="77777777" w:rsidR="00640884" w:rsidRPr="00CF7B3C" w:rsidRDefault="00640884" w:rsidP="00640884">
      <w:pPr>
        <w:spacing w:line="240" w:lineRule="auto"/>
        <w:jc w:val="both"/>
        <w:rPr>
          <w:rFonts w:ascii="Times New Roman" w:eastAsia="Roboto" w:hAnsi="Times New Roman" w:cs="Times New Roman"/>
          <w:highlight w:val="white"/>
          <w:lang w:val="es-EC"/>
        </w:rPr>
      </w:pPr>
    </w:p>
    <w:p w14:paraId="2FCF0F96" w14:textId="77777777" w:rsidR="00640884" w:rsidRPr="00CF7B3C" w:rsidRDefault="00640884" w:rsidP="00640884">
      <w:pPr>
        <w:spacing w:line="240" w:lineRule="auto"/>
        <w:jc w:val="both"/>
        <w:rPr>
          <w:rFonts w:ascii="Times New Roman" w:eastAsia="Roboto" w:hAnsi="Times New Roman" w:cs="Times New Roman"/>
          <w:highlight w:val="white"/>
        </w:rPr>
      </w:pPr>
      <w:proofErr w:type="spellStart"/>
      <w:r w:rsidRPr="00CF7B3C">
        <w:rPr>
          <w:rFonts w:ascii="Times New Roman" w:eastAsia="Roboto" w:hAnsi="Times New Roman" w:cs="Times New Roman"/>
          <w:highlight w:val="white"/>
          <w:lang w:val="es-EC"/>
        </w:rPr>
        <w:t>Merrit</w:t>
      </w:r>
      <w:proofErr w:type="spellEnd"/>
      <w:r w:rsidRPr="00CF7B3C">
        <w:rPr>
          <w:rFonts w:ascii="Times New Roman" w:eastAsia="Roboto" w:hAnsi="Times New Roman" w:cs="Times New Roman"/>
          <w:highlight w:val="white"/>
          <w:lang w:val="es-EC"/>
        </w:rPr>
        <w:t xml:space="preserve">, R., </w:t>
      </w:r>
      <w:proofErr w:type="spellStart"/>
      <w:r w:rsidRPr="00CF7B3C">
        <w:rPr>
          <w:rFonts w:ascii="Times New Roman" w:eastAsia="Roboto" w:hAnsi="Times New Roman" w:cs="Times New Roman"/>
          <w:highlight w:val="white"/>
          <w:lang w:val="es-EC"/>
        </w:rPr>
        <w:t>Cummins</w:t>
      </w:r>
      <w:proofErr w:type="spellEnd"/>
      <w:r w:rsidRPr="00CF7B3C">
        <w:rPr>
          <w:rFonts w:ascii="Times New Roman" w:eastAsia="Roboto" w:hAnsi="Times New Roman" w:cs="Times New Roman"/>
          <w:highlight w:val="white"/>
          <w:lang w:val="es-EC"/>
        </w:rPr>
        <w:t xml:space="preserve">, K., y </w:t>
      </w:r>
      <w:proofErr w:type="spellStart"/>
      <w:r w:rsidRPr="00CF7B3C">
        <w:rPr>
          <w:rFonts w:ascii="Times New Roman" w:eastAsia="Roboto" w:hAnsi="Times New Roman" w:cs="Times New Roman"/>
          <w:highlight w:val="white"/>
          <w:lang w:val="es-EC"/>
        </w:rPr>
        <w:t>Berg</w:t>
      </w:r>
      <w:proofErr w:type="spellEnd"/>
      <w:r w:rsidRPr="00CF7B3C">
        <w:rPr>
          <w:rFonts w:ascii="Times New Roman" w:eastAsia="Roboto" w:hAnsi="Times New Roman" w:cs="Times New Roman"/>
          <w:highlight w:val="white"/>
          <w:lang w:val="es-EC"/>
        </w:rPr>
        <w:t xml:space="preserve">, M. (2008). </w:t>
      </w:r>
      <w:r w:rsidRPr="00CF7B3C">
        <w:rPr>
          <w:rFonts w:ascii="Times New Roman" w:eastAsia="Roboto" w:hAnsi="Times New Roman" w:cs="Times New Roman"/>
          <w:highlight w:val="white"/>
        </w:rPr>
        <w:t>An Introduction to the Aquatic Insects of North America. Dubuque: Kendall/ Hunt Publishing.</w:t>
      </w:r>
    </w:p>
    <w:p w14:paraId="3595AE4E" w14:textId="77777777" w:rsidR="00640884" w:rsidRPr="00B85919" w:rsidRDefault="00640884" w:rsidP="00640884">
      <w:pPr>
        <w:spacing w:line="240" w:lineRule="auto"/>
        <w:jc w:val="both"/>
        <w:rPr>
          <w:rFonts w:ascii="Times New Roman" w:eastAsia="Roboto" w:hAnsi="Times New Roman" w:cs="Times New Roman"/>
          <w:highlight w:val="white"/>
        </w:rPr>
      </w:pPr>
    </w:p>
    <w:p w14:paraId="4A4CC4BF" w14:textId="77777777" w:rsidR="00640884" w:rsidRPr="00B85919" w:rsidRDefault="00640884" w:rsidP="00640884">
      <w:pPr>
        <w:spacing w:line="240" w:lineRule="auto"/>
        <w:jc w:val="both"/>
        <w:rPr>
          <w:rFonts w:ascii="Times New Roman" w:hAnsi="Times New Roman" w:cs="Times New Roman"/>
          <w:color w:val="222222"/>
          <w:shd w:val="clear" w:color="auto" w:fill="FFFFFF"/>
        </w:rPr>
      </w:pPr>
      <w:proofErr w:type="spellStart"/>
      <w:r w:rsidRPr="00B85919">
        <w:rPr>
          <w:rFonts w:ascii="Times New Roman" w:hAnsi="Times New Roman" w:cs="Times New Roman"/>
          <w:color w:val="222222"/>
          <w:shd w:val="clear" w:color="auto" w:fill="FFFFFF"/>
        </w:rPr>
        <w:t>Michelutti</w:t>
      </w:r>
      <w:proofErr w:type="spellEnd"/>
      <w:r w:rsidRPr="00B85919">
        <w:rPr>
          <w:rFonts w:ascii="Times New Roman" w:hAnsi="Times New Roman" w:cs="Times New Roman"/>
          <w:color w:val="222222"/>
          <w:shd w:val="clear" w:color="auto" w:fill="FFFFFF"/>
        </w:rPr>
        <w:t xml:space="preserve">, N., Wolfe, A. P., Cooke, C. A., Hobbs, W. O., Vuille, M., &amp; </w:t>
      </w:r>
      <w:proofErr w:type="spellStart"/>
      <w:r w:rsidRPr="00B85919">
        <w:rPr>
          <w:rFonts w:ascii="Times New Roman" w:hAnsi="Times New Roman" w:cs="Times New Roman"/>
          <w:color w:val="222222"/>
          <w:shd w:val="clear" w:color="auto" w:fill="FFFFFF"/>
        </w:rPr>
        <w:t>Smol</w:t>
      </w:r>
      <w:proofErr w:type="spellEnd"/>
      <w:r w:rsidRPr="00B85919">
        <w:rPr>
          <w:rFonts w:ascii="Times New Roman" w:hAnsi="Times New Roman" w:cs="Times New Roman"/>
          <w:color w:val="222222"/>
          <w:shd w:val="clear" w:color="auto" w:fill="FFFFFF"/>
        </w:rPr>
        <w:t>, J. P. (2015). Climate change forces new ecological states in tropical Andean lakes. </w:t>
      </w:r>
      <w:proofErr w:type="spellStart"/>
      <w:r w:rsidRPr="00B85919">
        <w:rPr>
          <w:rFonts w:ascii="Times New Roman" w:hAnsi="Times New Roman" w:cs="Times New Roman"/>
          <w:i/>
          <w:iCs/>
          <w:color w:val="222222"/>
          <w:shd w:val="clear" w:color="auto" w:fill="FFFFFF"/>
        </w:rPr>
        <w:t>PloS</w:t>
      </w:r>
      <w:proofErr w:type="spellEnd"/>
      <w:r w:rsidRPr="00B85919">
        <w:rPr>
          <w:rFonts w:ascii="Times New Roman" w:hAnsi="Times New Roman" w:cs="Times New Roman"/>
          <w:i/>
          <w:iCs/>
          <w:color w:val="222222"/>
          <w:shd w:val="clear" w:color="auto" w:fill="FFFFFF"/>
        </w:rPr>
        <w:t xml:space="preserve"> one</w:t>
      </w:r>
      <w:r w:rsidRPr="00B85919">
        <w:rPr>
          <w:rFonts w:ascii="Times New Roman" w:hAnsi="Times New Roman" w:cs="Times New Roman"/>
          <w:color w:val="222222"/>
          <w:shd w:val="clear" w:color="auto" w:fill="FFFFFF"/>
        </w:rPr>
        <w:t>, </w:t>
      </w:r>
      <w:r w:rsidRPr="00B85919">
        <w:rPr>
          <w:rFonts w:ascii="Times New Roman" w:hAnsi="Times New Roman" w:cs="Times New Roman"/>
          <w:i/>
          <w:iCs/>
          <w:color w:val="222222"/>
          <w:shd w:val="clear" w:color="auto" w:fill="FFFFFF"/>
        </w:rPr>
        <w:t>10</w:t>
      </w:r>
      <w:r w:rsidRPr="00B85919">
        <w:rPr>
          <w:rFonts w:ascii="Times New Roman" w:hAnsi="Times New Roman" w:cs="Times New Roman"/>
          <w:color w:val="222222"/>
          <w:shd w:val="clear" w:color="auto" w:fill="FFFFFF"/>
        </w:rPr>
        <w:t>(2), e0115338.</w:t>
      </w:r>
    </w:p>
    <w:p w14:paraId="7E24A821" w14:textId="77777777" w:rsidR="00640884" w:rsidRPr="00CF7B3C" w:rsidRDefault="00640884" w:rsidP="00640884">
      <w:pPr>
        <w:spacing w:line="240" w:lineRule="auto"/>
        <w:jc w:val="both"/>
        <w:rPr>
          <w:rFonts w:ascii="Times New Roman" w:eastAsia="Roboto" w:hAnsi="Times New Roman" w:cs="Times New Roman"/>
          <w:highlight w:val="white"/>
        </w:rPr>
      </w:pPr>
    </w:p>
    <w:p w14:paraId="5F52E489" w14:textId="77777777" w:rsidR="00640884" w:rsidRPr="00CF7B3C" w:rsidRDefault="00640884" w:rsidP="00640884">
      <w:pPr>
        <w:spacing w:line="240" w:lineRule="auto"/>
        <w:jc w:val="both"/>
        <w:rPr>
          <w:rFonts w:ascii="Times New Roman" w:hAnsi="Times New Roman" w:cs="Times New Roman"/>
        </w:rPr>
      </w:pPr>
      <w:r w:rsidRPr="00CF7B3C">
        <w:rPr>
          <w:rFonts w:ascii="Times New Roman" w:hAnsi="Times New Roman" w:cs="Times New Roman"/>
        </w:rPr>
        <w:t xml:space="preserve">Milly, P. C. D., Betancourt, J., </w:t>
      </w:r>
      <w:proofErr w:type="spellStart"/>
      <w:r w:rsidRPr="00CF7B3C">
        <w:rPr>
          <w:rFonts w:ascii="Times New Roman" w:hAnsi="Times New Roman" w:cs="Times New Roman"/>
        </w:rPr>
        <w:t>Falkenmark</w:t>
      </w:r>
      <w:proofErr w:type="spellEnd"/>
      <w:r w:rsidRPr="00CF7B3C">
        <w:rPr>
          <w:rFonts w:ascii="Times New Roman" w:hAnsi="Times New Roman" w:cs="Times New Roman"/>
        </w:rPr>
        <w:t xml:space="preserve">, M., Hirsch, R. M., </w:t>
      </w:r>
      <w:proofErr w:type="spellStart"/>
      <w:r w:rsidRPr="00CF7B3C">
        <w:rPr>
          <w:rFonts w:ascii="Times New Roman" w:hAnsi="Times New Roman" w:cs="Times New Roman"/>
        </w:rPr>
        <w:t>Kundzewicz</w:t>
      </w:r>
      <w:proofErr w:type="spellEnd"/>
      <w:r w:rsidRPr="00CF7B3C">
        <w:rPr>
          <w:rFonts w:ascii="Times New Roman" w:hAnsi="Times New Roman" w:cs="Times New Roman"/>
        </w:rPr>
        <w:t>, Z. W., Lettenmaier, D. P., &amp; Stouffer, R. J. (2008). Stationarity Is Dead: Whither Water Management? Science, 319(5863), 573–574. doi:10.1126/science.1151915 </w:t>
      </w:r>
    </w:p>
    <w:p w14:paraId="0A164100" w14:textId="77777777" w:rsidR="00640884" w:rsidRDefault="00640884" w:rsidP="00640884">
      <w:pPr>
        <w:spacing w:line="240" w:lineRule="auto"/>
        <w:jc w:val="both"/>
        <w:rPr>
          <w:rFonts w:ascii="Times New Roman" w:eastAsia="Roboto" w:hAnsi="Times New Roman" w:cs="Times New Roman"/>
          <w:highlight w:val="white"/>
        </w:rPr>
      </w:pPr>
    </w:p>
    <w:p w14:paraId="2C595FC5" w14:textId="77777777" w:rsidR="003223A8" w:rsidRPr="00045B8D" w:rsidRDefault="003223A8" w:rsidP="003223A8">
      <w:pPr>
        <w:ind w:right="62"/>
        <w:jc w:val="both"/>
        <w:rPr>
          <w:rFonts w:asciiTheme="minorHAnsi" w:hAnsiTheme="minorHAnsi" w:cstheme="minorHAnsi"/>
          <w:lang w:val="es-EC"/>
        </w:rPr>
      </w:pPr>
      <w:r w:rsidRPr="00591C70">
        <w:rPr>
          <w:rFonts w:asciiTheme="minorHAnsi" w:hAnsiTheme="minorHAnsi" w:cstheme="minorHAnsi"/>
        </w:rPr>
        <w:t xml:space="preserve">Moreno, C. (2001). </w:t>
      </w:r>
      <w:r w:rsidRPr="00045B8D">
        <w:rPr>
          <w:rFonts w:asciiTheme="minorHAnsi" w:hAnsiTheme="minorHAnsi" w:cstheme="minorHAnsi"/>
          <w:lang w:val="es-EC"/>
        </w:rPr>
        <w:t>Métodos para medir la biodiversidad. Zaragoza: Programa Iberoamericano Ciencia y Tecnología.</w:t>
      </w:r>
    </w:p>
    <w:p w14:paraId="00D5FD0C" w14:textId="77777777" w:rsidR="003223A8" w:rsidRPr="003223A8" w:rsidRDefault="003223A8" w:rsidP="00640884">
      <w:pPr>
        <w:spacing w:line="240" w:lineRule="auto"/>
        <w:jc w:val="both"/>
        <w:rPr>
          <w:rFonts w:ascii="Times New Roman" w:eastAsia="Roboto" w:hAnsi="Times New Roman" w:cs="Times New Roman"/>
          <w:highlight w:val="white"/>
          <w:lang w:val="es-EC"/>
        </w:rPr>
      </w:pPr>
    </w:p>
    <w:p w14:paraId="12C85FB0" w14:textId="77777777" w:rsidR="00640884" w:rsidRPr="00CF7B3C" w:rsidRDefault="00640884" w:rsidP="00640884">
      <w:pPr>
        <w:spacing w:line="240" w:lineRule="auto"/>
        <w:jc w:val="both"/>
        <w:rPr>
          <w:rFonts w:ascii="Times New Roman" w:eastAsia="Roboto" w:hAnsi="Times New Roman" w:cs="Times New Roman"/>
          <w:highlight w:val="white"/>
          <w:lang w:val="es-EC"/>
        </w:rPr>
      </w:pPr>
      <w:r w:rsidRPr="00591C70">
        <w:rPr>
          <w:rFonts w:ascii="Times New Roman" w:eastAsia="Roboto" w:hAnsi="Times New Roman" w:cs="Times New Roman"/>
          <w:highlight w:val="white"/>
          <w:lang w:val="es-EC"/>
        </w:rPr>
        <w:t xml:space="preserve">Morocho, C. C., y Chuncho, G. (2019). </w:t>
      </w:r>
      <w:r w:rsidRPr="00CF7B3C">
        <w:rPr>
          <w:rFonts w:ascii="Times New Roman" w:eastAsia="Roboto" w:hAnsi="Times New Roman" w:cs="Times New Roman"/>
          <w:highlight w:val="white"/>
          <w:lang w:val="es-EC"/>
        </w:rPr>
        <w:t>Páramos del Ecuador, importancia y afectaciones: Una revisión. Bosques Latitud Cero, 9(2), 71-83.</w:t>
      </w:r>
    </w:p>
    <w:p w14:paraId="2C0BAFBE" w14:textId="77777777" w:rsidR="00640884" w:rsidRPr="00CF7B3C" w:rsidRDefault="00640884" w:rsidP="00640884">
      <w:pPr>
        <w:spacing w:line="240" w:lineRule="auto"/>
        <w:jc w:val="both"/>
        <w:rPr>
          <w:rFonts w:ascii="Times New Roman" w:eastAsia="Roboto" w:hAnsi="Times New Roman" w:cs="Times New Roman"/>
          <w:highlight w:val="white"/>
          <w:lang w:val="es-EC"/>
        </w:rPr>
      </w:pPr>
    </w:p>
    <w:p w14:paraId="5761C677" w14:textId="77777777" w:rsidR="00640884" w:rsidRPr="00640884"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lang w:val="es-EC"/>
        </w:rPr>
        <w:t xml:space="preserve">Moya, N., F.M. </w:t>
      </w:r>
      <w:proofErr w:type="spellStart"/>
      <w:r w:rsidRPr="00CF7B3C">
        <w:rPr>
          <w:rFonts w:ascii="Times New Roman" w:eastAsia="Roboto" w:hAnsi="Times New Roman" w:cs="Times New Roman"/>
          <w:highlight w:val="white"/>
          <w:lang w:val="es-EC"/>
        </w:rPr>
        <w:t>Gibon</w:t>
      </w:r>
      <w:proofErr w:type="spellEnd"/>
      <w:r w:rsidRPr="00CF7B3C">
        <w:rPr>
          <w:rFonts w:ascii="Times New Roman" w:eastAsia="Roboto" w:hAnsi="Times New Roman" w:cs="Times New Roman"/>
          <w:highlight w:val="white"/>
          <w:lang w:val="es-EC"/>
        </w:rPr>
        <w:t xml:space="preserve">, T. </w:t>
      </w:r>
      <w:proofErr w:type="spellStart"/>
      <w:r w:rsidRPr="00CF7B3C">
        <w:rPr>
          <w:rFonts w:ascii="Times New Roman" w:eastAsia="Roboto" w:hAnsi="Times New Roman" w:cs="Times New Roman"/>
          <w:highlight w:val="white"/>
          <w:lang w:val="es-EC"/>
        </w:rPr>
        <w:t>Oberdorff</w:t>
      </w:r>
      <w:proofErr w:type="spellEnd"/>
      <w:r w:rsidRPr="00CF7B3C">
        <w:rPr>
          <w:rFonts w:ascii="Times New Roman" w:eastAsia="Roboto" w:hAnsi="Times New Roman" w:cs="Times New Roman"/>
          <w:highlight w:val="white"/>
          <w:lang w:val="es-EC"/>
        </w:rPr>
        <w:t xml:space="preserve">, C. Rosales, y E. Domínguez. (2009). Comparación de las Comunidades de macroinvertebrados acuáticos en ríos intermitentes y permanentes del altiplano boliviano: Implicaciones para el futuro cambio climático. </w:t>
      </w:r>
      <w:proofErr w:type="spellStart"/>
      <w:r w:rsidRPr="00640884">
        <w:rPr>
          <w:rFonts w:ascii="Times New Roman" w:eastAsia="Roboto" w:hAnsi="Times New Roman" w:cs="Times New Roman"/>
          <w:highlight w:val="white"/>
        </w:rPr>
        <w:t>Ecología</w:t>
      </w:r>
      <w:proofErr w:type="spellEnd"/>
      <w:r w:rsidRPr="00640884">
        <w:rPr>
          <w:rFonts w:ascii="Times New Roman" w:eastAsia="Roboto" w:hAnsi="Times New Roman" w:cs="Times New Roman"/>
          <w:highlight w:val="white"/>
        </w:rPr>
        <w:t xml:space="preserve"> Aplicada 8: 106-114.</w:t>
      </w:r>
    </w:p>
    <w:p w14:paraId="5D07B725" w14:textId="77777777" w:rsidR="00640884" w:rsidRPr="00640884" w:rsidRDefault="00640884" w:rsidP="00640884">
      <w:pPr>
        <w:spacing w:line="240" w:lineRule="auto"/>
        <w:jc w:val="both"/>
        <w:rPr>
          <w:rFonts w:ascii="Times New Roman" w:eastAsia="Roboto" w:hAnsi="Times New Roman" w:cs="Times New Roman"/>
          <w:highlight w:val="white"/>
        </w:rPr>
      </w:pPr>
    </w:p>
    <w:p w14:paraId="0C09E036" w14:textId="77777777" w:rsidR="00640884" w:rsidRPr="00CF7B3C"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rPr>
        <w:t xml:space="preserve">Murshed M, </w:t>
      </w:r>
      <w:proofErr w:type="spellStart"/>
      <w:r w:rsidRPr="00CF7B3C">
        <w:rPr>
          <w:rFonts w:ascii="Times New Roman" w:eastAsia="Roboto" w:hAnsi="Times New Roman" w:cs="Times New Roman"/>
          <w:highlight w:val="white"/>
        </w:rPr>
        <w:t>Nurmakhanova</w:t>
      </w:r>
      <w:proofErr w:type="spellEnd"/>
      <w:r w:rsidRPr="00CF7B3C">
        <w:rPr>
          <w:rFonts w:ascii="Times New Roman" w:eastAsia="Roboto" w:hAnsi="Times New Roman" w:cs="Times New Roman"/>
          <w:highlight w:val="white"/>
        </w:rPr>
        <w:t xml:space="preserve"> M, Al-Tal R, Mahmood H, </w:t>
      </w:r>
      <w:proofErr w:type="spellStart"/>
      <w:r w:rsidRPr="00CF7B3C">
        <w:rPr>
          <w:rFonts w:ascii="Times New Roman" w:eastAsia="Roboto" w:hAnsi="Times New Roman" w:cs="Times New Roman"/>
          <w:highlight w:val="white"/>
        </w:rPr>
        <w:t>Elheddad</w:t>
      </w:r>
      <w:proofErr w:type="spellEnd"/>
      <w:r w:rsidRPr="00CF7B3C">
        <w:rPr>
          <w:rFonts w:ascii="Times New Roman" w:eastAsia="Roboto" w:hAnsi="Times New Roman" w:cs="Times New Roman"/>
          <w:highlight w:val="white"/>
        </w:rPr>
        <w:t xml:space="preserve"> M, Ahmed R (2022) Can intra-regional trade, renewable energy use, foreign direct investments, and economic growth reduce ecological footprints in South Asia? Energy Sources, Part B: Economics, Planning, and Policy. https:// </w:t>
      </w:r>
      <w:proofErr w:type="spellStart"/>
      <w:r w:rsidRPr="00CF7B3C">
        <w:rPr>
          <w:rFonts w:ascii="Times New Roman" w:eastAsia="Roboto" w:hAnsi="Times New Roman" w:cs="Times New Roman"/>
          <w:highlight w:val="white"/>
        </w:rPr>
        <w:t>doi</w:t>
      </w:r>
      <w:proofErr w:type="spellEnd"/>
      <w:r w:rsidRPr="00CF7B3C">
        <w:rPr>
          <w:rFonts w:ascii="Times New Roman" w:eastAsia="Roboto" w:hAnsi="Times New Roman" w:cs="Times New Roman"/>
          <w:highlight w:val="white"/>
        </w:rPr>
        <w:t>. org/ 10. 1080/15567 249. 2022. 20387 30</w:t>
      </w:r>
    </w:p>
    <w:p w14:paraId="71EB1BF4" w14:textId="77777777" w:rsidR="00640884" w:rsidRPr="00CF7B3C" w:rsidRDefault="00640884" w:rsidP="00640884">
      <w:pPr>
        <w:spacing w:line="240" w:lineRule="auto"/>
        <w:jc w:val="both"/>
        <w:rPr>
          <w:rFonts w:ascii="Times New Roman" w:eastAsia="Roboto" w:hAnsi="Times New Roman" w:cs="Times New Roman"/>
          <w:highlight w:val="white"/>
        </w:rPr>
      </w:pPr>
    </w:p>
    <w:p w14:paraId="639C6383" w14:textId="77777777" w:rsidR="00640884" w:rsidRPr="00F12528"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rPr>
        <w:lastRenderedPageBreak/>
        <w:t xml:space="preserve">Myers, W.N., R.A. Mittermeier, C.G. Mittermeier, G.A.B. da Fonseca y J. Kent. (2000). Biodiversity hotspots for conservation priorities. </w:t>
      </w:r>
      <w:r w:rsidRPr="00F12528">
        <w:rPr>
          <w:rFonts w:ascii="Times New Roman" w:eastAsia="Roboto" w:hAnsi="Times New Roman" w:cs="Times New Roman"/>
          <w:i/>
          <w:highlight w:val="white"/>
        </w:rPr>
        <w:t>Nature</w:t>
      </w:r>
      <w:r w:rsidRPr="00F12528">
        <w:rPr>
          <w:rFonts w:ascii="Times New Roman" w:eastAsia="Roboto" w:hAnsi="Times New Roman" w:cs="Times New Roman"/>
          <w:highlight w:val="white"/>
        </w:rPr>
        <w:t xml:space="preserve"> 403: 853-58.</w:t>
      </w:r>
    </w:p>
    <w:p w14:paraId="01A28CCF" w14:textId="77777777" w:rsidR="00640884" w:rsidRPr="00F12528" w:rsidRDefault="00640884" w:rsidP="00640884">
      <w:pPr>
        <w:spacing w:line="240" w:lineRule="auto"/>
        <w:jc w:val="both"/>
        <w:rPr>
          <w:rFonts w:ascii="Times New Roman" w:eastAsia="Roboto" w:hAnsi="Times New Roman" w:cs="Times New Roman"/>
          <w:b/>
          <w:highlight w:val="white"/>
        </w:rPr>
      </w:pPr>
    </w:p>
    <w:p w14:paraId="54008A1C" w14:textId="77777777" w:rsidR="00640884" w:rsidRPr="00F12528" w:rsidRDefault="00640884" w:rsidP="00640884">
      <w:pPr>
        <w:spacing w:line="240" w:lineRule="auto"/>
        <w:jc w:val="both"/>
        <w:rPr>
          <w:rFonts w:ascii="Times New Roman" w:eastAsia="Roboto" w:hAnsi="Times New Roman" w:cs="Times New Roman"/>
          <w:b/>
          <w:highlight w:val="white"/>
        </w:rPr>
      </w:pPr>
      <w:r w:rsidRPr="00F12528">
        <w:rPr>
          <w:rFonts w:ascii="Times New Roman" w:eastAsia="Roboto" w:hAnsi="Times New Roman" w:cs="Times New Roman"/>
          <w:b/>
          <w:highlight w:val="white"/>
        </w:rPr>
        <w:t>N</w:t>
      </w:r>
    </w:p>
    <w:p w14:paraId="33BF34C2" w14:textId="77777777" w:rsidR="00640884" w:rsidRPr="00F12528" w:rsidRDefault="00640884" w:rsidP="00640884">
      <w:pPr>
        <w:spacing w:line="240" w:lineRule="auto"/>
        <w:jc w:val="both"/>
        <w:rPr>
          <w:rFonts w:ascii="Times New Roman" w:eastAsia="Roboto" w:hAnsi="Times New Roman" w:cs="Times New Roman"/>
          <w:highlight w:val="white"/>
        </w:rPr>
      </w:pPr>
    </w:p>
    <w:p w14:paraId="4957BA96" w14:textId="77777777" w:rsidR="00640884" w:rsidRPr="00CF7B3C" w:rsidRDefault="00640884" w:rsidP="00640884">
      <w:pPr>
        <w:autoSpaceDE w:val="0"/>
        <w:autoSpaceDN w:val="0"/>
        <w:adjustRightInd w:val="0"/>
        <w:spacing w:line="240" w:lineRule="auto"/>
        <w:jc w:val="both"/>
        <w:rPr>
          <w:rFonts w:ascii="Times New Roman" w:hAnsi="Times New Roman" w:cs="Times New Roman"/>
          <w:lang w:val="es-EC"/>
        </w:rPr>
      </w:pPr>
      <w:r w:rsidRPr="00F12528">
        <w:rPr>
          <w:rFonts w:ascii="Times New Roman" w:hAnsi="Times New Roman" w:cs="Times New Roman"/>
          <w:bCs/>
        </w:rPr>
        <w:t xml:space="preserve">Navarro-Sánchez G. (2011). </w:t>
      </w:r>
      <w:r w:rsidRPr="00CF7B3C">
        <w:rPr>
          <w:rFonts w:ascii="Times New Roman" w:hAnsi="Times New Roman" w:cs="Times New Roman"/>
          <w:i/>
          <w:iCs/>
          <w:lang w:val="es-EC"/>
        </w:rPr>
        <w:t>Clasificación de la Vegetación de Bolivia</w:t>
      </w:r>
      <w:r w:rsidRPr="00CF7B3C">
        <w:rPr>
          <w:rFonts w:ascii="Times New Roman" w:hAnsi="Times New Roman" w:cs="Times New Roman"/>
          <w:lang w:val="es-EC"/>
        </w:rPr>
        <w:t>. Centro de Ecología y Difusión Simón I. Patiño. Santa Cruz.</w:t>
      </w:r>
    </w:p>
    <w:p w14:paraId="459DEA9A" w14:textId="77777777" w:rsidR="00640884" w:rsidRPr="00CF7B3C" w:rsidRDefault="00640884" w:rsidP="00640884">
      <w:pPr>
        <w:autoSpaceDE w:val="0"/>
        <w:autoSpaceDN w:val="0"/>
        <w:adjustRightInd w:val="0"/>
        <w:spacing w:line="240" w:lineRule="auto"/>
        <w:jc w:val="both"/>
        <w:rPr>
          <w:rFonts w:ascii="Times New Roman" w:hAnsi="Times New Roman" w:cs="Times New Roman"/>
          <w:lang w:val="es-EC"/>
        </w:rPr>
      </w:pPr>
    </w:p>
    <w:p w14:paraId="563DF52E" w14:textId="77777777" w:rsidR="00640884" w:rsidRPr="00CF7B3C" w:rsidRDefault="00640884" w:rsidP="00640884">
      <w:pPr>
        <w:autoSpaceDE w:val="0"/>
        <w:autoSpaceDN w:val="0"/>
        <w:adjustRightInd w:val="0"/>
        <w:spacing w:line="240" w:lineRule="auto"/>
        <w:jc w:val="both"/>
        <w:rPr>
          <w:rFonts w:ascii="Times New Roman" w:hAnsi="Times New Roman" w:cs="Times New Roman"/>
        </w:rPr>
      </w:pPr>
      <w:r w:rsidRPr="00CF7B3C">
        <w:rPr>
          <w:rFonts w:ascii="Times New Roman" w:hAnsi="Times New Roman" w:cs="Times New Roman"/>
        </w:rPr>
        <w:t xml:space="preserve">Nilsson, C., Reidy, C. A., </w:t>
      </w:r>
      <w:proofErr w:type="spellStart"/>
      <w:r w:rsidRPr="00CF7B3C">
        <w:rPr>
          <w:rFonts w:ascii="Times New Roman" w:hAnsi="Times New Roman" w:cs="Times New Roman"/>
        </w:rPr>
        <w:t>Dynesius</w:t>
      </w:r>
      <w:proofErr w:type="spellEnd"/>
      <w:r w:rsidRPr="00CF7B3C">
        <w:rPr>
          <w:rFonts w:ascii="Times New Roman" w:hAnsi="Times New Roman" w:cs="Times New Roman"/>
        </w:rPr>
        <w:t xml:space="preserve">, M., &amp; </w:t>
      </w:r>
      <w:proofErr w:type="spellStart"/>
      <w:r w:rsidRPr="00CF7B3C">
        <w:rPr>
          <w:rFonts w:ascii="Times New Roman" w:hAnsi="Times New Roman" w:cs="Times New Roman"/>
        </w:rPr>
        <w:t>Revenga</w:t>
      </w:r>
      <w:proofErr w:type="spellEnd"/>
      <w:r w:rsidRPr="00CF7B3C">
        <w:rPr>
          <w:rFonts w:ascii="Times New Roman" w:hAnsi="Times New Roman" w:cs="Times New Roman"/>
        </w:rPr>
        <w:t>, C. (2005). Fragmentation and flow regulation of the world's large river systems. Science, 308(5720), 405-408.</w:t>
      </w:r>
    </w:p>
    <w:p w14:paraId="21F3BA62" w14:textId="77777777" w:rsidR="00640884" w:rsidRPr="00CF7B3C" w:rsidRDefault="00640884" w:rsidP="00640884">
      <w:pPr>
        <w:autoSpaceDE w:val="0"/>
        <w:autoSpaceDN w:val="0"/>
        <w:adjustRightInd w:val="0"/>
        <w:spacing w:line="240" w:lineRule="auto"/>
        <w:jc w:val="both"/>
        <w:rPr>
          <w:rFonts w:ascii="Times New Roman" w:hAnsi="Times New Roman" w:cs="Times New Roman"/>
        </w:rPr>
      </w:pPr>
    </w:p>
    <w:p w14:paraId="1E41FED2" w14:textId="77777777" w:rsidR="00640884" w:rsidRPr="00CF7B3C" w:rsidRDefault="00640884" w:rsidP="00640884">
      <w:pPr>
        <w:spacing w:line="240" w:lineRule="auto"/>
        <w:jc w:val="both"/>
        <w:rPr>
          <w:rFonts w:ascii="Times New Roman" w:eastAsia="Roboto" w:hAnsi="Times New Roman" w:cs="Times New Roman"/>
          <w:b/>
          <w:highlight w:val="white"/>
        </w:rPr>
      </w:pPr>
      <w:r w:rsidRPr="00CF7B3C">
        <w:rPr>
          <w:rFonts w:ascii="Times New Roman" w:eastAsia="Roboto" w:hAnsi="Times New Roman" w:cs="Times New Roman"/>
          <w:b/>
          <w:highlight w:val="white"/>
        </w:rPr>
        <w:t>O</w:t>
      </w:r>
    </w:p>
    <w:p w14:paraId="64D98120" w14:textId="77777777" w:rsidR="00640884" w:rsidRPr="00CF7B3C" w:rsidRDefault="00640884" w:rsidP="00640884">
      <w:pPr>
        <w:spacing w:line="240" w:lineRule="auto"/>
        <w:jc w:val="both"/>
        <w:rPr>
          <w:rFonts w:ascii="Times New Roman" w:eastAsia="Roboto" w:hAnsi="Times New Roman" w:cs="Times New Roman"/>
          <w:highlight w:val="white"/>
        </w:rPr>
      </w:pPr>
    </w:p>
    <w:p w14:paraId="073B835E" w14:textId="77777777" w:rsidR="00640884" w:rsidRPr="00597B1A" w:rsidRDefault="00640884" w:rsidP="00640884">
      <w:pPr>
        <w:spacing w:line="240" w:lineRule="auto"/>
        <w:jc w:val="both"/>
        <w:rPr>
          <w:rFonts w:ascii="Times New Roman" w:eastAsia="Roboto" w:hAnsi="Times New Roman" w:cs="Times New Roman"/>
          <w:highlight w:val="white"/>
          <w:lang w:val="es-EC"/>
        </w:rPr>
      </w:pPr>
      <w:r w:rsidRPr="00CF7B3C">
        <w:rPr>
          <w:rFonts w:ascii="Times New Roman" w:eastAsia="Roboto" w:hAnsi="Times New Roman" w:cs="Times New Roman"/>
          <w:highlight w:val="white"/>
        </w:rPr>
        <w:t xml:space="preserve">Ormerod, S.J., M. Dobson, A.G. </w:t>
      </w:r>
      <w:proofErr w:type="spellStart"/>
      <w:r w:rsidRPr="00CF7B3C">
        <w:rPr>
          <w:rFonts w:ascii="Times New Roman" w:eastAsia="Roboto" w:hAnsi="Times New Roman" w:cs="Times New Roman"/>
          <w:highlight w:val="white"/>
        </w:rPr>
        <w:t>Hildrew</w:t>
      </w:r>
      <w:proofErr w:type="spellEnd"/>
      <w:r w:rsidRPr="00CF7B3C">
        <w:rPr>
          <w:rFonts w:ascii="Times New Roman" w:eastAsia="Roboto" w:hAnsi="Times New Roman" w:cs="Times New Roman"/>
          <w:highlight w:val="white"/>
        </w:rPr>
        <w:t xml:space="preserve">, y C.R. Townsend. 2010. Multiple stressors in freshwater ecosystems. </w:t>
      </w:r>
      <w:proofErr w:type="spellStart"/>
      <w:r w:rsidRPr="00597B1A">
        <w:rPr>
          <w:rFonts w:ascii="Times New Roman" w:eastAsia="Roboto" w:hAnsi="Times New Roman" w:cs="Times New Roman"/>
          <w:highlight w:val="white"/>
          <w:lang w:val="es-EC"/>
        </w:rPr>
        <w:t>Freshwater</w:t>
      </w:r>
      <w:proofErr w:type="spellEnd"/>
      <w:r w:rsidRPr="00597B1A">
        <w:rPr>
          <w:rFonts w:ascii="Times New Roman" w:eastAsia="Roboto" w:hAnsi="Times New Roman" w:cs="Times New Roman"/>
          <w:highlight w:val="white"/>
          <w:lang w:val="es-EC"/>
        </w:rPr>
        <w:t xml:space="preserve"> </w:t>
      </w:r>
      <w:proofErr w:type="spellStart"/>
      <w:r w:rsidRPr="00597B1A">
        <w:rPr>
          <w:rFonts w:ascii="Times New Roman" w:eastAsia="Roboto" w:hAnsi="Times New Roman" w:cs="Times New Roman"/>
          <w:highlight w:val="white"/>
          <w:lang w:val="es-EC"/>
        </w:rPr>
        <w:t>Biology</w:t>
      </w:r>
      <w:proofErr w:type="spellEnd"/>
      <w:r w:rsidRPr="00597B1A">
        <w:rPr>
          <w:rFonts w:ascii="Times New Roman" w:eastAsia="Roboto" w:hAnsi="Times New Roman" w:cs="Times New Roman"/>
          <w:highlight w:val="white"/>
          <w:lang w:val="es-EC"/>
        </w:rPr>
        <w:t xml:space="preserve"> 55: 1-4.</w:t>
      </w:r>
    </w:p>
    <w:p w14:paraId="112B5F5B" w14:textId="77777777" w:rsidR="00640884" w:rsidRPr="00597B1A" w:rsidRDefault="00640884" w:rsidP="00640884">
      <w:pPr>
        <w:spacing w:line="240" w:lineRule="auto"/>
        <w:jc w:val="both"/>
        <w:rPr>
          <w:rFonts w:ascii="Times New Roman" w:eastAsia="Roboto" w:hAnsi="Times New Roman" w:cs="Times New Roman"/>
          <w:highlight w:val="white"/>
          <w:lang w:val="es-EC"/>
        </w:rPr>
      </w:pPr>
    </w:p>
    <w:p w14:paraId="47F5CDFF" w14:textId="77777777" w:rsidR="00640884" w:rsidRDefault="00640884" w:rsidP="00640884">
      <w:pPr>
        <w:spacing w:line="240" w:lineRule="auto"/>
        <w:jc w:val="both"/>
        <w:rPr>
          <w:rFonts w:ascii="Times New Roman" w:eastAsia="Roboto" w:hAnsi="Times New Roman" w:cs="Times New Roman"/>
          <w:highlight w:val="white"/>
          <w:lang w:val="es-EC"/>
        </w:rPr>
      </w:pPr>
      <w:proofErr w:type="spellStart"/>
      <w:r w:rsidRPr="00CF7B3C">
        <w:rPr>
          <w:rFonts w:ascii="Times New Roman" w:eastAsia="Roboto" w:hAnsi="Times New Roman" w:cs="Times New Roman"/>
          <w:highlight w:val="white"/>
          <w:lang w:val="es-EC"/>
        </w:rPr>
        <w:t>Oreskes</w:t>
      </w:r>
      <w:proofErr w:type="spellEnd"/>
      <w:r w:rsidRPr="00CF7B3C">
        <w:rPr>
          <w:rFonts w:ascii="Times New Roman" w:eastAsia="Roboto" w:hAnsi="Times New Roman" w:cs="Times New Roman"/>
          <w:highlight w:val="white"/>
          <w:lang w:val="es-EC"/>
        </w:rPr>
        <w:t xml:space="preserve">, N., y Conway, E. M. (2020). </w:t>
      </w:r>
      <w:r w:rsidRPr="00CF7B3C">
        <w:rPr>
          <w:rFonts w:ascii="Times New Roman" w:eastAsia="Roboto" w:hAnsi="Times New Roman" w:cs="Times New Roman"/>
          <w:i/>
          <w:highlight w:val="white"/>
          <w:lang w:val="es-EC"/>
        </w:rPr>
        <w:t>Mercaderes de la duda: Cómo un puñado de científicos ocultaron la verdad sobre el calentamiento global</w:t>
      </w:r>
      <w:r w:rsidRPr="00CF7B3C">
        <w:rPr>
          <w:rFonts w:ascii="Times New Roman" w:eastAsia="Roboto" w:hAnsi="Times New Roman" w:cs="Times New Roman"/>
          <w:highlight w:val="white"/>
          <w:lang w:val="es-EC"/>
        </w:rPr>
        <w:t>. Capitán Swing Libros.</w:t>
      </w:r>
    </w:p>
    <w:p w14:paraId="3BEC825C" w14:textId="77777777" w:rsidR="00640884" w:rsidRPr="00CF7B3C" w:rsidRDefault="00640884" w:rsidP="00640884">
      <w:pPr>
        <w:spacing w:line="240" w:lineRule="auto"/>
        <w:jc w:val="both"/>
        <w:rPr>
          <w:rFonts w:ascii="Times New Roman" w:eastAsia="Roboto" w:hAnsi="Times New Roman" w:cs="Times New Roman"/>
          <w:highlight w:val="white"/>
          <w:lang w:val="es-EC"/>
        </w:rPr>
      </w:pPr>
    </w:p>
    <w:p w14:paraId="7B51CB46" w14:textId="77777777" w:rsidR="00640884" w:rsidRPr="00CF7B3C" w:rsidRDefault="00640884" w:rsidP="00640884">
      <w:pPr>
        <w:spacing w:line="240" w:lineRule="auto"/>
        <w:jc w:val="both"/>
        <w:rPr>
          <w:rFonts w:ascii="Times New Roman" w:eastAsia="Roboto" w:hAnsi="Times New Roman" w:cs="Times New Roman"/>
          <w:b/>
          <w:highlight w:val="white"/>
          <w:lang w:val="es-EC"/>
        </w:rPr>
      </w:pPr>
      <w:r w:rsidRPr="00CF7B3C">
        <w:rPr>
          <w:rFonts w:ascii="Times New Roman" w:eastAsia="Roboto" w:hAnsi="Times New Roman" w:cs="Times New Roman"/>
          <w:b/>
          <w:highlight w:val="white"/>
          <w:lang w:val="es-EC"/>
        </w:rPr>
        <w:t>P</w:t>
      </w:r>
    </w:p>
    <w:p w14:paraId="0BF0440E" w14:textId="77777777" w:rsidR="00640884" w:rsidRPr="00F12528" w:rsidRDefault="00640884" w:rsidP="00640884">
      <w:pPr>
        <w:spacing w:line="240" w:lineRule="auto"/>
        <w:jc w:val="both"/>
        <w:rPr>
          <w:rFonts w:ascii="Times New Roman" w:eastAsia="Calibri" w:hAnsi="Times New Roman" w:cs="Times New Roman"/>
          <w:highlight w:val="white"/>
        </w:rPr>
      </w:pPr>
      <w:r w:rsidRPr="00CF7B3C">
        <w:rPr>
          <w:rFonts w:ascii="Times New Roman" w:eastAsia="Calibri" w:hAnsi="Times New Roman" w:cs="Times New Roman"/>
          <w:highlight w:val="white"/>
          <w:lang w:val="es-EC"/>
        </w:rPr>
        <w:t xml:space="preserve">Pabón-Caicedo, J. D., Arias, P. A., Carril, A. F., Espinoza, J. C., </w:t>
      </w:r>
      <w:proofErr w:type="spellStart"/>
      <w:r w:rsidRPr="00CF7B3C">
        <w:rPr>
          <w:rFonts w:ascii="Times New Roman" w:eastAsia="Calibri" w:hAnsi="Times New Roman" w:cs="Times New Roman"/>
          <w:highlight w:val="white"/>
          <w:lang w:val="es-EC"/>
        </w:rPr>
        <w:t>Borrel</w:t>
      </w:r>
      <w:proofErr w:type="spellEnd"/>
      <w:r w:rsidRPr="00CF7B3C">
        <w:rPr>
          <w:rFonts w:ascii="Times New Roman" w:eastAsia="Calibri" w:hAnsi="Times New Roman" w:cs="Times New Roman"/>
          <w:highlight w:val="white"/>
          <w:lang w:val="es-EC"/>
        </w:rPr>
        <w:t xml:space="preserve">, L. F., </w:t>
      </w:r>
      <w:proofErr w:type="spellStart"/>
      <w:r w:rsidRPr="00CF7B3C">
        <w:rPr>
          <w:rFonts w:ascii="Times New Roman" w:eastAsia="Calibri" w:hAnsi="Times New Roman" w:cs="Times New Roman"/>
          <w:highlight w:val="white"/>
          <w:lang w:val="es-EC"/>
        </w:rPr>
        <w:t>Goubanova</w:t>
      </w:r>
      <w:proofErr w:type="spellEnd"/>
      <w:r w:rsidRPr="00CF7B3C">
        <w:rPr>
          <w:rFonts w:ascii="Times New Roman" w:eastAsia="Calibri" w:hAnsi="Times New Roman" w:cs="Times New Roman"/>
          <w:highlight w:val="white"/>
          <w:lang w:val="es-EC"/>
        </w:rPr>
        <w:t xml:space="preserve">, K., </w:t>
      </w:r>
      <w:r w:rsidRPr="00CF7B3C">
        <w:rPr>
          <w:rFonts w:ascii="Times New Roman" w:eastAsia="Calibri" w:hAnsi="Times New Roman" w:cs="Times New Roman"/>
          <w:i/>
          <w:highlight w:val="white"/>
          <w:lang w:val="es-EC"/>
        </w:rPr>
        <w:t>et al</w:t>
      </w:r>
      <w:r w:rsidRPr="00CF7B3C">
        <w:rPr>
          <w:rFonts w:ascii="Times New Roman" w:eastAsia="Calibri" w:hAnsi="Times New Roman" w:cs="Times New Roman"/>
          <w:highlight w:val="white"/>
          <w:lang w:val="es-EC"/>
        </w:rPr>
        <w:t xml:space="preserve">. 2020. </w:t>
      </w:r>
      <w:r w:rsidRPr="00CF7B3C">
        <w:rPr>
          <w:rFonts w:ascii="Times New Roman" w:eastAsia="Calibri" w:hAnsi="Times New Roman" w:cs="Times New Roman"/>
          <w:highlight w:val="white"/>
        </w:rPr>
        <w:t xml:space="preserve">Observed and projected hydroclimate changes in the Andes. </w:t>
      </w:r>
      <w:r w:rsidRPr="00F12528">
        <w:rPr>
          <w:rFonts w:ascii="Times New Roman" w:eastAsia="Calibri" w:hAnsi="Times New Roman" w:cs="Times New Roman"/>
          <w:highlight w:val="white"/>
        </w:rPr>
        <w:t>Frontiers in Earth Science, 8, 61</w:t>
      </w:r>
    </w:p>
    <w:p w14:paraId="56E724C2" w14:textId="77777777" w:rsidR="0005528A" w:rsidRPr="00F12528" w:rsidRDefault="0005528A" w:rsidP="00640884">
      <w:pPr>
        <w:spacing w:line="240" w:lineRule="auto"/>
        <w:jc w:val="both"/>
        <w:rPr>
          <w:rFonts w:ascii="Times New Roman" w:eastAsia="Calibri" w:hAnsi="Times New Roman" w:cs="Times New Roman"/>
          <w:highlight w:val="white"/>
        </w:rPr>
      </w:pPr>
    </w:p>
    <w:p w14:paraId="727BB1CA" w14:textId="77777777" w:rsidR="0005528A" w:rsidRPr="007F4817" w:rsidRDefault="0005528A" w:rsidP="0005528A">
      <w:pPr>
        <w:spacing w:line="240" w:lineRule="auto"/>
        <w:jc w:val="both"/>
        <w:rPr>
          <w:rFonts w:ascii="Times New Roman" w:hAnsi="Times New Roman" w:cs="Times New Roman"/>
        </w:rPr>
      </w:pPr>
      <w:r w:rsidRPr="0005528A">
        <w:rPr>
          <w:rFonts w:ascii="Times New Roman" w:hAnsi="Times New Roman" w:cs="Times New Roman"/>
          <w:color w:val="222222"/>
          <w:shd w:val="clear" w:color="auto" w:fill="FFFFFF"/>
          <w:lang w:val="es-EC"/>
        </w:rPr>
        <w:t>Peláez, I. M. (2016). Modelos de regresión: lineal simple y regresión logística. </w:t>
      </w:r>
      <w:proofErr w:type="spellStart"/>
      <w:r w:rsidRPr="0005528A">
        <w:rPr>
          <w:rFonts w:ascii="Times New Roman" w:hAnsi="Times New Roman" w:cs="Times New Roman"/>
          <w:i/>
          <w:iCs/>
          <w:color w:val="222222"/>
          <w:shd w:val="clear" w:color="auto" w:fill="FFFFFF"/>
        </w:rPr>
        <w:t>Revista</w:t>
      </w:r>
      <w:proofErr w:type="spellEnd"/>
      <w:r w:rsidRPr="0005528A">
        <w:rPr>
          <w:rFonts w:ascii="Times New Roman" w:hAnsi="Times New Roman" w:cs="Times New Roman"/>
          <w:i/>
          <w:iCs/>
          <w:color w:val="222222"/>
          <w:shd w:val="clear" w:color="auto" w:fill="FFFFFF"/>
        </w:rPr>
        <w:t xml:space="preserve"> Seden</w:t>
      </w:r>
      <w:r w:rsidRPr="0005528A">
        <w:rPr>
          <w:rFonts w:ascii="Times New Roman" w:hAnsi="Times New Roman" w:cs="Times New Roman"/>
          <w:color w:val="222222"/>
          <w:shd w:val="clear" w:color="auto" w:fill="FFFFFF"/>
        </w:rPr>
        <w:t>, </w:t>
      </w:r>
      <w:r w:rsidRPr="0005528A">
        <w:rPr>
          <w:rFonts w:ascii="Times New Roman" w:hAnsi="Times New Roman" w:cs="Times New Roman"/>
          <w:i/>
          <w:iCs/>
          <w:color w:val="222222"/>
          <w:shd w:val="clear" w:color="auto" w:fill="FFFFFF"/>
        </w:rPr>
        <w:t>14</w:t>
      </w:r>
      <w:r w:rsidRPr="0005528A">
        <w:rPr>
          <w:rFonts w:ascii="Times New Roman" w:hAnsi="Times New Roman" w:cs="Times New Roman"/>
          <w:color w:val="222222"/>
          <w:shd w:val="clear" w:color="auto" w:fill="FFFFFF"/>
        </w:rPr>
        <w:t>, 195-214.</w:t>
      </w:r>
    </w:p>
    <w:p w14:paraId="7C7A14C5" w14:textId="77777777" w:rsidR="0005528A" w:rsidRPr="00CF7B3C" w:rsidRDefault="0005528A" w:rsidP="00640884">
      <w:pPr>
        <w:spacing w:line="240" w:lineRule="auto"/>
        <w:jc w:val="both"/>
        <w:rPr>
          <w:rFonts w:ascii="Times New Roman" w:eastAsia="Roboto" w:hAnsi="Times New Roman" w:cs="Times New Roman"/>
          <w:highlight w:val="white"/>
        </w:rPr>
      </w:pPr>
    </w:p>
    <w:p w14:paraId="1B6F77DF" w14:textId="77777777" w:rsidR="00640884" w:rsidRPr="00377300" w:rsidRDefault="00640884" w:rsidP="00640884">
      <w:pPr>
        <w:spacing w:line="240" w:lineRule="auto"/>
        <w:jc w:val="both"/>
        <w:rPr>
          <w:rFonts w:ascii="Times New Roman" w:eastAsia="Roboto" w:hAnsi="Times New Roman" w:cs="Times New Roman"/>
          <w:highlight w:val="white"/>
        </w:rPr>
      </w:pPr>
    </w:p>
    <w:p w14:paraId="1E5674FD" w14:textId="77777777" w:rsidR="00640884" w:rsidRPr="00377300" w:rsidRDefault="00640884" w:rsidP="00640884">
      <w:pPr>
        <w:spacing w:line="240" w:lineRule="auto"/>
        <w:jc w:val="both"/>
        <w:rPr>
          <w:rFonts w:ascii="Times New Roman" w:hAnsi="Times New Roman" w:cs="Times New Roman"/>
          <w:color w:val="222222"/>
          <w:shd w:val="clear" w:color="auto" w:fill="FFFFFF"/>
          <w:lang w:val="es-EC"/>
        </w:rPr>
      </w:pPr>
      <w:r w:rsidRPr="00B85919">
        <w:rPr>
          <w:rFonts w:ascii="Times New Roman" w:hAnsi="Times New Roman" w:cs="Times New Roman"/>
          <w:color w:val="222222"/>
          <w:shd w:val="clear" w:color="auto" w:fill="FFFFFF"/>
        </w:rPr>
        <w:t>Pinault, L. L., &amp; Hunter, F. F. (2011). New highland distribution records of multiple Anopheles species in the Ecuadorian Andes. </w:t>
      </w:r>
      <w:r w:rsidRPr="00377300">
        <w:rPr>
          <w:rFonts w:ascii="Times New Roman" w:hAnsi="Times New Roman" w:cs="Times New Roman"/>
          <w:i/>
          <w:iCs/>
          <w:color w:val="222222"/>
          <w:shd w:val="clear" w:color="auto" w:fill="FFFFFF"/>
          <w:lang w:val="es-EC"/>
        </w:rPr>
        <w:t xml:space="preserve">Malaria </w:t>
      </w:r>
      <w:proofErr w:type="spellStart"/>
      <w:r w:rsidRPr="00377300">
        <w:rPr>
          <w:rFonts w:ascii="Times New Roman" w:hAnsi="Times New Roman" w:cs="Times New Roman"/>
          <w:i/>
          <w:iCs/>
          <w:color w:val="222222"/>
          <w:shd w:val="clear" w:color="auto" w:fill="FFFFFF"/>
          <w:lang w:val="es-EC"/>
        </w:rPr>
        <w:t>journal</w:t>
      </w:r>
      <w:proofErr w:type="spellEnd"/>
      <w:r w:rsidRPr="00377300">
        <w:rPr>
          <w:rFonts w:ascii="Times New Roman" w:hAnsi="Times New Roman" w:cs="Times New Roman"/>
          <w:color w:val="222222"/>
          <w:shd w:val="clear" w:color="auto" w:fill="FFFFFF"/>
          <w:lang w:val="es-EC"/>
        </w:rPr>
        <w:t>, </w:t>
      </w:r>
      <w:r w:rsidRPr="00377300">
        <w:rPr>
          <w:rFonts w:ascii="Times New Roman" w:hAnsi="Times New Roman" w:cs="Times New Roman"/>
          <w:i/>
          <w:iCs/>
          <w:color w:val="222222"/>
          <w:shd w:val="clear" w:color="auto" w:fill="FFFFFF"/>
          <w:lang w:val="es-EC"/>
        </w:rPr>
        <w:t>10</w:t>
      </w:r>
      <w:r w:rsidRPr="00377300">
        <w:rPr>
          <w:rFonts w:ascii="Times New Roman" w:hAnsi="Times New Roman" w:cs="Times New Roman"/>
          <w:color w:val="222222"/>
          <w:shd w:val="clear" w:color="auto" w:fill="FFFFFF"/>
          <w:lang w:val="es-EC"/>
        </w:rPr>
        <w:t>, 1-11.</w:t>
      </w:r>
    </w:p>
    <w:p w14:paraId="75D2D29E" w14:textId="77777777" w:rsidR="00640884" w:rsidRDefault="00640884" w:rsidP="00640884">
      <w:pPr>
        <w:spacing w:line="240" w:lineRule="auto"/>
        <w:jc w:val="both"/>
        <w:rPr>
          <w:rFonts w:ascii="Times New Roman" w:eastAsia="Roboto" w:hAnsi="Times New Roman" w:cs="Times New Roman"/>
          <w:highlight w:val="white"/>
          <w:lang w:val="es-EC"/>
        </w:rPr>
      </w:pPr>
    </w:p>
    <w:p w14:paraId="33E6E6E5" w14:textId="77777777" w:rsidR="00640884" w:rsidRPr="00CF7B3C"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lang w:val="es-EC"/>
        </w:rPr>
        <w:t xml:space="preserve">PNUD, y </w:t>
      </w:r>
      <w:proofErr w:type="gramStart"/>
      <w:r w:rsidRPr="00CF7B3C">
        <w:rPr>
          <w:rFonts w:ascii="Times New Roman" w:eastAsia="Roboto" w:hAnsi="Times New Roman" w:cs="Times New Roman"/>
          <w:highlight w:val="white"/>
          <w:lang w:val="es-EC"/>
        </w:rPr>
        <w:t>Secretaria</w:t>
      </w:r>
      <w:proofErr w:type="gramEnd"/>
      <w:r w:rsidRPr="00CF7B3C">
        <w:rPr>
          <w:rFonts w:ascii="Times New Roman" w:eastAsia="Roboto" w:hAnsi="Times New Roman" w:cs="Times New Roman"/>
          <w:highlight w:val="white"/>
          <w:lang w:val="es-EC"/>
        </w:rPr>
        <w:t xml:space="preserve"> del Convenio sobre la Diversidad Biológica. (2009). Biodiversidad, desarrollo y alivio de la pobreza: Reconociendo el </w:t>
      </w:r>
      <w:proofErr w:type="gramStart"/>
      <w:r w:rsidRPr="00CF7B3C">
        <w:rPr>
          <w:rFonts w:ascii="Times New Roman" w:eastAsia="Roboto" w:hAnsi="Times New Roman" w:cs="Times New Roman"/>
          <w:highlight w:val="white"/>
          <w:lang w:val="es-EC"/>
        </w:rPr>
        <w:t>papel  de</w:t>
      </w:r>
      <w:proofErr w:type="gramEnd"/>
      <w:r w:rsidRPr="00CF7B3C">
        <w:rPr>
          <w:rFonts w:ascii="Times New Roman" w:eastAsia="Roboto" w:hAnsi="Times New Roman" w:cs="Times New Roman"/>
          <w:highlight w:val="white"/>
          <w:lang w:val="es-EC"/>
        </w:rPr>
        <w:t xml:space="preserve"> la biodiversidad para el bienestar humano. </w:t>
      </w:r>
      <w:proofErr w:type="spellStart"/>
      <w:r w:rsidRPr="00CF7B3C">
        <w:rPr>
          <w:rFonts w:ascii="Times New Roman" w:eastAsia="Roboto" w:hAnsi="Times New Roman" w:cs="Times New Roman"/>
          <w:highlight w:val="white"/>
        </w:rPr>
        <w:t>Canadá</w:t>
      </w:r>
      <w:proofErr w:type="spellEnd"/>
      <w:r w:rsidRPr="00CF7B3C">
        <w:rPr>
          <w:rFonts w:ascii="Times New Roman" w:eastAsia="Roboto" w:hAnsi="Times New Roman" w:cs="Times New Roman"/>
          <w:highlight w:val="white"/>
        </w:rPr>
        <w:t>: Montreal.</w:t>
      </w:r>
    </w:p>
    <w:p w14:paraId="3C349D75" w14:textId="77777777" w:rsidR="00640884" w:rsidRPr="00CF7B3C" w:rsidRDefault="00640884" w:rsidP="00640884">
      <w:pPr>
        <w:spacing w:line="240" w:lineRule="auto"/>
        <w:jc w:val="both"/>
        <w:rPr>
          <w:rFonts w:ascii="Times New Roman" w:eastAsia="Roboto" w:hAnsi="Times New Roman" w:cs="Times New Roman"/>
          <w:b/>
          <w:highlight w:val="white"/>
        </w:rPr>
      </w:pPr>
    </w:p>
    <w:p w14:paraId="4989692B" w14:textId="77777777" w:rsidR="00640884" w:rsidRPr="00CF7B3C" w:rsidRDefault="00640884" w:rsidP="00640884">
      <w:pPr>
        <w:spacing w:line="240" w:lineRule="auto"/>
        <w:jc w:val="both"/>
        <w:rPr>
          <w:rFonts w:ascii="Times New Roman" w:eastAsia="Roboto" w:hAnsi="Times New Roman" w:cs="Times New Roman"/>
          <w:b/>
          <w:highlight w:val="white"/>
        </w:rPr>
      </w:pPr>
      <w:r w:rsidRPr="00CF7B3C">
        <w:rPr>
          <w:rFonts w:ascii="Times New Roman" w:eastAsia="Roboto" w:hAnsi="Times New Roman" w:cs="Times New Roman"/>
          <w:b/>
          <w:highlight w:val="white"/>
        </w:rPr>
        <w:t>Q</w:t>
      </w:r>
    </w:p>
    <w:p w14:paraId="37948464" w14:textId="77777777" w:rsidR="00640884" w:rsidRPr="00CF7B3C" w:rsidRDefault="00640884" w:rsidP="00640884">
      <w:pPr>
        <w:spacing w:line="240" w:lineRule="auto"/>
        <w:jc w:val="both"/>
        <w:rPr>
          <w:rFonts w:ascii="Times New Roman" w:eastAsia="Roboto" w:hAnsi="Times New Roman" w:cs="Times New Roman"/>
          <w:b/>
          <w:highlight w:val="white"/>
        </w:rPr>
      </w:pPr>
    </w:p>
    <w:p w14:paraId="57A7CE23" w14:textId="77777777" w:rsidR="00640884" w:rsidRPr="00CF7B3C" w:rsidRDefault="00640884" w:rsidP="00640884">
      <w:pPr>
        <w:autoSpaceDE w:val="0"/>
        <w:autoSpaceDN w:val="0"/>
        <w:adjustRightInd w:val="0"/>
        <w:spacing w:line="240" w:lineRule="auto"/>
        <w:jc w:val="both"/>
        <w:rPr>
          <w:rFonts w:ascii="Times New Roman" w:hAnsi="Times New Roman" w:cs="Times New Roman"/>
        </w:rPr>
      </w:pPr>
      <w:r w:rsidRPr="00CF7B3C">
        <w:rPr>
          <w:rFonts w:ascii="Times New Roman" w:hAnsi="Times New Roman" w:cs="Times New Roman"/>
        </w:rPr>
        <w:t xml:space="preserve">Qadir, M., Sharma, B. R., Bruggeman, A., </w:t>
      </w:r>
      <w:proofErr w:type="spellStart"/>
      <w:r w:rsidRPr="00CF7B3C">
        <w:rPr>
          <w:rFonts w:ascii="Times New Roman" w:hAnsi="Times New Roman" w:cs="Times New Roman"/>
        </w:rPr>
        <w:t>Choukr</w:t>
      </w:r>
      <w:proofErr w:type="spellEnd"/>
      <w:r w:rsidRPr="00CF7B3C">
        <w:rPr>
          <w:rFonts w:ascii="Times New Roman" w:hAnsi="Times New Roman" w:cs="Times New Roman"/>
        </w:rPr>
        <w:t xml:space="preserve">-Allah, R., &amp; </w:t>
      </w:r>
      <w:proofErr w:type="spellStart"/>
      <w:r w:rsidRPr="00CF7B3C">
        <w:rPr>
          <w:rFonts w:ascii="Times New Roman" w:hAnsi="Times New Roman" w:cs="Times New Roman"/>
        </w:rPr>
        <w:t>Karajeh</w:t>
      </w:r>
      <w:proofErr w:type="spellEnd"/>
      <w:r w:rsidRPr="00CF7B3C">
        <w:rPr>
          <w:rFonts w:ascii="Times New Roman" w:hAnsi="Times New Roman" w:cs="Times New Roman"/>
        </w:rPr>
        <w:t>, F. (2007). Non-conventional water resources and opportunities for water augmentation to achieve food security in water scarce countries. Agricultural water management, 87(2), 2-22.</w:t>
      </w:r>
    </w:p>
    <w:p w14:paraId="5B9BFE70" w14:textId="77777777" w:rsidR="00640884" w:rsidRPr="00CF7B3C" w:rsidRDefault="00640884" w:rsidP="00640884">
      <w:pPr>
        <w:spacing w:line="240" w:lineRule="auto"/>
        <w:jc w:val="both"/>
        <w:rPr>
          <w:rFonts w:ascii="Times New Roman" w:eastAsia="Roboto" w:hAnsi="Times New Roman" w:cs="Times New Roman"/>
          <w:b/>
          <w:highlight w:val="white"/>
        </w:rPr>
      </w:pPr>
    </w:p>
    <w:p w14:paraId="3154393E" w14:textId="77777777" w:rsidR="00463DCD" w:rsidRDefault="00463DCD" w:rsidP="00640884">
      <w:pPr>
        <w:spacing w:line="240" w:lineRule="auto"/>
        <w:jc w:val="both"/>
        <w:rPr>
          <w:rFonts w:ascii="Times New Roman" w:eastAsia="Roboto" w:hAnsi="Times New Roman" w:cs="Times New Roman"/>
          <w:b/>
          <w:highlight w:val="white"/>
        </w:rPr>
      </w:pPr>
    </w:p>
    <w:p w14:paraId="0724DBB0" w14:textId="77777777" w:rsidR="00463DCD" w:rsidRDefault="00463DCD" w:rsidP="00640884">
      <w:pPr>
        <w:spacing w:line="240" w:lineRule="auto"/>
        <w:jc w:val="both"/>
        <w:rPr>
          <w:rFonts w:ascii="Times New Roman" w:eastAsia="Roboto" w:hAnsi="Times New Roman" w:cs="Times New Roman"/>
          <w:b/>
          <w:highlight w:val="white"/>
        </w:rPr>
      </w:pPr>
    </w:p>
    <w:p w14:paraId="2C0CB273" w14:textId="77777777" w:rsidR="00463DCD" w:rsidRDefault="00463DCD" w:rsidP="00640884">
      <w:pPr>
        <w:spacing w:line="240" w:lineRule="auto"/>
        <w:jc w:val="both"/>
        <w:rPr>
          <w:rFonts w:ascii="Times New Roman" w:eastAsia="Roboto" w:hAnsi="Times New Roman" w:cs="Times New Roman"/>
          <w:b/>
          <w:highlight w:val="white"/>
        </w:rPr>
      </w:pPr>
    </w:p>
    <w:p w14:paraId="0A7CF3D8" w14:textId="77777777" w:rsidR="00640884" w:rsidRPr="00CF7B3C" w:rsidRDefault="00640884" w:rsidP="00640884">
      <w:pPr>
        <w:spacing w:line="240" w:lineRule="auto"/>
        <w:jc w:val="both"/>
        <w:rPr>
          <w:rFonts w:ascii="Times New Roman" w:eastAsia="Roboto" w:hAnsi="Times New Roman" w:cs="Times New Roman"/>
          <w:b/>
          <w:highlight w:val="white"/>
        </w:rPr>
      </w:pPr>
      <w:r w:rsidRPr="00CF7B3C">
        <w:rPr>
          <w:rFonts w:ascii="Times New Roman" w:eastAsia="Roboto" w:hAnsi="Times New Roman" w:cs="Times New Roman"/>
          <w:b/>
          <w:highlight w:val="white"/>
        </w:rPr>
        <w:t>R</w:t>
      </w:r>
    </w:p>
    <w:p w14:paraId="76A3612F" w14:textId="77777777" w:rsidR="00640884" w:rsidRPr="00CF7B3C" w:rsidRDefault="00640884" w:rsidP="00640884">
      <w:pPr>
        <w:spacing w:line="240" w:lineRule="auto"/>
        <w:jc w:val="both"/>
        <w:rPr>
          <w:rFonts w:ascii="Times New Roman" w:eastAsia="Roboto" w:hAnsi="Times New Roman" w:cs="Times New Roman"/>
          <w:b/>
          <w:highlight w:val="white"/>
        </w:rPr>
      </w:pPr>
    </w:p>
    <w:p w14:paraId="74D43F5B" w14:textId="77777777" w:rsidR="00640884" w:rsidRPr="00CF7B3C" w:rsidRDefault="00640884" w:rsidP="00640884">
      <w:pPr>
        <w:spacing w:line="240" w:lineRule="auto"/>
        <w:jc w:val="both"/>
        <w:rPr>
          <w:rFonts w:ascii="Times New Roman" w:eastAsia="Calibri" w:hAnsi="Times New Roman" w:cs="Times New Roman"/>
          <w:highlight w:val="white"/>
        </w:rPr>
      </w:pPr>
      <w:r w:rsidRPr="00CF7B3C">
        <w:rPr>
          <w:rFonts w:ascii="Times New Roman" w:eastAsia="Calibri" w:hAnsi="Times New Roman" w:cs="Times New Roman"/>
          <w:highlight w:val="white"/>
        </w:rPr>
        <w:t xml:space="preserve">Ramírez, A., C.M. Pringle, y M. Douglas. 2006. Temporal and spatial patterns in stream </w:t>
      </w:r>
      <w:proofErr w:type="spellStart"/>
      <w:r w:rsidRPr="00CF7B3C">
        <w:rPr>
          <w:rFonts w:ascii="Times New Roman" w:eastAsia="Calibri" w:hAnsi="Times New Roman" w:cs="Times New Roman"/>
          <w:highlight w:val="white"/>
        </w:rPr>
        <w:t>physicochemistry</w:t>
      </w:r>
      <w:proofErr w:type="spellEnd"/>
      <w:r w:rsidRPr="00CF7B3C">
        <w:rPr>
          <w:rFonts w:ascii="Times New Roman" w:eastAsia="Calibri" w:hAnsi="Times New Roman" w:cs="Times New Roman"/>
          <w:highlight w:val="white"/>
        </w:rPr>
        <w:t xml:space="preserve"> and insect assemblages in tropical lowland streams. </w:t>
      </w:r>
      <w:proofErr w:type="spellStart"/>
      <w:r w:rsidRPr="00CF7B3C">
        <w:rPr>
          <w:rFonts w:ascii="Times New Roman" w:eastAsia="Calibri" w:hAnsi="Times New Roman" w:cs="Times New Roman"/>
          <w:highlight w:val="white"/>
        </w:rPr>
        <w:t>Freshw</w:t>
      </w:r>
      <w:proofErr w:type="spellEnd"/>
      <w:r w:rsidRPr="00CF7B3C">
        <w:rPr>
          <w:rFonts w:ascii="Times New Roman" w:eastAsia="Calibri" w:hAnsi="Times New Roman" w:cs="Times New Roman"/>
          <w:highlight w:val="white"/>
        </w:rPr>
        <w:t xml:space="preserve"> Sci. 25:108–125.</w:t>
      </w:r>
    </w:p>
    <w:p w14:paraId="0D8F8CDC" w14:textId="77777777" w:rsidR="00640884" w:rsidRPr="00CF7B3C" w:rsidRDefault="00640884" w:rsidP="00640884">
      <w:pPr>
        <w:spacing w:line="240" w:lineRule="auto"/>
        <w:jc w:val="both"/>
        <w:rPr>
          <w:rFonts w:ascii="Times New Roman" w:eastAsia="Calibri" w:hAnsi="Times New Roman" w:cs="Times New Roman"/>
          <w:b/>
          <w:highlight w:val="white"/>
        </w:rPr>
      </w:pPr>
    </w:p>
    <w:p w14:paraId="571B7EB4" w14:textId="77777777" w:rsidR="00640884" w:rsidRPr="00CF7B3C"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rPr>
        <w:t xml:space="preserve">Roe, G. (2006). In defense of Milankovitch, Geophysical Research Letters, 33, 1–5. </w:t>
      </w:r>
      <w:hyperlink r:id="rId23">
        <w:r w:rsidRPr="00CF7B3C">
          <w:rPr>
            <w:rFonts w:ascii="Times New Roman" w:eastAsia="Roboto" w:hAnsi="Times New Roman" w:cs="Times New Roman"/>
            <w:highlight w:val="white"/>
            <w:u w:val="single"/>
          </w:rPr>
          <w:t>https://doi.org/10.1029/2006GL027817</w:t>
        </w:r>
      </w:hyperlink>
      <w:r w:rsidRPr="00CF7B3C">
        <w:rPr>
          <w:rFonts w:ascii="Times New Roman" w:eastAsia="Roboto" w:hAnsi="Times New Roman" w:cs="Times New Roman"/>
          <w:highlight w:val="white"/>
        </w:rPr>
        <w:t>.</w:t>
      </w:r>
    </w:p>
    <w:p w14:paraId="54D8B4BA" w14:textId="77777777" w:rsidR="00640884" w:rsidRPr="00CF7B3C" w:rsidRDefault="00640884" w:rsidP="00640884">
      <w:pPr>
        <w:spacing w:line="240" w:lineRule="auto"/>
        <w:jc w:val="both"/>
        <w:rPr>
          <w:rFonts w:ascii="Times New Roman" w:eastAsia="Roboto" w:hAnsi="Times New Roman" w:cs="Times New Roman"/>
          <w:highlight w:val="white"/>
        </w:rPr>
      </w:pPr>
    </w:p>
    <w:p w14:paraId="189A2EA5" w14:textId="77777777" w:rsidR="00640884" w:rsidRPr="00597B1A" w:rsidRDefault="00640884" w:rsidP="00640884">
      <w:pPr>
        <w:spacing w:line="240" w:lineRule="auto"/>
        <w:jc w:val="both"/>
        <w:rPr>
          <w:rFonts w:ascii="Times New Roman" w:eastAsia="Calibri" w:hAnsi="Times New Roman" w:cs="Times New Roman"/>
          <w:highlight w:val="white"/>
        </w:rPr>
      </w:pPr>
      <w:r w:rsidRPr="00CF7B3C">
        <w:rPr>
          <w:rFonts w:ascii="Times New Roman" w:eastAsia="Calibri" w:hAnsi="Times New Roman" w:cs="Times New Roman"/>
          <w:highlight w:val="white"/>
        </w:rPr>
        <w:t xml:space="preserve">Reid, A. J., Carlson, A. K., Creed, I. F., Eliason, E. J., Gell, P. A., Johnson, P. T. J., … Cooke, S. J. (2019). Emerging threats and persistent conservation challenges for freshwater biodiversity. </w:t>
      </w:r>
      <w:r w:rsidRPr="00597B1A">
        <w:rPr>
          <w:rFonts w:ascii="Times New Roman" w:eastAsia="Calibri" w:hAnsi="Times New Roman" w:cs="Times New Roman"/>
          <w:highlight w:val="white"/>
        </w:rPr>
        <w:t>Biological Reviews. doi:10.1111/brv.12480</w:t>
      </w:r>
    </w:p>
    <w:p w14:paraId="6DFC3912" w14:textId="77777777" w:rsidR="00640884" w:rsidRPr="00597B1A" w:rsidRDefault="00640884" w:rsidP="00640884">
      <w:pPr>
        <w:spacing w:line="240" w:lineRule="auto"/>
        <w:jc w:val="both"/>
        <w:rPr>
          <w:rFonts w:ascii="Times New Roman" w:eastAsia="Calibri" w:hAnsi="Times New Roman" w:cs="Times New Roman"/>
          <w:highlight w:val="white"/>
        </w:rPr>
      </w:pPr>
    </w:p>
    <w:p w14:paraId="2D9AD8B4" w14:textId="77777777" w:rsidR="00463DCD" w:rsidRPr="00463DCD" w:rsidRDefault="00463DCD" w:rsidP="00463DCD">
      <w:pPr>
        <w:spacing w:line="240" w:lineRule="auto"/>
        <w:jc w:val="both"/>
        <w:rPr>
          <w:rFonts w:ascii="Times New Roman" w:hAnsi="Times New Roman" w:cs="Times New Roman"/>
          <w:color w:val="222222"/>
          <w:shd w:val="clear" w:color="auto" w:fill="FFFFFF"/>
          <w:lang w:val="es-EC"/>
        </w:rPr>
      </w:pPr>
      <w:r w:rsidRPr="00463DCD">
        <w:rPr>
          <w:rFonts w:ascii="Times New Roman" w:hAnsi="Times New Roman" w:cs="Times New Roman"/>
          <w:color w:val="222222"/>
          <w:shd w:val="clear" w:color="auto" w:fill="FFFFFF"/>
          <w:lang w:val="es-EC"/>
        </w:rPr>
        <w:lastRenderedPageBreak/>
        <w:t>Ríos-</w:t>
      </w:r>
      <w:proofErr w:type="spellStart"/>
      <w:r w:rsidRPr="00463DCD">
        <w:rPr>
          <w:rFonts w:ascii="Times New Roman" w:hAnsi="Times New Roman" w:cs="Times New Roman"/>
          <w:color w:val="222222"/>
          <w:shd w:val="clear" w:color="auto" w:fill="FFFFFF"/>
          <w:lang w:val="es-EC"/>
        </w:rPr>
        <w:t>Touma</w:t>
      </w:r>
      <w:proofErr w:type="spellEnd"/>
      <w:r w:rsidRPr="00463DCD">
        <w:rPr>
          <w:rFonts w:ascii="Times New Roman" w:hAnsi="Times New Roman" w:cs="Times New Roman"/>
          <w:color w:val="222222"/>
          <w:shd w:val="clear" w:color="auto" w:fill="FFFFFF"/>
          <w:lang w:val="es-EC"/>
        </w:rPr>
        <w:t xml:space="preserve">, B., Acosta, R., y Prat, N. (2014). </w:t>
      </w:r>
      <w:r w:rsidRPr="00463DCD">
        <w:rPr>
          <w:rFonts w:ascii="Times New Roman" w:hAnsi="Times New Roman" w:cs="Times New Roman"/>
          <w:color w:val="222222"/>
          <w:shd w:val="clear" w:color="auto" w:fill="FFFFFF"/>
        </w:rPr>
        <w:t>The Andean Biotic Index (ABI): revised tolerance to pollution values for macroinvertebrate families and index performance evaluation. </w:t>
      </w:r>
      <w:r w:rsidRPr="00463DCD">
        <w:rPr>
          <w:rFonts w:ascii="Times New Roman" w:hAnsi="Times New Roman" w:cs="Times New Roman"/>
          <w:i/>
          <w:iCs/>
          <w:color w:val="222222"/>
          <w:shd w:val="clear" w:color="auto" w:fill="FFFFFF"/>
          <w:lang w:val="es-EC"/>
        </w:rPr>
        <w:t xml:space="preserve">Revista de </w:t>
      </w:r>
      <w:proofErr w:type="spellStart"/>
      <w:r w:rsidRPr="00463DCD">
        <w:rPr>
          <w:rFonts w:ascii="Times New Roman" w:hAnsi="Times New Roman" w:cs="Times New Roman"/>
          <w:i/>
          <w:iCs/>
          <w:color w:val="222222"/>
          <w:shd w:val="clear" w:color="auto" w:fill="FFFFFF"/>
          <w:lang w:val="es-EC"/>
        </w:rPr>
        <w:t>biologia</w:t>
      </w:r>
      <w:proofErr w:type="spellEnd"/>
      <w:r w:rsidRPr="00463DCD">
        <w:rPr>
          <w:rFonts w:ascii="Times New Roman" w:hAnsi="Times New Roman" w:cs="Times New Roman"/>
          <w:i/>
          <w:iCs/>
          <w:color w:val="222222"/>
          <w:shd w:val="clear" w:color="auto" w:fill="FFFFFF"/>
          <w:lang w:val="es-EC"/>
        </w:rPr>
        <w:t xml:space="preserve"> tropical</w:t>
      </w:r>
      <w:r w:rsidRPr="00463DCD">
        <w:rPr>
          <w:rFonts w:ascii="Times New Roman" w:hAnsi="Times New Roman" w:cs="Times New Roman"/>
          <w:color w:val="222222"/>
          <w:shd w:val="clear" w:color="auto" w:fill="FFFFFF"/>
          <w:lang w:val="es-EC"/>
        </w:rPr>
        <w:t>, </w:t>
      </w:r>
      <w:r w:rsidRPr="00463DCD">
        <w:rPr>
          <w:rFonts w:ascii="Times New Roman" w:hAnsi="Times New Roman" w:cs="Times New Roman"/>
          <w:i/>
          <w:iCs/>
          <w:color w:val="222222"/>
          <w:shd w:val="clear" w:color="auto" w:fill="FFFFFF"/>
          <w:lang w:val="es-EC"/>
        </w:rPr>
        <w:t>62</w:t>
      </w:r>
      <w:r w:rsidRPr="00463DCD">
        <w:rPr>
          <w:rFonts w:ascii="Times New Roman" w:hAnsi="Times New Roman" w:cs="Times New Roman"/>
          <w:color w:val="222222"/>
          <w:shd w:val="clear" w:color="auto" w:fill="FFFFFF"/>
          <w:lang w:val="es-EC"/>
        </w:rPr>
        <w:t>, 249-273.</w:t>
      </w:r>
    </w:p>
    <w:p w14:paraId="7E26B280" w14:textId="77777777" w:rsidR="00463DCD" w:rsidRDefault="00463DCD" w:rsidP="00640884">
      <w:pPr>
        <w:tabs>
          <w:tab w:val="left" w:pos="7608"/>
        </w:tabs>
        <w:autoSpaceDE w:val="0"/>
        <w:autoSpaceDN w:val="0"/>
        <w:adjustRightInd w:val="0"/>
        <w:spacing w:line="240" w:lineRule="auto"/>
        <w:jc w:val="both"/>
        <w:rPr>
          <w:rFonts w:ascii="Times New Roman" w:hAnsi="Times New Roman" w:cs="Times New Roman"/>
          <w:lang w:val="es-EC"/>
        </w:rPr>
      </w:pPr>
    </w:p>
    <w:p w14:paraId="00264C2C" w14:textId="77777777" w:rsidR="00640884" w:rsidRPr="00F12528" w:rsidRDefault="00640884" w:rsidP="00640884">
      <w:pPr>
        <w:tabs>
          <w:tab w:val="left" w:pos="7608"/>
        </w:tabs>
        <w:autoSpaceDE w:val="0"/>
        <w:autoSpaceDN w:val="0"/>
        <w:adjustRightInd w:val="0"/>
        <w:spacing w:line="240" w:lineRule="auto"/>
        <w:jc w:val="both"/>
        <w:rPr>
          <w:rFonts w:ascii="Times New Roman" w:hAnsi="Times New Roman" w:cs="Times New Roman"/>
        </w:rPr>
      </w:pPr>
      <w:r w:rsidRPr="00CF7B3C">
        <w:rPr>
          <w:rFonts w:ascii="Times New Roman" w:hAnsi="Times New Roman" w:cs="Times New Roman"/>
          <w:lang w:val="es-EC"/>
        </w:rPr>
        <w:t>Ríos-</w:t>
      </w:r>
      <w:proofErr w:type="spellStart"/>
      <w:r w:rsidRPr="00CF7B3C">
        <w:rPr>
          <w:rFonts w:ascii="Times New Roman" w:hAnsi="Times New Roman" w:cs="Times New Roman"/>
          <w:lang w:val="es-EC"/>
        </w:rPr>
        <w:t>Touma</w:t>
      </w:r>
      <w:proofErr w:type="spellEnd"/>
      <w:r w:rsidRPr="00CF7B3C">
        <w:rPr>
          <w:rFonts w:ascii="Times New Roman" w:hAnsi="Times New Roman" w:cs="Times New Roman"/>
          <w:lang w:val="es-EC"/>
        </w:rPr>
        <w:t xml:space="preserve">, B., Villamarín, C., Jijón, G., Checa, J., Granda-Albuja, G., Bonifaz, E., et al. </w:t>
      </w:r>
      <w:r w:rsidRPr="00CF7B3C">
        <w:rPr>
          <w:rFonts w:ascii="Times New Roman" w:hAnsi="Times New Roman" w:cs="Times New Roman"/>
        </w:rPr>
        <w:t xml:space="preserve">(2022). Aquatic biodiversity loss in Andean urban streams. </w:t>
      </w:r>
      <w:r w:rsidRPr="00F12528">
        <w:rPr>
          <w:rFonts w:ascii="Times New Roman" w:hAnsi="Times New Roman" w:cs="Times New Roman"/>
        </w:rPr>
        <w:t>Urban Ecosyst.,1–11. doi:10.1007/s11252-022-01248-1</w:t>
      </w:r>
    </w:p>
    <w:p w14:paraId="5844E55C" w14:textId="77777777" w:rsidR="00640884" w:rsidRPr="00F12528" w:rsidRDefault="00640884" w:rsidP="00640884">
      <w:pPr>
        <w:spacing w:line="240" w:lineRule="auto"/>
        <w:jc w:val="both"/>
        <w:rPr>
          <w:rFonts w:ascii="Times New Roman" w:eastAsia="Calibri" w:hAnsi="Times New Roman" w:cs="Times New Roman"/>
          <w:highlight w:val="white"/>
        </w:rPr>
      </w:pPr>
    </w:p>
    <w:p w14:paraId="661FEF29" w14:textId="77777777" w:rsidR="00640884" w:rsidRDefault="00640884" w:rsidP="00640884">
      <w:pPr>
        <w:spacing w:line="240" w:lineRule="auto"/>
        <w:jc w:val="both"/>
        <w:rPr>
          <w:rFonts w:ascii="Times New Roman" w:eastAsia="Roboto" w:hAnsi="Times New Roman" w:cs="Times New Roman"/>
          <w:highlight w:val="white"/>
          <w:lang w:val="es-EC"/>
        </w:rPr>
      </w:pPr>
      <w:r>
        <w:rPr>
          <w:rFonts w:ascii="Times New Roman" w:eastAsia="Roboto" w:hAnsi="Times New Roman" w:cs="Times New Roman"/>
          <w:highlight w:val="white"/>
          <w:lang w:val="es-EC"/>
        </w:rPr>
        <w:t>Roldán, G., (1999). L</w:t>
      </w:r>
      <w:r w:rsidRPr="00CF7B3C">
        <w:rPr>
          <w:rFonts w:ascii="Times New Roman" w:eastAsia="Roboto" w:hAnsi="Times New Roman" w:cs="Times New Roman"/>
          <w:highlight w:val="white"/>
          <w:lang w:val="es-EC"/>
        </w:rPr>
        <w:t>os Macroinvertebrados y su valor como indicadores de la calidad del agua. Revista de la Academia Colombiana de Ciencias exactas, físicas, y naturales, 23(88): 375-387.</w:t>
      </w:r>
    </w:p>
    <w:p w14:paraId="7226DFF8" w14:textId="77777777" w:rsidR="00640884" w:rsidRPr="00C172B2" w:rsidRDefault="00640884" w:rsidP="00640884">
      <w:pPr>
        <w:spacing w:line="240" w:lineRule="auto"/>
        <w:jc w:val="both"/>
        <w:rPr>
          <w:rFonts w:ascii="Times New Roman" w:eastAsia="Roboto" w:hAnsi="Times New Roman" w:cs="Times New Roman"/>
          <w:highlight w:val="white"/>
          <w:lang w:val="es-EC"/>
        </w:rPr>
      </w:pPr>
    </w:p>
    <w:p w14:paraId="586B1265" w14:textId="77777777" w:rsidR="00640884" w:rsidRPr="00C172B2" w:rsidRDefault="00640884" w:rsidP="00640884">
      <w:pPr>
        <w:spacing w:line="240" w:lineRule="auto"/>
        <w:jc w:val="both"/>
        <w:rPr>
          <w:rFonts w:ascii="Times New Roman" w:eastAsia="Roboto" w:hAnsi="Times New Roman" w:cs="Times New Roman"/>
          <w:highlight w:val="white"/>
          <w:lang w:val="es-EC"/>
        </w:rPr>
      </w:pPr>
      <w:r w:rsidRPr="00C172B2">
        <w:rPr>
          <w:rFonts w:ascii="Times New Roman" w:eastAsia="Roboto" w:hAnsi="Times New Roman" w:cs="Times New Roman"/>
          <w:highlight w:val="white"/>
          <w:lang w:val="es-EC"/>
        </w:rPr>
        <w:t xml:space="preserve">Roldán-Pérez, G. (2016). Los macroinvertebrados como bioindicadores de la calidad del agua: cuatro décadas de desarrollo en Colombia y </w:t>
      </w:r>
      <w:proofErr w:type="spellStart"/>
      <w:r w:rsidRPr="00C172B2">
        <w:rPr>
          <w:rFonts w:ascii="Times New Roman" w:eastAsia="Roboto" w:hAnsi="Times New Roman" w:cs="Times New Roman"/>
          <w:highlight w:val="white"/>
          <w:lang w:val="es-EC"/>
        </w:rPr>
        <w:t>Latinoamerica</w:t>
      </w:r>
      <w:proofErr w:type="spellEnd"/>
      <w:r w:rsidRPr="00C172B2">
        <w:rPr>
          <w:rFonts w:ascii="Times New Roman" w:eastAsia="Roboto" w:hAnsi="Times New Roman" w:cs="Times New Roman"/>
          <w:highlight w:val="white"/>
          <w:lang w:val="es-EC"/>
        </w:rPr>
        <w:t xml:space="preserve">. </w:t>
      </w:r>
      <w:r w:rsidRPr="00C172B2">
        <w:rPr>
          <w:rFonts w:ascii="Times New Roman" w:eastAsia="Roboto" w:hAnsi="Times New Roman" w:cs="Times New Roman"/>
          <w:i/>
          <w:highlight w:val="white"/>
          <w:lang w:val="es-EC"/>
        </w:rPr>
        <w:t>Revista de La Academia Colombiana de Ciencias Exactas, Físicas y Naturales,</w:t>
      </w:r>
      <w:r w:rsidRPr="00C172B2">
        <w:rPr>
          <w:rFonts w:ascii="Times New Roman" w:eastAsia="Roboto" w:hAnsi="Times New Roman" w:cs="Times New Roman"/>
          <w:highlight w:val="white"/>
          <w:lang w:val="es-EC"/>
        </w:rPr>
        <w:t xml:space="preserve"> 40(155), 254. doi:10.18257/raccefyn.335.</w:t>
      </w:r>
    </w:p>
    <w:p w14:paraId="1EAD9CB6" w14:textId="77777777" w:rsidR="00640884" w:rsidRPr="00C172B2" w:rsidRDefault="00640884" w:rsidP="00640884">
      <w:pPr>
        <w:spacing w:line="240" w:lineRule="auto"/>
        <w:jc w:val="both"/>
        <w:rPr>
          <w:rFonts w:ascii="Times New Roman" w:eastAsia="Roboto" w:hAnsi="Times New Roman" w:cs="Times New Roman"/>
          <w:highlight w:val="white"/>
          <w:lang w:val="es-EC"/>
        </w:rPr>
      </w:pPr>
    </w:p>
    <w:p w14:paraId="0561BACD" w14:textId="77777777" w:rsidR="00640884" w:rsidRPr="00377300" w:rsidRDefault="00640884" w:rsidP="00640884">
      <w:pPr>
        <w:spacing w:line="240" w:lineRule="auto"/>
        <w:jc w:val="both"/>
        <w:rPr>
          <w:rFonts w:ascii="Times New Roman" w:eastAsia="Roboto" w:hAnsi="Times New Roman" w:cs="Times New Roman"/>
          <w:highlight w:val="white"/>
        </w:rPr>
      </w:pPr>
      <w:r w:rsidRPr="00C172B2">
        <w:rPr>
          <w:rFonts w:ascii="Times New Roman" w:hAnsi="Times New Roman" w:cs="Times New Roman"/>
          <w:color w:val="222222"/>
          <w:shd w:val="clear" w:color="auto" w:fill="FFFFFF"/>
          <w:lang w:val="es-EC"/>
        </w:rPr>
        <w:t xml:space="preserve">Ron, S. R., </w:t>
      </w:r>
      <w:proofErr w:type="spellStart"/>
      <w:r w:rsidRPr="00C172B2">
        <w:rPr>
          <w:rFonts w:ascii="Times New Roman" w:hAnsi="Times New Roman" w:cs="Times New Roman"/>
          <w:color w:val="222222"/>
          <w:shd w:val="clear" w:color="auto" w:fill="FFFFFF"/>
          <w:lang w:val="es-EC"/>
        </w:rPr>
        <w:t>Duellman</w:t>
      </w:r>
      <w:proofErr w:type="spellEnd"/>
      <w:r w:rsidRPr="00C172B2">
        <w:rPr>
          <w:rFonts w:ascii="Times New Roman" w:hAnsi="Times New Roman" w:cs="Times New Roman"/>
          <w:color w:val="222222"/>
          <w:shd w:val="clear" w:color="auto" w:fill="FFFFFF"/>
          <w:lang w:val="es-EC"/>
        </w:rPr>
        <w:t xml:space="preserve">, W. E., Coloma, L. A., &amp; Bustamante, M. R. (2003). </w:t>
      </w:r>
      <w:r w:rsidRPr="00C172B2">
        <w:rPr>
          <w:rFonts w:ascii="Times New Roman" w:hAnsi="Times New Roman" w:cs="Times New Roman"/>
          <w:color w:val="222222"/>
          <w:shd w:val="clear" w:color="auto" w:fill="FFFFFF"/>
        </w:rPr>
        <w:t xml:space="preserve">Population </w:t>
      </w:r>
      <w:proofErr w:type="gramStart"/>
      <w:r w:rsidRPr="00C172B2">
        <w:rPr>
          <w:rFonts w:ascii="Times New Roman" w:hAnsi="Times New Roman" w:cs="Times New Roman"/>
          <w:color w:val="222222"/>
          <w:shd w:val="clear" w:color="auto" w:fill="FFFFFF"/>
        </w:rPr>
        <w:t>decline</w:t>
      </w:r>
      <w:proofErr w:type="gramEnd"/>
      <w:r w:rsidRPr="00C172B2">
        <w:rPr>
          <w:rFonts w:ascii="Times New Roman" w:hAnsi="Times New Roman" w:cs="Times New Roman"/>
          <w:color w:val="222222"/>
          <w:shd w:val="clear" w:color="auto" w:fill="FFFFFF"/>
        </w:rPr>
        <w:t xml:space="preserve"> of the </w:t>
      </w:r>
      <w:proofErr w:type="spellStart"/>
      <w:r w:rsidRPr="00C172B2">
        <w:rPr>
          <w:rFonts w:ascii="Times New Roman" w:hAnsi="Times New Roman" w:cs="Times New Roman"/>
          <w:color w:val="222222"/>
          <w:shd w:val="clear" w:color="auto" w:fill="FFFFFF"/>
        </w:rPr>
        <w:t>Jambato</w:t>
      </w:r>
      <w:proofErr w:type="spellEnd"/>
      <w:r w:rsidRPr="00C172B2">
        <w:rPr>
          <w:rFonts w:ascii="Times New Roman" w:hAnsi="Times New Roman" w:cs="Times New Roman"/>
          <w:color w:val="222222"/>
          <w:shd w:val="clear" w:color="auto" w:fill="FFFFFF"/>
        </w:rPr>
        <w:t xml:space="preserve"> toad </w:t>
      </w:r>
      <w:proofErr w:type="spellStart"/>
      <w:r w:rsidRPr="00C172B2">
        <w:rPr>
          <w:rFonts w:ascii="Times New Roman" w:hAnsi="Times New Roman" w:cs="Times New Roman"/>
          <w:color w:val="222222"/>
          <w:shd w:val="clear" w:color="auto" w:fill="FFFFFF"/>
        </w:rPr>
        <w:t>Atelopus</w:t>
      </w:r>
      <w:proofErr w:type="spellEnd"/>
      <w:r w:rsidRPr="00C172B2">
        <w:rPr>
          <w:rFonts w:ascii="Times New Roman" w:hAnsi="Times New Roman" w:cs="Times New Roman"/>
          <w:color w:val="222222"/>
          <w:shd w:val="clear" w:color="auto" w:fill="FFFFFF"/>
        </w:rPr>
        <w:t xml:space="preserve"> </w:t>
      </w:r>
      <w:proofErr w:type="spellStart"/>
      <w:r w:rsidRPr="00C172B2">
        <w:rPr>
          <w:rFonts w:ascii="Times New Roman" w:hAnsi="Times New Roman" w:cs="Times New Roman"/>
          <w:color w:val="222222"/>
          <w:shd w:val="clear" w:color="auto" w:fill="FFFFFF"/>
        </w:rPr>
        <w:t>ignescens</w:t>
      </w:r>
      <w:proofErr w:type="spellEnd"/>
      <w:r w:rsidRPr="00C172B2">
        <w:rPr>
          <w:rFonts w:ascii="Times New Roman" w:hAnsi="Times New Roman" w:cs="Times New Roman"/>
          <w:color w:val="222222"/>
          <w:shd w:val="clear" w:color="auto" w:fill="FFFFFF"/>
        </w:rPr>
        <w:t xml:space="preserve"> (Anura: </w:t>
      </w:r>
      <w:proofErr w:type="spellStart"/>
      <w:r w:rsidRPr="00C172B2">
        <w:rPr>
          <w:rFonts w:ascii="Times New Roman" w:hAnsi="Times New Roman" w:cs="Times New Roman"/>
          <w:color w:val="222222"/>
          <w:shd w:val="clear" w:color="auto" w:fill="FFFFFF"/>
        </w:rPr>
        <w:t>Bufonidae</w:t>
      </w:r>
      <w:proofErr w:type="spellEnd"/>
      <w:r w:rsidRPr="00C172B2">
        <w:rPr>
          <w:rFonts w:ascii="Times New Roman" w:hAnsi="Times New Roman" w:cs="Times New Roman"/>
          <w:color w:val="222222"/>
          <w:shd w:val="clear" w:color="auto" w:fill="FFFFFF"/>
        </w:rPr>
        <w:t>) in the Andes of Ecuador. </w:t>
      </w:r>
      <w:r w:rsidRPr="00C172B2">
        <w:rPr>
          <w:rFonts w:ascii="Times New Roman" w:hAnsi="Times New Roman" w:cs="Times New Roman"/>
          <w:i/>
          <w:iCs/>
          <w:color w:val="222222"/>
          <w:shd w:val="clear" w:color="auto" w:fill="FFFFFF"/>
        </w:rPr>
        <w:t>Journal of Herpetology</w:t>
      </w:r>
      <w:r w:rsidRPr="00C172B2">
        <w:rPr>
          <w:rFonts w:ascii="Times New Roman" w:hAnsi="Times New Roman" w:cs="Times New Roman"/>
          <w:color w:val="222222"/>
          <w:shd w:val="clear" w:color="auto" w:fill="FFFFFF"/>
        </w:rPr>
        <w:t>, 116-126.</w:t>
      </w:r>
    </w:p>
    <w:p w14:paraId="1148054B" w14:textId="77777777" w:rsidR="00640884" w:rsidRPr="00377300" w:rsidRDefault="00640884" w:rsidP="00640884">
      <w:pPr>
        <w:spacing w:line="240" w:lineRule="auto"/>
        <w:jc w:val="both"/>
        <w:rPr>
          <w:rFonts w:ascii="Times New Roman" w:eastAsia="Roboto" w:hAnsi="Times New Roman" w:cs="Times New Roman"/>
          <w:highlight w:val="white"/>
        </w:rPr>
      </w:pPr>
    </w:p>
    <w:p w14:paraId="12FFD847" w14:textId="77777777" w:rsidR="00640884" w:rsidRDefault="00640884" w:rsidP="00640884">
      <w:pPr>
        <w:spacing w:line="240" w:lineRule="auto"/>
        <w:jc w:val="both"/>
        <w:rPr>
          <w:rFonts w:ascii="Times New Roman" w:eastAsia="Roboto" w:hAnsi="Times New Roman" w:cs="Times New Roman"/>
          <w:b/>
          <w:highlight w:val="white"/>
        </w:rPr>
      </w:pPr>
      <w:r w:rsidRPr="00CF7B3C">
        <w:rPr>
          <w:rFonts w:ascii="Times New Roman" w:eastAsia="Roboto" w:hAnsi="Times New Roman" w:cs="Times New Roman"/>
          <w:b/>
          <w:highlight w:val="white"/>
        </w:rPr>
        <w:t>S</w:t>
      </w:r>
    </w:p>
    <w:p w14:paraId="7C18E0F3" w14:textId="77777777" w:rsidR="00640884" w:rsidRPr="00CF7B3C" w:rsidRDefault="00640884" w:rsidP="00640884">
      <w:pPr>
        <w:spacing w:line="240" w:lineRule="auto"/>
        <w:jc w:val="both"/>
        <w:rPr>
          <w:rFonts w:ascii="Times New Roman" w:eastAsia="Roboto" w:hAnsi="Times New Roman" w:cs="Times New Roman"/>
          <w:b/>
          <w:highlight w:val="white"/>
        </w:rPr>
      </w:pPr>
    </w:p>
    <w:p w14:paraId="617ABD37" w14:textId="77777777" w:rsidR="00640884"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rPr>
        <w:t>Sands, P. (1992). The United Nations framework convention on climate change. In Review of European, Comparative &amp; International Environmental Law 1, 270–277.</w:t>
      </w:r>
    </w:p>
    <w:p w14:paraId="3CB9D966" w14:textId="77777777" w:rsidR="00640884" w:rsidRPr="00CF7B3C" w:rsidRDefault="00640884" w:rsidP="00640884">
      <w:pPr>
        <w:spacing w:line="240" w:lineRule="auto"/>
        <w:jc w:val="both"/>
        <w:rPr>
          <w:rFonts w:ascii="Times New Roman" w:eastAsia="Roboto" w:hAnsi="Times New Roman" w:cs="Times New Roman"/>
          <w:highlight w:val="white"/>
        </w:rPr>
      </w:pPr>
    </w:p>
    <w:p w14:paraId="40D5DF8B" w14:textId="77777777" w:rsidR="00640884" w:rsidRDefault="00640884" w:rsidP="00640884">
      <w:pPr>
        <w:spacing w:line="240" w:lineRule="auto"/>
        <w:jc w:val="both"/>
        <w:rPr>
          <w:rFonts w:ascii="Times New Roman" w:eastAsia="Roboto" w:hAnsi="Times New Roman" w:cs="Times New Roman"/>
          <w:b/>
          <w:highlight w:val="white"/>
        </w:rPr>
      </w:pPr>
      <w:r w:rsidRPr="00CF7B3C">
        <w:rPr>
          <w:rFonts w:ascii="Times New Roman" w:eastAsia="Roboto" w:hAnsi="Times New Roman" w:cs="Times New Roman"/>
          <w:b/>
          <w:highlight w:val="white"/>
        </w:rPr>
        <w:t>T</w:t>
      </w:r>
    </w:p>
    <w:p w14:paraId="67EDA7E4" w14:textId="77777777" w:rsidR="00640884" w:rsidRPr="00CF7B3C" w:rsidRDefault="00640884" w:rsidP="00640884">
      <w:pPr>
        <w:spacing w:line="240" w:lineRule="auto"/>
        <w:jc w:val="both"/>
        <w:rPr>
          <w:rFonts w:ascii="Times New Roman" w:eastAsia="Roboto" w:hAnsi="Times New Roman" w:cs="Times New Roman"/>
          <w:b/>
          <w:highlight w:val="white"/>
        </w:rPr>
      </w:pPr>
    </w:p>
    <w:p w14:paraId="234ED236" w14:textId="77777777" w:rsidR="00640884" w:rsidRDefault="00640884" w:rsidP="00640884">
      <w:pPr>
        <w:spacing w:line="240" w:lineRule="auto"/>
        <w:jc w:val="both"/>
        <w:rPr>
          <w:rFonts w:ascii="Times New Roman" w:eastAsia="Calibri" w:hAnsi="Times New Roman" w:cs="Times New Roman"/>
          <w:highlight w:val="white"/>
        </w:rPr>
      </w:pPr>
      <w:r w:rsidRPr="00CF7B3C">
        <w:rPr>
          <w:rFonts w:ascii="Times New Roman" w:eastAsia="Calibri" w:hAnsi="Times New Roman" w:cs="Times New Roman"/>
          <w:highlight w:val="white"/>
        </w:rPr>
        <w:t xml:space="preserve">Trenberth, K.E., A. Dai, G. van der Schrier, P.D. Jones, J. </w:t>
      </w:r>
      <w:proofErr w:type="spellStart"/>
      <w:r w:rsidRPr="00CF7B3C">
        <w:rPr>
          <w:rFonts w:ascii="Times New Roman" w:eastAsia="Calibri" w:hAnsi="Times New Roman" w:cs="Times New Roman"/>
          <w:highlight w:val="white"/>
        </w:rPr>
        <w:t>Barichivich</w:t>
      </w:r>
      <w:proofErr w:type="spellEnd"/>
      <w:r w:rsidRPr="00CF7B3C">
        <w:rPr>
          <w:rFonts w:ascii="Times New Roman" w:eastAsia="Calibri" w:hAnsi="Times New Roman" w:cs="Times New Roman"/>
          <w:highlight w:val="white"/>
        </w:rPr>
        <w:t>, K.R. Briffa, y J. Sheffield. 2014. Global warming and changes in drought. Nat Clim Change. 4(1):17–22.</w:t>
      </w:r>
    </w:p>
    <w:p w14:paraId="21E3292D" w14:textId="77777777" w:rsidR="00640884" w:rsidRPr="00CF7B3C" w:rsidRDefault="00640884" w:rsidP="00640884">
      <w:pPr>
        <w:spacing w:line="240" w:lineRule="auto"/>
        <w:jc w:val="both"/>
        <w:rPr>
          <w:rFonts w:ascii="Times New Roman" w:eastAsia="Roboto" w:hAnsi="Times New Roman" w:cs="Times New Roman"/>
          <w:highlight w:val="white"/>
        </w:rPr>
      </w:pPr>
    </w:p>
    <w:p w14:paraId="22AF68BC" w14:textId="77777777" w:rsidR="00640884" w:rsidRDefault="00640884" w:rsidP="00640884">
      <w:pPr>
        <w:spacing w:line="240" w:lineRule="auto"/>
        <w:jc w:val="both"/>
        <w:rPr>
          <w:rFonts w:ascii="Times New Roman" w:eastAsia="Roboto" w:hAnsi="Times New Roman" w:cs="Times New Roman"/>
          <w:b/>
          <w:highlight w:val="white"/>
        </w:rPr>
      </w:pPr>
      <w:r w:rsidRPr="00CF7B3C">
        <w:rPr>
          <w:rFonts w:ascii="Times New Roman" w:eastAsia="Roboto" w:hAnsi="Times New Roman" w:cs="Times New Roman"/>
          <w:b/>
          <w:highlight w:val="white"/>
        </w:rPr>
        <w:t>U</w:t>
      </w:r>
    </w:p>
    <w:p w14:paraId="3E51AF6A" w14:textId="77777777" w:rsidR="00640884" w:rsidRPr="00CF7B3C" w:rsidRDefault="00640884" w:rsidP="00640884">
      <w:pPr>
        <w:spacing w:line="240" w:lineRule="auto"/>
        <w:jc w:val="both"/>
        <w:rPr>
          <w:rFonts w:ascii="Times New Roman" w:eastAsia="Roboto" w:hAnsi="Times New Roman" w:cs="Times New Roman"/>
          <w:b/>
          <w:highlight w:val="white"/>
        </w:rPr>
      </w:pPr>
    </w:p>
    <w:p w14:paraId="5EC35B69" w14:textId="77777777" w:rsidR="00640884"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rPr>
        <w:t xml:space="preserve">UICN. 1994. Guidelines for Protected </w:t>
      </w:r>
      <w:proofErr w:type="spellStart"/>
      <w:r w:rsidRPr="00CF7B3C">
        <w:rPr>
          <w:rFonts w:ascii="Times New Roman" w:eastAsia="Roboto" w:hAnsi="Times New Roman" w:cs="Times New Roman"/>
          <w:highlight w:val="white"/>
        </w:rPr>
        <w:t>Área</w:t>
      </w:r>
      <w:proofErr w:type="spellEnd"/>
      <w:r w:rsidRPr="00CF7B3C">
        <w:rPr>
          <w:rFonts w:ascii="Times New Roman" w:eastAsia="Roboto" w:hAnsi="Times New Roman" w:cs="Times New Roman"/>
          <w:highlight w:val="white"/>
        </w:rPr>
        <w:t xml:space="preserve"> </w:t>
      </w:r>
      <w:proofErr w:type="spellStart"/>
      <w:r w:rsidRPr="00CF7B3C">
        <w:rPr>
          <w:rFonts w:ascii="Times New Roman" w:eastAsia="Roboto" w:hAnsi="Times New Roman" w:cs="Times New Roman"/>
          <w:highlight w:val="white"/>
        </w:rPr>
        <w:t>Managment</w:t>
      </w:r>
      <w:proofErr w:type="spellEnd"/>
      <w:r w:rsidRPr="00CF7B3C">
        <w:rPr>
          <w:rFonts w:ascii="Times New Roman" w:eastAsia="Roboto" w:hAnsi="Times New Roman" w:cs="Times New Roman"/>
          <w:highlight w:val="white"/>
        </w:rPr>
        <w:t xml:space="preserve"> Categories. IUCN, Cambridge, UK and Gland, Switzerland.</w:t>
      </w:r>
    </w:p>
    <w:p w14:paraId="0796A630" w14:textId="77777777" w:rsidR="00640884" w:rsidRPr="00CF7B3C" w:rsidRDefault="00640884" w:rsidP="00640884">
      <w:pPr>
        <w:spacing w:line="240" w:lineRule="auto"/>
        <w:jc w:val="both"/>
        <w:rPr>
          <w:rFonts w:ascii="Times New Roman" w:eastAsia="Roboto" w:hAnsi="Times New Roman" w:cs="Times New Roman"/>
          <w:highlight w:val="white"/>
        </w:rPr>
      </w:pPr>
    </w:p>
    <w:p w14:paraId="39722726" w14:textId="77777777" w:rsidR="00640884" w:rsidRDefault="00640884" w:rsidP="00640884">
      <w:pPr>
        <w:spacing w:line="240" w:lineRule="auto"/>
        <w:jc w:val="both"/>
        <w:rPr>
          <w:rFonts w:ascii="Times New Roman" w:eastAsia="Roboto" w:hAnsi="Times New Roman" w:cs="Times New Roman"/>
          <w:b/>
          <w:highlight w:val="white"/>
        </w:rPr>
      </w:pPr>
      <w:r w:rsidRPr="00CF7B3C">
        <w:rPr>
          <w:rFonts w:ascii="Times New Roman" w:eastAsia="Roboto" w:hAnsi="Times New Roman" w:cs="Times New Roman"/>
          <w:b/>
          <w:highlight w:val="white"/>
        </w:rPr>
        <w:t>V</w:t>
      </w:r>
    </w:p>
    <w:p w14:paraId="6B54C0FB" w14:textId="77777777" w:rsidR="00640884" w:rsidRPr="00CF7B3C" w:rsidRDefault="00640884" w:rsidP="00640884">
      <w:pPr>
        <w:spacing w:line="240" w:lineRule="auto"/>
        <w:jc w:val="both"/>
        <w:rPr>
          <w:rFonts w:ascii="Times New Roman" w:eastAsia="Roboto" w:hAnsi="Times New Roman" w:cs="Times New Roman"/>
          <w:b/>
          <w:highlight w:val="white"/>
        </w:rPr>
      </w:pPr>
    </w:p>
    <w:p w14:paraId="2D7C57C5" w14:textId="77777777" w:rsidR="00640884" w:rsidRPr="00C5154E" w:rsidRDefault="00640884" w:rsidP="00640884">
      <w:pPr>
        <w:spacing w:line="240" w:lineRule="auto"/>
        <w:jc w:val="both"/>
        <w:rPr>
          <w:rFonts w:ascii="Times New Roman" w:eastAsia="Roboto" w:hAnsi="Times New Roman" w:cs="Times New Roman"/>
          <w:highlight w:val="white"/>
          <w:lang w:val="es-EC"/>
        </w:rPr>
      </w:pPr>
      <w:r w:rsidRPr="00CF7B3C">
        <w:rPr>
          <w:rFonts w:ascii="Times New Roman" w:eastAsia="Roboto" w:hAnsi="Times New Roman" w:cs="Times New Roman"/>
          <w:highlight w:val="white"/>
        </w:rPr>
        <w:t xml:space="preserve">Vannote, R. &amp; B. Sweeney. Geographic analysis of thermal equilibria: a conceptual model for evaluating the effect of natural and modified thermal regimes on aquatic insect communities. </w:t>
      </w:r>
      <w:r w:rsidRPr="00C5154E">
        <w:rPr>
          <w:rFonts w:ascii="Times New Roman" w:eastAsia="Roboto" w:hAnsi="Times New Roman" w:cs="Times New Roman"/>
          <w:highlight w:val="white"/>
          <w:lang w:val="es-EC"/>
        </w:rPr>
        <w:t xml:space="preserve">American </w:t>
      </w:r>
      <w:proofErr w:type="spellStart"/>
      <w:r w:rsidRPr="00C5154E">
        <w:rPr>
          <w:rFonts w:ascii="Times New Roman" w:eastAsia="Roboto" w:hAnsi="Times New Roman" w:cs="Times New Roman"/>
          <w:highlight w:val="white"/>
          <w:lang w:val="es-EC"/>
        </w:rPr>
        <w:t>Naturalist</w:t>
      </w:r>
      <w:proofErr w:type="spellEnd"/>
      <w:r w:rsidRPr="00C5154E">
        <w:rPr>
          <w:rFonts w:ascii="Times New Roman" w:eastAsia="Roboto" w:hAnsi="Times New Roman" w:cs="Times New Roman"/>
          <w:highlight w:val="white"/>
          <w:lang w:val="es-EC"/>
        </w:rPr>
        <w:t xml:space="preserve"> </w:t>
      </w:r>
      <w:proofErr w:type="gramStart"/>
      <w:r w:rsidRPr="00C5154E">
        <w:rPr>
          <w:rFonts w:ascii="Times New Roman" w:eastAsia="Roboto" w:hAnsi="Times New Roman" w:cs="Times New Roman"/>
          <w:highlight w:val="white"/>
          <w:lang w:val="es-EC"/>
        </w:rPr>
        <w:t>1980;115:667</w:t>
      </w:r>
      <w:proofErr w:type="gramEnd"/>
      <w:r w:rsidRPr="00C5154E">
        <w:rPr>
          <w:rFonts w:ascii="Times New Roman" w:eastAsia="Roboto" w:hAnsi="Times New Roman" w:cs="Times New Roman"/>
          <w:highlight w:val="white"/>
          <w:lang w:val="es-EC"/>
        </w:rPr>
        <w:t>–695.</w:t>
      </w:r>
    </w:p>
    <w:p w14:paraId="163FDA57" w14:textId="77777777" w:rsidR="00640884" w:rsidRPr="00C5154E" w:rsidRDefault="00640884" w:rsidP="00640884">
      <w:pPr>
        <w:spacing w:line="240" w:lineRule="auto"/>
        <w:jc w:val="both"/>
        <w:rPr>
          <w:rFonts w:ascii="Times New Roman" w:eastAsia="Roboto" w:hAnsi="Times New Roman" w:cs="Times New Roman"/>
          <w:highlight w:val="white"/>
          <w:lang w:val="es-EC"/>
        </w:rPr>
      </w:pPr>
    </w:p>
    <w:p w14:paraId="564EAADA" w14:textId="77777777" w:rsidR="00CE6C1A" w:rsidRPr="00C5154E" w:rsidRDefault="00CE6C1A" w:rsidP="00CE6C1A">
      <w:pPr>
        <w:spacing w:line="240" w:lineRule="auto"/>
        <w:jc w:val="both"/>
        <w:rPr>
          <w:rFonts w:ascii="Times New Roman" w:hAnsi="Times New Roman" w:cs="Times New Roman"/>
        </w:rPr>
      </w:pPr>
      <w:r w:rsidRPr="00CE6C1A">
        <w:rPr>
          <w:rFonts w:ascii="Times New Roman" w:hAnsi="Times New Roman" w:cs="Times New Roman"/>
          <w:lang w:val="es-EC"/>
        </w:rPr>
        <w:t>Vásquez</w:t>
      </w:r>
      <w:r>
        <w:rPr>
          <w:rFonts w:ascii="Times New Roman" w:hAnsi="Times New Roman" w:cs="Times New Roman"/>
          <w:lang w:val="es-EC"/>
        </w:rPr>
        <w:t xml:space="preserve"> </w:t>
      </w:r>
      <w:r w:rsidRPr="00CE6C1A">
        <w:rPr>
          <w:rFonts w:ascii="Times New Roman" w:hAnsi="Times New Roman" w:cs="Times New Roman"/>
          <w:lang w:val="es-EC"/>
        </w:rPr>
        <w:t>M.A.,</w:t>
      </w:r>
      <w:r>
        <w:rPr>
          <w:rFonts w:ascii="Times New Roman" w:hAnsi="Times New Roman" w:cs="Times New Roman"/>
          <w:lang w:val="es-EC"/>
        </w:rPr>
        <w:t xml:space="preserve"> </w:t>
      </w:r>
      <w:r w:rsidRPr="00CE6C1A">
        <w:rPr>
          <w:rFonts w:ascii="Times New Roman" w:hAnsi="Times New Roman" w:cs="Times New Roman"/>
          <w:lang w:val="es-EC"/>
        </w:rPr>
        <w:t>M.</w:t>
      </w:r>
      <w:r>
        <w:rPr>
          <w:rFonts w:ascii="Times New Roman" w:hAnsi="Times New Roman" w:cs="Times New Roman"/>
          <w:lang w:val="es-EC"/>
        </w:rPr>
        <w:t xml:space="preserve"> </w:t>
      </w:r>
      <w:r w:rsidRPr="00CE6C1A">
        <w:rPr>
          <w:rFonts w:ascii="Times New Roman" w:hAnsi="Times New Roman" w:cs="Times New Roman"/>
          <w:lang w:val="es-EC"/>
        </w:rPr>
        <w:t>Larrea</w:t>
      </w:r>
      <w:r>
        <w:rPr>
          <w:rFonts w:ascii="Times New Roman" w:hAnsi="Times New Roman" w:cs="Times New Roman"/>
          <w:lang w:val="es-EC"/>
        </w:rPr>
        <w:t xml:space="preserve"> </w:t>
      </w:r>
      <w:r w:rsidRPr="00CE6C1A">
        <w:rPr>
          <w:rFonts w:ascii="Times New Roman" w:hAnsi="Times New Roman" w:cs="Times New Roman"/>
          <w:lang w:val="es-EC"/>
        </w:rPr>
        <w:t>y</w:t>
      </w:r>
      <w:r>
        <w:rPr>
          <w:rFonts w:ascii="Times New Roman" w:hAnsi="Times New Roman" w:cs="Times New Roman"/>
          <w:lang w:val="es-EC"/>
        </w:rPr>
        <w:t xml:space="preserve"> </w:t>
      </w:r>
      <w:r w:rsidRPr="00CE6C1A">
        <w:rPr>
          <w:rFonts w:ascii="Times New Roman" w:hAnsi="Times New Roman" w:cs="Times New Roman"/>
          <w:lang w:val="es-EC"/>
        </w:rPr>
        <w:t>L.</w:t>
      </w:r>
      <w:r>
        <w:rPr>
          <w:rFonts w:ascii="Times New Roman" w:hAnsi="Times New Roman" w:cs="Times New Roman"/>
          <w:lang w:val="es-EC"/>
        </w:rPr>
        <w:t xml:space="preserve"> </w:t>
      </w:r>
      <w:r w:rsidRPr="00CE6C1A">
        <w:rPr>
          <w:rFonts w:ascii="Times New Roman" w:hAnsi="Times New Roman" w:cs="Times New Roman"/>
          <w:lang w:val="es-EC"/>
        </w:rPr>
        <w:t>Suárez</w:t>
      </w:r>
      <w:r>
        <w:rPr>
          <w:rFonts w:ascii="Times New Roman" w:hAnsi="Times New Roman" w:cs="Times New Roman"/>
          <w:lang w:val="es-EC"/>
        </w:rPr>
        <w:t xml:space="preserve"> </w:t>
      </w:r>
      <w:r w:rsidRPr="00CE6C1A">
        <w:rPr>
          <w:rFonts w:ascii="Times New Roman" w:hAnsi="Times New Roman" w:cs="Times New Roman"/>
          <w:lang w:val="es-EC"/>
        </w:rPr>
        <w:t>(</w:t>
      </w:r>
      <w:proofErr w:type="spellStart"/>
      <w:r w:rsidRPr="00CE6C1A">
        <w:rPr>
          <w:rFonts w:ascii="Times New Roman" w:hAnsi="Times New Roman" w:cs="Times New Roman"/>
          <w:lang w:val="es-EC"/>
        </w:rPr>
        <w:t>Eds</w:t>
      </w:r>
      <w:proofErr w:type="spellEnd"/>
      <w:r w:rsidRPr="00CE6C1A">
        <w:rPr>
          <w:rFonts w:ascii="Times New Roman" w:hAnsi="Times New Roman" w:cs="Times New Roman"/>
          <w:lang w:val="es-EC"/>
        </w:rPr>
        <w:t>).</w:t>
      </w:r>
      <w:r>
        <w:rPr>
          <w:rFonts w:ascii="Times New Roman" w:hAnsi="Times New Roman" w:cs="Times New Roman"/>
          <w:lang w:val="es-EC"/>
        </w:rPr>
        <w:t xml:space="preserve"> </w:t>
      </w:r>
      <w:r w:rsidRPr="00CE6C1A">
        <w:rPr>
          <w:rFonts w:ascii="Times New Roman" w:hAnsi="Times New Roman" w:cs="Times New Roman"/>
          <w:lang w:val="es-EC"/>
        </w:rPr>
        <w:t>2000.</w:t>
      </w:r>
      <w:r>
        <w:rPr>
          <w:rFonts w:ascii="Times New Roman" w:hAnsi="Times New Roman" w:cs="Times New Roman"/>
          <w:lang w:val="es-EC"/>
        </w:rPr>
        <w:t xml:space="preserve"> </w:t>
      </w:r>
      <w:r w:rsidRPr="00CE6C1A">
        <w:rPr>
          <w:rFonts w:ascii="Times New Roman" w:hAnsi="Times New Roman" w:cs="Times New Roman"/>
          <w:lang w:val="es-EC"/>
        </w:rPr>
        <w:t>Biodiversidad</w:t>
      </w:r>
      <w:r>
        <w:rPr>
          <w:rFonts w:ascii="Times New Roman" w:hAnsi="Times New Roman" w:cs="Times New Roman"/>
          <w:lang w:val="es-EC"/>
        </w:rPr>
        <w:t xml:space="preserve"> </w:t>
      </w:r>
      <w:r w:rsidRPr="00CE6C1A">
        <w:rPr>
          <w:rFonts w:ascii="Times New Roman" w:hAnsi="Times New Roman" w:cs="Times New Roman"/>
          <w:lang w:val="es-EC"/>
        </w:rPr>
        <w:t>en</w:t>
      </w:r>
      <w:r>
        <w:rPr>
          <w:rFonts w:ascii="Times New Roman" w:hAnsi="Times New Roman" w:cs="Times New Roman"/>
          <w:lang w:val="es-EC"/>
        </w:rPr>
        <w:t xml:space="preserve"> </w:t>
      </w:r>
      <w:r w:rsidRPr="00CE6C1A">
        <w:rPr>
          <w:rFonts w:ascii="Times New Roman" w:hAnsi="Times New Roman" w:cs="Times New Roman"/>
          <w:lang w:val="es-EC"/>
        </w:rPr>
        <w:t>el</w:t>
      </w:r>
      <w:r>
        <w:rPr>
          <w:rFonts w:ascii="Times New Roman" w:hAnsi="Times New Roman" w:cs="Times New Roman"/>
          <w:lang w:val="es-EC"/>
        </w:rPr>
        <w:t xml:space="preserve"> </w:t>
      </w:r>
      <w:r w:rsidRPr="00CE6C1A">
        <w:rPr>
          <w:rFonts w:ascii="Times New Roman" w:hAnsi="Times New Roman" w:cs="Times New Roman"/>
          <w:lang w:val="es-EC"/>
        </w:rPr>
        <w:t>Parque</w:t>
      </w:r>
      <w:r>
        <w:rPr>
          <w:rFonts w:ascii="Times New Roman" w:hAnsi="Times New Roman" w:cs="Times New Roman"/>
          <w:lang w:val="es-EC"/>
        </w:rPr>
        <w:t xml:space="preserve"> </w:t>
      </w:r>
      <w:r w:rsidRPr="00CE6C1A">
        <w:rPr>
          <w:rFonts w:ascii="Times New Roman" w:hAnsi="Times New Roman" w:cs="Times New Roman"/>
          <w:lang w:val="es-EC"/>
        </w:rPr>
        <w:t>Nacional</w:t>
      </w:r>
      <w:r>
        <w:rPr>
          <w:rFonts w:ascii="Times New Roman" w:hAnsi="Times New Roman" w:cs="Times New Roman"/>
          <w:lang w:val="es-EC"/>
        </w:rPr>
        <w:t xml:space="preserve"> </w:t>
      </w:r>
      <w:r w:rsidRPr="00CE6C1A">
        <w:rPr>
          <w:rFonts w:ascii="Times New Roman" w:hAnsi="Times New Roman" w:cs="Times New Roman"/>
          <w:lang w:val="es-EC"/>
        </w:rPr>
        <w:t>Llanganates:</w:t>
      </w:r>
      <w:r>
        <w:rPr>
          <w:rFonts w:ascii="Times New Roman" w:hAnsi="Times New Roman" w:cs="Times New Roman"/>
          <w:lang w:val="es-EC"/>
        </w:rPr>
        <w:t xml:space="preserve"> </w:t>
      </w:r>
      <w:r w:rsidRPr="00CE6C1A">
        <w:rPr>
          <w:rFonts w:ascii="Times New Roman" w:hAnsi="Times New Roman" w:cs="Times New Roman"/>
          <w:lang w:val="es-EC"/>
        </w:rPr>
        <w:t>un</w:t>
      </w:r>
      <w:r>
        <w:rPr>
          <w:rFonts w:ascii="Times New Roman" w:hAnsi="Times New Roman" w:cs="Times New Roman"/>
          <w:lang w:val="es-EC"/>
        </w:rPr>
        <w:t xml:space="preserve"> </w:t>
      </w:r>
      <w:r w:rsidRPr="00CE6C1A">
        <w:rPr>
          <w:rFonts w:ascii="Times New Roman" w:hAnsi="Times New Roman" w:cs="Times New Roman"/>
          <w:lang w:val="es-EC"/>
        </w:rPr>
        <w:t>reporte</w:t>
      </w:r>
      <w:r>
        <w:rPr>
          <w:rFonts w:ascii="Times New Roman" w:hAnsi="Times New Roman" w:cs="Times New Roman"/>
          <w:lang w:val="es-EC"/>
        </w:rPr>
        <w:t xml:space="preserve"> </w:t>
      </w:r>
      <w:r w:rsidRPr="00CE6C1A">
        <w:rPr>
          <w:rFonts w:ascii="Times New Roman" w:hAnsi="Times New Roman" w:cs="Times New Roman"/>
          <w:lang w:val="es-EC"/>
        </w:rPr>
        <w:t>de</w:t>
      </w:r>
      <w:r>
        <w:rPr>
          <w:rFonts w:ascii="Times New Roman" w:hAnsi="Times New Roman" w:cs="Times New Roman"/>
          <w:lang w:val="es-EC"/>
        </w:rPr>
        <w:t xml:space="preserve"> </w:t>
      </w:r>
      <w:r w:rsidRPr="00CE6C1A">
        <w:rPr>
          <w:rFonts w:ascii="Times New Roman" w:hAnsi="Times New Roman" w:cs="Times New Roman"/>
          <w:lang w:val="es-EC"/>
        </w:rPr>
        <w:t>las</w:t>
      </w:r>
      <w:r>
        <w:rPr>
          <w:rFonts w:ascii="Times New Roman" w:hAnsi="Times New Roman" w:cs="Times New Roman"/>
          <w:lang w:val="es-EC"/>
        </w:rPr>
        <w:t xml:space="preserve"> </w:t>
      </w:r>
      <w:r w:rsidRPr="00CE6C1A">
        <w:rPr>
          <w:rFonts w:ascii="Times New Roman" w:hAnsi="Times New Roman" w:cs="Times New Roman"/>
          <w:lang w:val="es-EC"/>
        </w:rPr>
        <w:t>evaluaciones</w:t>
      </w:r>
      <w:r>
        <w:rPr>
          <w:rFonts w:ascii="Times New Roman" w:hAnsi="Times New Roman" w:cs="Times New Roman"/>
          <w:lang w:val="es-EC"/>
        </w:rPr>
        <w:t xml:space="preserve"> </w:t>
      </w:r>
      <w:r w:rsidRPr="00CE6C1A">
        <w:rPr>
          <w:rFonts w:ascii="Times New Roman" w:hAnsi="Times New Roman" w:cs="Times New Roman"/>
          <w:lang w:val="es-EC"/>
        </w:rPr>
        <w:t>ecológicas</w:t>
      </w:r>
      <w:r>
        <w:rPr>
          <w:rFonts w:ascii="Times New Roman" w:hAnsi="Times New Roman" w:cs="Times New Roman"/>
          <w:lang w:val="es-EC"/>
        </w:rPr>
        <w:t xml:space="preserve"> </w:t>
      </w:r>
      <w:r w:rsidRPr="00CE6C1A">
        <w:rPr>
          <w:rFonts w:ascii="Times New Roman" w:hAnsi="Times New Roman" w:cs="Times New Roman"/>
          <w:lang w:val="es-EC"/>
        </w:rPr>
        <w:t>y</w:t>
      </w:r>
      <w:r>
        <w:rPr>
          <w:rFonts w:ascii="Times New Roman" w:hAnsi="Times New Roman" w:cs="Times New Roman"/>
          <w:lang w:val="es-EC"/>
        </w:rPr>
        <w:t xml:space="preserve"> </w:t>
      </w:r>
      <w:r w:rsidRPr="00CE6C1A">
        <w:rPr>
          <w:rFonts w:ascii="Times New Roman" w:hAnsi="Times New Roman" w:cs="Times New Roman"/>
          <w:lang w:val="es-EC"/>
        </w:rPr>
        <w:t>socio</w:t>
      </w:r>
      <w:r>
        <w:rPr>
          <w:rFonts w:ascii="Times New Roman" w:hAnsi="Times New Roman" w:cs="Times New Roman"/>
          <w:lang w:val="es-EC"/>
        </w:rPr>
        <w:t xml:space="preserve"> </w:t>
      </w:r>
      <w:r w:rsidRPr="00CE6C1A">
        <w:rPr>
          <w:rFonts w:ascii="Times New Roman" w:hAnsi="Times New Roman" w:cs="Times New Roman"/>
          <w:lang w:val="es-EC"/>
        </w:rPr>
        <w:t>económicas</w:t>
      </w:r>
      <w:r>
        <w:rPr>
          <w:rFonts w:ascii="Times New Roman" w:hAnsi="Times New Roman" w:cs="Times New Roman"/>
          <w:lang w:val="es-EC"/>
        </w:rPr>
        <w:t xml:space="preserve"> </w:t>
      </w:r>
      <w:r w:rsidRPr="00CE6C1A">
        <w:rPr>
          <w:rFonts w:ascii="Times New Roman" w:hAnsi="Times New Roman" w:cs="Times New Roman"/>
          <w:lang w:val="es-EC"/>
        </w:rPr>
        <w:t>rápidas.</w:t>
      </w:r>
      <w:r>
        <w:rPr>
          <w:rFonts w:ascii="Times New Roman" w:hAnsi="Times New Roman" w:cs="Times New Roman"/>
          <w:lang w:val="es-EC"/>
        </w:rPr>
        <w:t xml:space="preserve"> </w:t>
      </w:r>
      <w:proofErr w:type="spellStart"/>
      <w:r w:rsidRPr="00CE6C1A">
        <w:rPr>
          <w:rFonts w:ascii="Times New Roman" w:hAnsi="Times New Roman" w:cs="Times New Roman"/>
          <w:lang w:val="es-EC"/>
        </w:rPr>
        <w:t>EcoCiencia</w:t>
      </w:r>
      <w:proofErr w:type="spellEnd"/>
      <w:r w:rsidRPr="00CE6C1A">
        <w:rPr>
          <w:rFonts w:ascii="Times New Roman" w:hAnsi="Times New Roman" w:cs="Times New Roman"/>
          <w:lang w:val="es-EC"/>
        </w:rPr>
        <w:t>,</w:t>
      </w:r>
      <w:r>
        <w:rPr>
          <w:rFonts w:ascii="Times New Roman" w:hAnsi="Times New Roman" w:cs="Times New Roman"/>
          <w:lang w:val="es-EC"/>
        </w:rPr>
        <w:t xml:space="preserve"> </w:t>
      </w:r>
      <w:r w:rsidRPr="00CE6C1A">
        <w:rPr>
          <w:rFonts w:ascii="Times New Roman" w:hAnsi="Times New Roman" w:cs="Times New Roman"/>
          <w:lang w:val="es-EC"/>
        </w:rPr>
        <w:t>Ministerio</w:t>
      </w:r>
      <w:r>
        <w:rPr>
          <w:rFonts w:ascii="Times New Roman" w:hAnsi="Times New Roman" w:cs="Times New Roman"/>
          <w:lang w:val="es-EC"/>
        </w:rPr>
        <w:t xml:space="preserve"> </w:t>
      </w:r>
      <w:r w:rsidRPr="00CE6C1A">
        <w:rPr>
          <w:rFonts w:ascii="Times New Roman" w:hAnsi="Times New Roman" w:cs="Times New Roman"/>
          <w:lang w:val="es-EC"/>
        </w:rPr>
        <w:t>del</w:t>
      </w:r>
      <w:r>
        <w:rPr>
          <w:rFonts w:ascii="Times New Roman" w:hAnsi="Times New Roman" w:cs="Times New Roman"/>
          <w:lang w:val="es-EC"/>
        </w:rPr>
        <w:t xml:space="preserve"> </w:t>
      </w:r>
      <w:r w:rsidRPr="00CE6C1A">
        <w:rPr>
          <w:rFonts w:ascii="Times New Roman" w:hAnsi="Times New Roman" w:cs="Times New Roman"/>
          <w:lang w:val="es-EC"/>
        </w:rPr>
        <w:t>Ambiente,</w:t>
      </w:r>
      <w:r>
        <w:rPr>
          <w:rFonts w:ascii="Times New Roman" w:hAnsi="Times New Roman" w:cs="Times New Roman"/>
          <w:lang w:val="es-EC"/>
        </w:rPr>
        <w:t xml:space="preserve"> </w:t>
      </w:r>
      <w:r w:rsidRPr="00CE6C1A">
        <w:rPr>
          <w:rFonts w:ascii="Times New Roman" w:hAnsi="Times New Roman" w:cs="Times New Roman"/>
          <w:lang w:val="es-EC"/>
        </w:rPr>
        <w:t>Herbario</w:t>
      </w:r>
      <w:r>
        <w:rPr>
          <w:rFonts w:ascii="Times New Roman" w:hAnsi="Times New Roman" w:cs="Times New Roman"/>
          <w:lang w:val="es-EC"/>
        </w:rPr>
        <w:t xml:space="preserve"> </w:t>
      </w:r>
      <w:r w:rsidRPr="00CE6C1A">
        <w:rPr>
          <w:rFonts w:ascii="Times New Roman" w:hAnsi="Times New Roman" w:cs="Times New Roman"/>
          <w:lang w:val="es-EC"/>
        </w:rPr>
        <w:t>Nacional</w:t>
      </w:r>
      <w:r>
        <w:rPr>
          <w:rFonts w:ascii="Times New Roman" w:hAnsi="Times New Roman" w:cs="Times New Roman"/>
          <w:lang w:val="es-EC"/>
        </w:rPr>
        <w:t xml:space="preserve"> </w:t>
      </w:r>
      <w:r w:rsidRPr="00CE6C1A">
        <w:rPr>
          <w:rFonts w:ascii="Times New Roman" w:hAnsi="Times New Roman" w:cs="Times New Roman"/>
          <w:lang w:val="es-EC"/>
        </w:rPr>
        <w:t>del</w:t>
      </w:r>
      <w:r>
        <w:rPr>
          <w:rFonts w:ascii="Times New Roman" w:hAnsi="Times New Roman" w:cs="Times New Roman"/>
          <w:lang w:val="es-EC"/>
        </w:rPr>
        <w:t xml:space="preserve"> </w:t>
      </w:r>
      <w:r w:rsidRPr="00CE6C1A">
        <w:rPr>
          <w:rFonts w:ascii="Times New Roman" w:hAnsi="Times New Roman" w:cs="Times New Roman"/>
          <w:lang w:val="es-EC"/>
        </w:rPr>
        <w:t>Ecuador,</w:t>
      </w:r>
      <w:r>
        <w:rPr>
          <w:rFonts w:ascii="Times New Roman" w:hAnsi="Times New Roman" w:cs="Times New Roman"/>
          <w:lang w:val="es-EC"/>
        </w:rPr>
        <w:t xml:space="preserve"> </w:t>
      </w:r>
      <w:r w:rsidRPr="00CE6C1A">
        <w:rPr>
          <w:rFonts w:ascii="Times New Roman" w:hAnsi="Times New Roman" w:cs="Times New Roman"/>
          <w:lang w:val="es-EC"/>
        </w:rPr>
        <w:t>Museo</w:t>
      </w:r>
      <w:r>
        <w:rPr>
          <w:rFonts w:ascii="Times New Roman" w:hAnsi="Times New Roman" w:cs="Times New Roman"/>
          <w:lang w:val="es-EC"/>
        </w:rPr>
        <w:t xml:space="preserve"> </w:t>
      </w:r>
      <w:r w:rsidRPr="00CE6C1A">
        <w:rPr>
          <w:rFonts w:ascii="Times New Roman" w:hAnsi="Times New Roman" w:cs="Times New Roman"/>
          <w:lang w:val="es-EC"/>
        </w:rPr>
        <w:t>Ecuatoriano</w:t>
      </w:r>
      <w:r>
        <w:rPr>
          <w:rFonts w:ascii="Times New Roman" w:hAnsi="Times New Roman" w:cs="Times New Roman"/>
          <w:lang w:val="es-EC"/>
        </w:rPr>
        <w:t xml:space="preserve"> </w:t>
      </w:r>
      <w:r w:rsidRPr="00CE6C1A">
        <w:rPr>
          <w:rFonts w:ascii="Times New Roman" w:hAnsi="Times New Roman" w:cs="Times New Roman"/>
          <w:lang w:val="es-EC"/>
        </w:rPr>
        <w:t>de</w:t>
      </w:r>
      <w:r>
        <w:rPr>
          <w:rFonts w:ascii="Times New Roman" w:hAnsi="Times New Roman" w:cs="Times New Roman"/>
          <w:lang w:val="es-EC"/>
        </w:rPr>
        <w:t xml:space="preserve"> </w:t>
      </w:r>
      <w:r w:rsidRPr="00CE6C1A">
        <w:rPr>
          <w:rFonts w:ascii="Times New Roman" w:hAnsi="Times New Roman" w:cs="Times New Roman"/>
          <w:lang w:val="es-EC"/>
        </w:rPr>
        <w:t>Ciencias</w:t>
      </w:r>
      <w:r>
        <w:rPr>
          <w:rFonts w:ascii="Times New Roman" w:hAnsi="Times New Roman" w:cs="Times New Roman"/>
          <w:lang w:val="es-EC"/>
        </w:rPr>
        <w:t xml:space="preserve"> </w:t>
      </w:r>
      <w:r w:rsidRPr="00CE6C1A">
        <w:rPr>
          <w:rFonts w:ascii="Times New Roman" w:hAnsi="Times New Roman" w:cs="Times New Roman"/>
          <w:lang w:val="es-EC"/>
        </w:rPr>
        <w:t>Naturales</w:t>
      </w:r>
      <w:r>
        <w:rPr>
          <w:rFonts w:ascii="Times New Roman" w:hAnsi="Times New Roman" w:cs="Times New Roman"/>
          <w:lang w:val="es-EC"/>
        </w:rPr>
        <w:t xml:space="preserve"> </w:t>
      </w:r>
      <w:r w:rsidRPr="00CE6C1A">
        <w:rPr>
          <w:rFonts w:ascii="Times New Roman" w:hAnsi="Times New Roman" w:cs="Times New Roman"/>
          <w:lang w:val="es-EC"/>
        </w:rPr>
        <w:t>e Instituto</w:t>
      </w:r>
      <w:r>
        <w:rPr>
          <w:rFonts w:ascii="Times New Roman" w:hAnsi="Times New Roman" w:cs="Times New Roman"/>
          <w:lang w:val="es-EC"/>
        </w:rPr>
        <w:t xml:space="preserve"> </w:t>
      </w:r>
      <w:r w:rsidRPr="00CE6C1A">
        <w:rPr>
          <w:rFonts w:ascii="Times New Roman" w:hAnsi="Times New Roman" w:cs="Times New Roman"/>
          <w:lang w:val="es-EC"/>
        </w:rPr>
        <w:t>Internacional</w:t>
      </w:r>
      <w:r>
        <w:rPr>
          <w:rFonts w:ascii="Times New Roman" w:hAnsi="Times New Roman" w:cs="Times New Roman"/>
          <w:lang w:val="es-EC"/>
        </w:rPr>
        <w:t xml:space="preserve"> </w:t>
      </w:r>
      <w:r w:rsidRPr="00CE6C1A">
        <w:rPr>
          <w:rFonts w:ascii="Times New Roman" w:hAnsi="Times New Roman" w:cs="Times New Roman"/>
          <w:lang w:val="es-EC"/>
        </w:rPr>
        <w:t>de</w:t>
      </w:r>
      <w:r>
        <w:rPr>
          <w:rFonts w:ascii="Times New Roman" w:hAnsi="Times New Roman" w:cs="Times New Roman"/>
          <w:lang w:val="es-EC"/>
        </w:rPr>
        <w:t xml:space="preserve"> </w:t>
      </w:r>
      <w:r w:rsidRPr="00CE6C1A">
        <w:rPr>
          <w:rFonts w:ascii="Times New Roman" w:hAnsi="Times New Roman" w:cs="Times New Roman"/>
          <w:lang w:val="es-EC"/>
        </w:rPr>
        <w:t>Reconstrucción</w:t>
      </w:r>
      <w:r>
        <w:rPr>
          <w:rFonts w:ascii="Times New Roman" w:hAnsi="Times New Roman" w:cs="Times New Roman"/>
          <w:lang w:val="es-EC"/>
        </w:rPr>
        <w:t xml:space="preserve"> </w:t>
      </w:r>
      <w:r w:rsidRPr="00CE6C1A">
        <w:rPr>
          <w:rFonts w:ascii="Times New Roman" w:hAnsi="Times New Roman" w:cs="Times New Roman"/>
          <w:lang w:val="es-EC"/>
        </w:rPr>
        <w:t>Rural.</w:t>
      </w:r>
      <w:r>
        <w:rPr>
          <w:rFonts w:ascii="Times New Roman" w:hAnsi="Times New Roman" w:cs="Times New Roman"/>
          <w:lang w:val="es-EC"/>
        </w:rPr>
        <w:t xml:space="preserve"> </w:t>
      </w:r>
      <w:r w:rsidRPr="00C5154E">
        <w:rPr>
          <w:rFonts w:ascii="Times New Roman" w:hAnsi="Times New Roman" w:cs="Times New Roman"/>
        </w:rPr>
        <w:t>Quito.</w:t>
      </w:r>
    </w:p>
    <w:p w14:paraId="1DBC27C6" w14:textId="77777777" w:rsidR="00CE6C1A" w:rsidRDefault="00CE6C1A" w:rsidP="00640884">
      <w:pPr>
        <w:spacing w:line="240" w:lineRule="auto"/>
        <w:jc w:val="both"/>
        <w:rPr>
          <w:rFonts w:ascii="Times New Roman" w:eastAsia="Roboto" w:hAnsi="Times New Roman" w:cs="Times New Roman"/>
          <w:highlight w:val="white"/>
        </w:rPr>
      </w:pPr>
    </w:p>
    <w:p w14:paraId="2AA7F0CE" w14:textId="77777777" w:rsidR="00640884" w:rsidRDefault="00640884" w:rsidP="00640884">
      <w:pPr>
        <w:spacing w:line="240" w:lineRule="auto"/>
        <w:jc w:val="both"/>
        <w:rPr>
          <w:rFonts w:ascii="Times New Roman" w:eastAsia="Roboto" w:hAnsi="Times New Roman" w:cs="Times New Roman"/>
          <w:highlight w:val="white"/>
          <w:lang w:val="es-EC"/>
        </w:rPr>
      </w:pPr>
      <w:r w:rsidRPr="00CF7B3C">
        <w:rPr>
          <w:rFonts w:ascii="Times New Roman" w:eastAsia="Roboto" w:hAnsi="Times New Roman" w:cs="Times New Roman"/>
          <w:highlight w:val="white"/>
        </w:rPr>
        <w:t>Venkataramanan, S. (2011). Causes and effects of global warming, Indian Journal of Science and Technology, 4, 226–229.</w:t>
      </w:r>
      <w:hyperlink r:id="rId24">
        <w:r w:rsidRPr="00CF7B3C">
          <w:rPr>
            <w:rFonts w:ascii="Times New Roman" w:eastAsia="Roboto" w:hAnsi="Times New Roman" w:cs="Times New Roman"/>
            <w:highlight w:val="white"/>
          </w:rPr>
          <w:t xml:space="preserve"> </w:t>
        </w:r>
      </w:hyperlink>
      <w:hyperlink r:id="rId25">
        <w:r w:rsidRPr="00CF7B3C">
          <w:rPr>
            <w:rFonts w:ascii="Times New Roman" w:eastAsia="Roboto" w:hAnsi="Times New Roman" w:cs="Times New Roman"/>
            <w:highlight w:val="white"/>
            <w:u w:val="single"/>
            <w:lang w:val="es-EC"/>
          </w:rPr>
          <w:t>https://doi.org/10.17485/ijst/2011/v4i3/29971</w:t>
        </w:r>
      </w:hyperlink>
      <w:r w:rsidRPr="00CF7B3C">
        <w:rPr>
          <w:rFonts w:ascii="Times New Roman" w:eastAsia="Roboto" w:hAnsi="Times New Roman" w:cs="Times New Roman"/>
          <w:highlight w:val="white"/>
          <w:lang w:val="es-EC"/>
        </w:rPr>
        <w:t>.</w:t>
      </w:r>
    </w:p>
    <w:p w14:paraId="07CDE754" w14:textId="77777777" w:rsidR="00640884" w:rsidRPr="00CF7B3C" w:rsidRDefault="00640884" w:rsidP="00640884">
      <w:pPr>
        <w:spacing w:line="240" w:lineRule="auto"/>
        <w:jc w:val="both"/>
        <w:rPr>
          <w:rFonts w:ascii="Times New Roman" w:eastAsia="Roboto" w:hAnsi="Times New Roman" w:cs="Times New Roman"/>
          <w:highlight w:val="white"/>
          <w:lang w:val="es-EC"/>
        </w:rPr>
      </w:pPr>
    </w:p>
    <w:p w14:paraId="013048DA" w14:textId="77777777" w:rsidR="00640884"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lang w:val="es-EC"/>
        </w:rPr>
        <w:t xml:space="preserve">Villa, J. A., Mejía, G. M., Velásquez, D., Botero, A., Acosta, S. A., Marulanda, J. M., ... </w:t>
      </w:r>
      <w:r w:rsidRPr="00CF7B3C">
        <w:rPr>
          <w:rFonts w:ascii="Times New Roman" w:eastAsia="Roboto" w:hAnsi="Times New Roman" w:cs="Times New Roman"/>
          <w:highlight w:val="white"/>
        </w:rPr>
        <w:t xml:space="preserve">&amp; Bohrer, G. (2019). Carbon sequestration and methane emissions along a microtopographic gradient in a tropical Andean peatland. </w:t>
      </w:r>
      <w:r w:rsidRPr="00CF7B3C">
        <w:rPr>
          <w:rFonts w:ascii="Times New Roman" w:eastAsia="Roboto" w:hAnsi="Times New Roman" w:cs="Times New Roman"/>
          <w:i/>
          <w:highlight w:val="white"/>
        </w:rPr>
        <w:t>Science of The Total Environment</w:t>
      </w:r>
      <w:r w:rsidRPr="00CF7B3C">
        <w:rPr>
          <w:rFonts w:ascii="Times New Roman" w:eastAsia="Roboto" w:hAnsi="Times New Roman" w:cs="Times New Roman"/>
          <w:highlight w:val="white"/>
        </w:rPr>
        <w:t xml:space="preserve">, </w:t>
      </w:r>
      <w:r w:rsidRPr="00CF7B3C">
        <w:rPr>
          <w:rFonts w:ascii="Times New Roman" w:eastAsia="Roboto" w:hAnsi="Times New Roman" w:cs="Times New Roman"/>
          <w:i/>
          <w:highlight w:val="white"/>
        </w:rPr>
        <w:t>654</w:t>
      </w:r>
      <w:r w:rsidRPr="00CF7B3C">
        <w:rPr>
          <w:rFonts w:ascii="Times New Roman" w:eastAsia="Roboto" w:hAnsi="Times New Roman" w:cs="Times New Roman"/>
          <w:highlight w:val="white"/>
        </w:rPr>
        <w:t>, 651-661.</w:t>
      </w:r>
      <w:hyperlink r:id="rId26">
        <w:r w:rsidRPr="00CF7B3C">
          <w:rPr>
            <w:rFonts w:ascii="Times New Roman" w:eastAsia="Roboto" w:hAnsi="Times New Roman" w:cs="Times New Roman"/>
            <w:highlight w:val="white"/>
          </w:rPr>
          <w:t xml:space="preserve"> </w:t>
        </w:r>
      </w:hyperlink>
      <w:hyperlink r:id="rId27">
        <w:r w:rsidRPr="00CF7B3C">
          <w:rPr>
            <w:rFonts w:ascii="Times New Roman" w:eastAsia="Roboto" w:hAnsi="Times New Roman" w:cs="Times New Roman"/>
            <w:highlight w:val="white"/>
            <w:u w:val="single"/>
          </w:rPr>
          <w:t>https://doi.org/10.1016/j.scitotenv.2018.11.109</w:t>
        </w:r>
      </w:hyperlink>
      <w:r w:rsidRPr="00CF7B3C">
        <w:rPr>
          <w:rFonts w:ascii="Times New Roman" w:eastAsia="Roboto" w:hAnsi="Times New Roman" w:cs="Times New Roman"/>
          <w:highlight w:val="white"/>
        </w:rPr>
        <w:t>.</w:t>
      </w:r>
    </w:p>
    <w:p w14:paraId="346783AD" w14:textId="77777777" w:rsidR="00640884" w:rsidRPr="00CF7B3C" w:rsidRDefault="00640884" w:rsidP="00640884">
      <w:pPr>
        <w:spacing w:line="240" w:lineRule="auto"/>
        <w:jc w:val="both"/>
        <w:rPr>
          <w:rFonts w:ascii="Times New Roman" w:eastAsia="Roboto" w:hAnsi="Times New Roman" w:cs="Times New Roman"/>
          <w:highlight w:val="white"/>
        </w:rPr>
      </w:pPr>
    </w:p>
    <w:p w14:paraId="02334B56" w14:textId="77777777" w:rsidR="00640884" w:rsidRDefault="00640884" w:rsidP="00640884">
      <w:pPr>
        <w:spacing w:line="240" w:lineRule="auto"/>
        <w:jc w:val="both"/>
        <w:rPr>
          <w:rFonts w:ascii="Times New Roman" w:eastAsia="Roboto" w:hAnsi="Times New Roman" w:cs="Times New Roman"/>
          <w:highlight w:val="white"/>
        </w:rPr>
      </w:pPr>
      <w:proofErr w:type="spellStart"/>
      <w:r w:rsidRPr="00CF7B3C">
        <w:rPr>
          <w:rFonts w:ascii="Times New Roman" w:eastAsia="Roboto" w:hAnsi="Times New Roman" w:cs="Times New Roman"/>
          <w:highlight w:val="white"/>
        </w:rPr>
        <w:t>Vitousek</w:t>
      </w:r>
      <w:proofErr w:type="spellEnd"/>
      <w:r w:rsidRPr="00CF7B3C">
        <w:rPr>
          <w:rFonts w:ascii="Times New Roman" w:eastAsia="Roboto" w:hAnsi="Times New Roman" w:cs="Times New Roman"/>
          <w:highlight w:val="white"/>
        </w:rPr>
        <w:t xml:space="preserve">, P. M. (1994). Beyond global warming: ecology and global change. </w:t>
      </w:r>
      <w:r w:rsidRPr="00CF7B3C">
        <w:rPr>
          <w:rFonts w:ascii="Times New Roman" w:eastAsia="Roboto" w:hAnsi="Times New Roman" w:cs="Times New Roman"/>
          <w:i/>
          <w:highlight w:val="white"/>
        </w:rPr>
        <w:t>Ecology</w:t>
      </w:r>
      <w:r w:rsidRPr="00CF7B3C">
        <w:rPr>
          <w:rFonts w:ascii="Times New Roman" w:eastAsia="Roboto" w:hAnsi="Times New Roman" w:cs="Times New Roman"/>
          <w:highlight w:val="white"/>
        </w:rPr>
        <w:t xml:space="preserve">, </w:t>
      </w:r>
      <w:r w:rsidRPr="00CF7B3C">
        <w:rPr>
          <w:rFonts w:ascii="Times New Roman" w:eastAsia="Roboto" w:hAnsi="Times New Roman" w:cs="Times New Roman"/>
          <w:i/>
          <w:highlight w:val="white"/>
        </w:rPr>
        <w:t>75</w:t>
      </w:r>
      <w:r w:rsidRPr="00CF7B3C">
        <w:rPr>
          <w:rFonts w:ascii="Times New Roman" w:eastAsia="Roboto" w:hAnsi="Times New Roman" w:cs="Times New Roman"/>
          <w:highlight w:val="white"/>
        </w:rPr>
        <w:t>(7), 1861-1876.</w:t>
      </w:r>
    </w:p>
    <w:p w14:paraId="04DDC5CD" w14:textId="77777777" w:rsidR="00640884" w:rsidRPr="00CF7B3C" w:rsidRDefault="00640884" w:rsidP="00640884">
      <w:pPr>
        <w:spacing w:line="240" w:lineRule="auto"/>
        <w:jc w:val="both"/>
        <w:rPr>
          <w:rFonts w:ascii="Times New Roman" w:eastAsia="Roboto" w:hAnsi="Times New Roman" w:cs="Times New Roman"/>
          <w:highlight w:val="white"/>
        </w:rPr>
      </w:pPr>
    </w:p>
    <w:p w14:paraId="4AF9F100" w14:textId="77777777" w:rsidR="00640884" w:rsidRPr="00CF7B3C"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rPr>
        <w:t xml:space="preserve">Vuille, M., Y.B. </w:t>
      </w:r>
      <w:proofErr w:type="spellStart"/>
      <w:r w:rsidRPr="00CF7B3C">
        <w:rPr>
          <w:rFonts w:ascii="Times New Roman" w:eastAsia="Roboto" w:hAnsi="Times New Roman" w:cs="Times New Roman"/>
          <w:highlight w:val="white"/>
        </w:rPr>
        <w:t>Francou</w:t>
      </w:r>
      <w:proofErr w:type="spellEnd"/>
      <w:r w:rsidRPr="00CF7B3C">
        <w:rPr>
          <w:rFonts w:ascii="Times New Roman" w:eastAsia="Roboto" w:hAnsi="Times New Roman" w:cs="Times New Roman"/>
          <w:highlight w:val="white"/>
        </w:rPr>
        <w:t xml:space="preserve">, P. Wagnon, I. Juen, G. Kaser, B.G. Mark y R.S. Bradley. (2008). Climate change and Tropical Andean glaciers: past, present and future. </w:t>
      </w:r>
      <w:r w:rsidRPr="00CF7B3C">
        <w:rPr>
          <w:rFonts w:ascii="Times New Roman" w:eastAsia="Roboto" w:hAnsi="Times New Roman" w:cs="Times New Roman"/>
          <w:i/>
          <w:highlight w:val="white"/>
        </w:rPr>
        <w:t>Earth Science Reviews</w:t>
      </w:r>
      <w:r w:rsidRPr="00CF7B3C">
        <w:rPr>
          <w:rFonts w:ascii="Times New Roman" w:eastAsia="Roboto" w:hAnsi="Times New Roman" w:cs="Times New Roman"/>
          <w:highlight w:val="white"/>
        </w:rPr>
        <w:t xml:space="preserve"> 89:79-96.</w:t>
      </w:r>
    </w:p>
    <w:p w14:paraId="719F6391" w14:textId="77777777" w:rsidR="00640884" w:rsidRPr="00CF7B3C" w:rsidRDefault="00640884" w:rsidP="00640884">
      <w:pPr>
        <w:spacing w:line="240" w:lineRule="auto"/>
        <w:jc w:val="both"/>
        <w:rPr>
          <w:rFonts w:ascii="Times New Roman" w:eastAsia="Roboto" w:hAnsi="Times New Roman" w:cs="Times New Roman"/>
          <w:b/>
          <w:highlight w:val="white"/>
        </w:rPr>
      </w:pPr>
    </w:p>
    <w:p w14:paraId="1FD4CFA2" w14:textId="77777777" w:rsidR="00CE6C1A" w:rsidRDefault="00CE6C1A" w:rsidP="00640884">
      <w:pPr>
        <w:spacing w:line="240" w:lineRule="auto"/>
        <w:jc w:val="both"/>
        <w:rPr>
          <w:rFonts w:ascii="Times New Roman" w:eastAsia="Roboto" w:hAnsi="Times New Roman" w:cs="Times New Roman"/>
          <w:b/>
          <w:highlight w:val="white"/>
        </w:rPr>
      </w:pPr>
    </w:p>
    <w:p w14:paraId="0ABBB16F" w14:textId="77777777" w:rsidR="00640884" w:rsidRDefault="00640884" w:rsidP="00640884">
      <w:pPr>
        <w:spacing w:line="240" w:lineRule="auto"/>
        <w:jc w:val="both"/>
        <w:rPr>
          <w:rFonts w:ascii="Times New Roman" w:eastAsia="Roboto" w:hAnsi="Times New Roman" w:cs="Times New Roman"/>
          <w:b/>
          <w:highlight w:val="white"/>
        </w:rPr>
      </w:pPr>
      <w:r w:rsidRPr="00CF7B3C">
        <w:rPr>
          <w:rFonts w:ascii="Times New Roman" w:eastAsia="Roboto" w:hAnsi="Times New Roman" w:cs="Times New Roman"/>
          <w:b/>
          <w:highlight w:val="white"/>
        </w:rPr>
        <w:t>W</w:t>
      </w:r>
    </w:p>
    <w:p w14:paraId="5D929742" w14:textId="77777777" w:rsidR="00640884" w:rsidRPr="00CF7B3C" w:rsidRDefault="00640884" w:rsidP="00640884">
      <w:pPr>
        <w:spacing w:line="240" w:lineRule="auto"/>
        <w:jc w:val="both"/>
        <w:rPr>
          <w:rFonts w:ascii="Times New Roman" w:eastAsia="Roboto" w:hAnsi="Times New Roman" w:cs="Times New Roman"/>
          <w:b/>
          <w:highlight w:val="white"/>
        </w:rPr>
      </w:pPr>
    </w:p>
    <w:p w14:paraId="5BC1B80F" w14:textId="77777777" w:rsidR="00640884" w:rsidRPr="00CF7B3C"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rPr>
        <w:t xml:space="preserve">Wade, K.R., Ormerod, J.J., y Gee, A.S. (1989). Classification and ordination of macroinvertebrate assemblages to predict stream acidity in upland Wales. </w:t>
      </w:r>
      <w:r w:rsidRPr="00CF7B3C">
        <w:rPr>
          <w:rFonts w:ascii="Times New Roman" w:eastAsia="Roboto" w:hAnsi="Times New Roman" w:cs="Times New Roman"/>
          <w:i/>
          <w:highlight w:val="white"/>
        </w:rPr>
        <w:t>Hydrobiologia</w:t>
      </w:r>
      <w:r w:rsidRPr="00CF7B3C">
        <w:rPr>
          <w:rFonts w:ascii="Times New Roman" w:eastAsia="Roboto" w:hAnsi="Times New Roman" w:cs="Times New Roman"/>
          <w:highlight w:val="white"/>
        </w:rPr>
        <w:t>, 171(1): 59-78.</w:t>
      </w:r>
    </w:p>
    <w:p w14:paraId="31BF05AC" w14:textId="77777777" w:rsidR="00640884"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rPr>
        <w:t xml:space="preserve">Wallace, J.B. y Webster, J.R. (1996). The role of macroinvertebrates in stream ecosystem function. </w:t>
      </w:r>
      <w:r w:rsidRPr="00CF7B3C">
        <w:rPr>
          <w:rFonts w:ascii="Times New Roman" w:eastAsia="Roboto" w:hAnsi="Times New Roman" w:cs="Times New Roman"/>
          <w:i/>
          <w:highlight w:val="white"/>
        </w:rPr>
        <w:t xml:space="preserve">Annu. </w:t>
      </w:r>
      <w:proofErr w:type="spellStart"/>
      <w:r w:rsidRPr="00CF7B3C">
        <w:rPr>
          <w:rFonts w:ascii="Times New Roman" w:eastAsia="Roboto" w:hAnsi="Times New Roman" w:cs="Times New Roman"/>
          <w:i/>
          <w:highlight w:val="white"/>
        </w:rPr>
        <w:t>Rev.Entomol</w:t>
      </w:r>
      <w:proofErr w:type="spellEnd"/>
      <w:r w:rsidRPr="00CF7B3C">
        <w:rPr>
          <w:rFonts w:ascii="Times New Roman" w:eastAsia="Roboto" w:hAnsi="Times New Roman" w:cs="Times New Roman"/>
          <w:i/>
          <w:highlight w:val="white"/>
        </w:rPr>
        <w:t>.</w:t>
      </w:r>
      <w:r w:rsidRPr="00CF7B3C">
        <w:rPr>
          <w:rFonts w:ascii="Times New Roman" w:eastAsia="Roboto" w:hAnsi="Times New Roman" w:cs="Times New Roman"/>
          <w:highlight w:val="white"/>
        </w:rPr>
        <w:t xml:space="preserve"> 41: 115-139.</w:t>
      </w:r>
    </w:p>
    <w:p w14:paraId="08495262" w14:textId="77777777" w:rsidR="00640884" w:rsidRPr="00CF7B3C" w:rsidRDefault="00640884" w:rsidP="00640884">
      <w:pPr>
        <w:spacing w:line="240" w:lineRule="auto"/>
        <w:jc w:val="both"/>
        <w:rPr>
          <w:rFonts w:ascii="Times New Roman" w:eastAsia="Roboto" w:hAnsi="Times New Roman" w:cs="Times New Roman"/>
          <w:highlight w:val="white"/>
        </w:rPr>
      </w:pPr>
    </w:p>
    <w:p w14:paraId="7FEA243B" w14:textId="77777777" w:rsidR="00640884" w:rsidRPr="00CF7B3C" w:rsidRDefault="00640884" w:rsidP="00640884">
      <w:pPr>
        <w:spacing w:line="240" w:lineRule="auto"/>
        <w:jc w:val="both"/>
        <w:rPr>
          <w:rFonts w:ascii="Times New Roman" w:eastAsia="Roboto" w:hAnsi="Times New Roman" w:cs="Times New Roman"/>
          <w:highlight w:val="white"/>
        </w:rPr>
      </w:pPr>
      <w:r w:rsidRPr="00CF7B3C">
        <w:rPr>
          <w:rFonts w:ascii="Times New Roman" w:eastAsia="Roboto" w:hAnsi="Times New Roman" w:cs="Times New Roman"/>
          <w:highlight w:val="white"/>
        </w:rPr>
        <w:t>Wallace, J.B., Eggerton, S.L., Meyer, J.L. y Webster. J.R. (1997). Multiple trophic levels of a forest stream linked to terrestrial litter inputs. Science, 277: 102-104.</w:t>
      </w:r>
    </w:p>
    <w:p w14:paraId="547CF932" w14:textId="77777777" w:rsidR="00640884" w:rsidRDefault="00640884" w:rsidP="00640884">
      <w:pPr>
        <w:spacing w:line="240" w:lineRule="auto"/>
        <w:jc w:val="both"/>
        <w:rPr>
          <w:rFonts w:ascii="Times New Roman" w:eastAsia="Roboto" w:hAnsi="Times New Roman" w:cs="Times New Roman"/>
          <w:b/>
          <w:highlight w:val="white"/>
        </w:rPr>
      </w:pPr>
    </w:p>
    <w:p w14:paraId="2F90816B" w14:textId="77777777" w:rsidR="008215C7" w:rsidRPr="00C916F1" w:rsidRDefault="008215C7" w:rsidP="008215C7">
      <w:pPr>
        <w:autoSpaceDE w:val="0"/>
        <w:autoSpaceDN w:val="0"/>
        <w:adjustRightInd w:val="0"/>
        <w:spacing w:line="240" w:lineRule="auto"/>
        <w:jc w:val="both"/>
        <w:rPr>
          <w:rFonts w:ascii="Times New Roman" w:hAnsi="Times New Roman" w:cs="Times New Roman"/>
        </w:rPr>
      </w:pPr>
      <w:r w:rsidRPr="00501208">
        <w:rPr>
          <w:rFonts w:ascii="Times New Roman" w:hAnsi="Times New Roman" w:cs="Times New Roman"/>
        </w:rPr>
        <w:t xml:space="preserve">Wood, P.J., Greenwood, M.T., Barker, S.A. &amp; Gunn, J. (2001). The effects of amenity management for angling on the conservation value of aquatic invertebrate communities in old industrial ponds. </w:t>
      </w:r>
      <w:r w:rsidRPr="00501208">
        <w:rPr>
          <w:rFonts w:ascii="Times New Roman" w:hAnsi="Times New Roman" w:cs="Times New Roman"/>
          <w:i/>
          <w:iCs/>
        </w:rPr>
        <w:t xml:space="preserve">Biol. </w:t>
      </w:r>
      <w:proofErr w:type="spellStart"/>
      <w:r w:rsidRPr="00501208">
        <w:rPr>
          <w:rFonts w:ascii="Times New Roman" w:hAnsi="Times New Roman" w:cs="Times New Roman"/>
          <w:i/>
          <w:iCs/>
        </w:rPr>
        <w:t>Conserv</w:t>
      </w:r>
      <w:proofErr w:type="spellEnd"/>
      <w:r w:rsidRPr="00501208">
        <w:rPr>
          <w:rFonts w:ascii="Times New Roman" w:hAnsi="Times New Roman" w:cs="Times New Roman"/>
          <w:i/>
          <w:iCs/>
        </w:rPr>
        <w:t xml:space="preserve">. </w:t>
      </w:r>
      <w:r w:rsidRPr="00C916F1">
        <w:rPr>
          <w:rFonts w:ascii="Times New Roman" w:hAnsi="Times New Roman" w:cs="Times New Roman"/>
        </w:rPr>
        <w:t xml:space="preserve">102: 17-29. </w:t>
      </w:r>
      <w:hyperlink r:id="rId28" w:history="1">
        <w:r w:rsidRPr="00C916F1">
          <w:rPr>
            <w:rStyle w:val="Hipervnculo"/>
            <w:rFonts w:ascii="Times New Roman" w:hAnsi="Times New Roman" w:cs="Times New Roman"/>
          </w:rPr>
          <w:t>https://doi.org/10.1016/S0006-3207(01)00087-8</w:t>
        </w:r>
      </w:hyperlink>
    </w:p>
    <w:p w14:paraId="6D4C9F84" w14:textId="77777777" w:rsidR="008215C7" w:rsidRPr="00CF7B3C" w:rsidRDefault="008215C7" w:rsidP="00640884">
      <w:pPr>
        <w:spacing w:line="240" w:lineRule="auto"/>
        <w:jc w:val="both"/>
        <w:rPr>
          <w:rFonts w:ascii="Times New Roman" w:eastAsia="Roboto" w:hAnsi="Times New Roman" w:cs="Times New Roman"/>
          <w:b/>
          <w:highlight w:val="white"/>
        </w:rPr>
      </w:pPr>
    </w:p>
    <w:p w14:paraId="5970E67A" w14:textId="77777777" w:rsidR="00640884" w:rsidRPr="00CF7B3C" w:rsidRDefault="00640884" w:rsidP="00640884">
      <w:pPr>
        <w:spacing w:line="240" w:lineRule="auto"/>
        <w:jc w:val="both"/>
        <w:rPr>
          <w:rFonts w:ascii="Times New Roman" w:hAnsi="Times New Roman" w:cs="Times New Roman"/>
        </w:rPr>
      </w:pPr>
      <w:r w:rsidRPr="00CF7B3C">
        <w:rPr>
          <w:rFonts w:ascii="Times New Roman" w:hAnsi="Times New Roman" w:cs="Times New Roman"/>
        </w:rPr>
        <w:t>WWF (2014) Living Plant Report 2014: Species and Spaces, People and Places (eds McLellan R, Iyengar L, Jeffries B, Oerlemans N). World Wide Fund for Nature, Gland, Switzerland.</w:t>
      </w:r>
    </w:p>
    <w:p w14:paraId="5B46C510" w14:textId="77777777" w:rsidR="00640884" w:rsidRPr="00CF7B3C" w:rsidRDefault="00640884" w:rsidP="00640884">
      <w:pPr>
        <w:spacing w:line="240" w:lineRule="auto"/>
        <w:jc w:val="both"/>
        <w:rPr>
          <w:rFonts w:ascii="Times New Roman" w:eastAsia="Roboto" w:hAnsi="Times New Roman" w:cs="Times New Roman"/>
          <w:b/>
          <w:highlight w:val="white"/>
        </w:rPr>
      </w:pPr>
    </w:p>
    <w:p w14:paraId="4502E27C" w14:textId="77777777" w:rsidR="00640884" w:rsidRDefault="00640884" w:rsidP="00640884">
      <w:pPr>
        <w:spacing w:line="240" w:lineRule="auto"/>
        <w:jc w:val="both"/>
        <w:rPr>
          <w:rFonts w:ascii="Times New Roman" w:eastAsia="Roboto" w:hAnsi="Times New Roman" w:cs="Times New Roman"/>
          <w:b/>
          <w:highlight w:val="white"/>
        </w:rPr>
      </w:pPr>
      <w:r w:rsidRPr="00CF7B3C">
        <w:rPr>
          <w:rFonts w:ascii="Times New Roman" w:eastAsia="Roboto" w:hAnsi="Times New Roman" w:cs="Times New Roman"/>
          <w:b/>
          <w:highlight w:val="white"/>
        </w:rPr>
        <w:t>Y</w:t>
      </w:r>
    </w:p>
    <w:p w14:paraId="1AB78990" w14:textId="77777777" w:rsidR="00640884" w:rsidRPr="00CF7B3C" w:rsidRDefault="00640884" w:rsidP="00640884">
      <w:pPr>
        <w:spacing w:line="240" w:lineRule="auto"/>
        <w:jc w:val="both"/>
        <w:rPr>
          <w:rFonts w:ascii="Times New Roman" w:eastAsia="Roboto" w:hAnsi="Times New Roman" w:cs="Times New Roman"/>
          <w:b/>
          <w:highlight w:val="white"/>
        </w:rPr>
      </w:pPr>
    </w:p>
    <w:p w14:paraId="0E251CFA" w14:textId="77777777" w:rsidR="00640884" w:rsidRPr="00CF7B3C" w:rsidRDefault="00640884" w:rsidP="00640884">
      <w:pPr>
        <w:spacing w:line="240" w:lineRule="auto"/>
        <w:jc w:val="both"/>
        <w:rPr>
          <w:rFonts w:ascii="Times New Roman" w:eastAsia="Roboto" w:hAnsi="Times New Roman" w:cs="Times New Roman"/>
          <w:highlight w:val="white"/>
          <w:lang w:val="es-EC"/>
        </w:rPr>
      </w:pPr>
      <w:r w:rsidRPr="00CF7B3C">
        <w:rPr>
          <w:rFonts w:ascii="Times New Roman" w:eastAsia="Roboto" w:hAnsi="Times New Roman" w:cs="Times New Roman"/>
          <w:highlight w:val="white"/>
        </w:rPr>
        <w:t xml:space="preserve">Yan, R., Cai, Y., Li, C., Wang, X., &amp; Liu, Q. (2019). Hydrological responses to climate and land use changes in a watershed of the Loess Plateau, China. </w:t>
      </w:r>
      <w:proofErr w:type="spellStart"/>
      <w:r w:rsidRPr="00CF7B3C">
        <w:rPr>
          <w:rFonts w:ascii="Times New Roman" w:eastAsia="Roboto" w:hAnsi="Times New Roman" w:cs="Times New Roman"/>
          <w:i/>
          <w:highlight w:val="white"/>
          <w:lang w:val="es-EC"/>
        </w:rPr>
        <w:t>Sustainability</w:t>
      </w:r>
      <w:proofErr w:type="spellEnd"/>
      <w:r w:rsidRPr="00CF7B3C">
        <w:rPr>
          <w:rFonts w:ascii="Times New Roman" w:eastAsia="Roboto" w:hAnsi="Times New Roman" w:cs="Times New Roman"/>
          <w:highlight w:val="white"/>
          <w:lang w:val="es-EC"/>
        </w:rPr>
        <w:t xml:space="preserve">, </w:t>
      </w:r>
      <w:r w:rsidRPr="00CF7B3C">
        <w:rPr>
          <w:rFonts w:ascii="Times New Roman" w:eastAsia="Roboto" w:hAnsi="Times New Roman" w:cs="Times New Roman"/>
          <w:i/>
          <w:highlight w:val="white"/>
          <w:lang w:val="es-EC"/>
        </w:rPr>
        <w:t>11</w:t>
      </w:r>
      <w:r w:rsidRPr="00CF7B3C">
        <w:rPr>
          <w:rFonts w:ascii="Times New Roman" w:eastAsia="Roboto" w:hAnsi="Times New Roman" w:cs="Times New Roman"/>
          <w:highlight w:val="white"/>
          <w:lang w:val="es-EC"/>
        </w:rPr>
        <w:t>(5), 1443.</w:t>
      </w:r>
    </w:p>
    <w:p w14:paraId="40D5571F" w14:textId="77777777" w:rsidR="00640884" w:rsidRPr="00CF7B3C" w:rsidRDefault="00640884" w:rsidP="00640884">
      <w:pPr>
        <w:spacing w:line="240" w:lineRule="auto"/>
        <w:jc w:val="both"/>
        <w:rPr>
          <w:rFonts w:ascii="Times New Roman" w:eastAsia="Times New Roman" w:hAnsi="Times New Roman" w:cs="Times New Roman"/>
          <w:b/>
          <w:bCs/>
          <w:lang w:val="es-EC" w:eastAsia="es-ES"/>
        </w:rPr>
      </w:pPr>
    </w:p>
    <w:p w14:paraId="2E7644A3" w14:textId="24E9C67A" w:rsidR="00354EA6" w:rsidRPr="00F34BE2" w:rsidRDefault="00640884" w:rsidP="004934B3">
      <w:pPr>
        <w:autoSpaceDE w:val="0"/>
        <w:autoSpaceDN w:val="0"/>
        <w:adjustRightInd w:val="0"/>
        <w:spacing w:line="240" w:lineRule="auto"/>
        <w:jc w:val="both"/>
        <w:rPr>
          <w:rFonts w:ascii="Times New Roman" w:eastAsia="Times New Roman" w:hAnsi="Times New Roman"/>
          <w:b/>
          <w:bCs/>
          <w:color w:val="3366FF"/>
          <w:lang w:val="es-EC" w:eastAsia="es-ES"/>
        </w:rPr>
      </w:pPr>
      <w:r w:rsidRPr="00CF7B3C">
        <w:rPr>
          <w:rFonts w:ascii="Times New Roman" w:hAnsi="Times New Roman" w:cs="Times New Roman"/>
          <w:lang w:val="es-EC"/>
        </w:rPr>
        <w:t xml:space="preserve">Yánez, P., Núñez, M., Carrera, F., &amp; </w:t>
      </w:r>
      <w:proofErr w:type="spellStart"/>
      <w:r w:rsidRPr="00CF7B3C">
        <w:rPr>
          <w:rFonts w:ascii="Times New Roman" w:hAnsi="Times New Roman" w:cs="Times New Roman"/>
          <w:lang w:val="es-EC"/>
        </w:rPr>
        <w:t>Martinez</w:t>
      </w:r>
      <w:proofErr w:type="spellEnd"/>
      <w:r w:rsidRPr="00CF7B3C">
        <w:rPr>
          <w:rFonts w:ascii="Times New Roman" w:hAnsi="Times New Roman" w:cs="Times New Roman"/>
          <w:lang w:val="es-EC"/>
        </w:rPr>
        <w:t xml:space="preserve">, C. (2011). Posibles efectos del cambio climático global en zonas silvestres protegidas de la zona andina de Ecuador </w:t>
      </w:r>
      <w:proofErr w:type="spellStart"/>
      <w:r w:rsidRPr="00CF7B3C">
        <w:rPr>
          <w:rFonts w:ascii="Times New Roman" w:hAnsi="Times New Roman" w:cs="Times New Roman"/>
          <w:lang w:val="es-EC"/>
        </w:rPr>
        <w:t>Possible</w:t>
      </w:r>
      <w:proofErr w:type="spellEnd"/>
      <w:r w:rsidRPr="00CF7B3C">
        <w:rPr>
          <w:rFonts w:ascii="Times New Roman" w:hAnsi="Times New Roman" w:cs="Times New Roman"/>
          <w:lang w:val="es-EC"/>
        </w:rPr>
        <w:t>. La</w:t>
      </w:r>
      <w:r w:rsidR="004934B3">
        <w:rPr>
          <w:rFonts w:ascii="Times New Roman" w:hAnsi="Times New Roman" w:cs="Times New Roman"/>
          <w:lang w:val="es-EC"/>
        </w:rPr>
        <w:t xml:space="preserve"> </w:t>
      </w:r>
      <w:r w:rsidRPr="00CF7B3C">
        <w:rPr>
          <w:rFonts w:ascii="Times New Roman" w:hAnsi="Times New Roman" w:cs="Times New Roman"/>
          <w:lang w:val="es-EC"/>
        </w:rPr>
        <w:t>Granja, 13(1), 24–</w:t>
      </w:r>
      <w:proofErr w:type="gramStart"/>
      <w:r w:rsidRPr="00CF7B3C">
        <w:rPr>
          <w:rFonts w:ascii="Times New Roman" w:hAnsi="Times New Roman" w:cs="Times New Roman"/>
          <w:lang w:val="es-EC"/>
        </w:rPr>
        <w:t>44.</w:t>
      </w:r>
      <w:r w:rsidR="000F3F58" w:rsidRPr="00F34BE2">
        <w:rPr>
          <w:rFonts w:ascii="Times New Roman" w:eastAsia="Times New Roman" w:hAnsi="Times New Roman"/>
          <w:b/>
          <w:bCs/>
          <w:color w:val="3366FF"/>
          <w:lang w:val="es-EC" w:eastAsia="es-ES"/>
        </w:rPr>
        <w:t>…</w:t>
      </w:r>
      <w:proofErr w:type="gramEnd"/>
      <w:r w:rsidR="000F3F58" w:rsidRPr="00F34BE2">
        <w:rPr>
          <w:rFonts w:ascii="Times New Roman" w:eastAsia="Times New Roman" w:hAnsi="Times New Roman"/>
          <w:b/>
          <w:bCs/>
          <w:color w:val="3366FF"/>
          <w:lang w:val="es-EC" w:eastAsia="es-ES"/>
        </w:rPr>
        <w:t>………………………..</w:t>
      </w:r>
    </w:p>
    <w:p w14:paraId="1EB3A920" w14:textId="77777777" w:rsidR="000F3F58" w:rsidRDefault="000F3F58" w:rsidP="000F3F58">
      <w:pPr>
        <w:jc w:val="both"/>
        <w:rPr>
          <w:color w:val="222222"/>
          <w:sz w:val="20"/>
          <w:szCs w:val="20"/>
          <w:shd w:val="clear" w:color="auto" w:fill="FFFFFF"/>
          <w:lang w:val="es-EC"/>
        </w:rPr>
      </w:pPr>
    </w:p>
    <w:p w14:paraId="37700A17" w14:textId="77777777" w:rsidR="004934B3" w:rsidRDefault="004934B3" w:rsidP="000F3F58">
      <w:pPr>
        <w:jc w:val="both"/>
        <w:rPr>
          <w:color w:val="222222"/>
          <w:sz w:val="20"/>
          <w:szCs w:val="20"/>
          <w:shd w:val="clear" w:color="auto" w:fill="FFFFFF"/>
          <w:lang w:val="es-EC"/>
        </w:rPr>
      </w:pPr>
    </w:p>
    <w:p w14:paraId="603FF10A" w14:textId="77777777" w:rsidR="004934B3" w:rsidRDefault="004934B3" w:rsidP="000F3F58">
      <w:pPr>
        <w:jc w:val="both"/>
        <w:rPr>
          <w:color w:val="222222"/>
          <w:sz w:val="20"/>
          <w:szCs w:val="20"/>
          <w:shd w:val="clear" w:color="auto" w:fill="FFFFFF"/>
          <w:lang w:val="es-EC"/>
        </w:rPr>
      </w:pPr>
    </w:p>
    <w:p w14:paraId="100F00ED" w14:textId="77777777" w:rsidR="004934B3" w:rsidRDefault="004934B3" w:rsidP="000F3F58">
      <w:pPr>
        <w:jc w:val="both"/>
        <w:rPr>
          <w:color w:val="222222"/>
          <w:sz w:val="20"/>
          <w:szCs w:val="20"/>
          <w:shd w:val="clear" w:color="auto" w:fill="FFFFFF"/>
          <w:lang w:val="es-EC"/>
        </w:rPr>
      </w:pPr>
    </w:p>
    <w:p w14:paraId="2AA333FA" w14:textId="77777777" w:rsidR="004934B3" w:rsidRDefault="004934B3" w:rsidP="000F3F58">
      <w:pPr>
        <w:jc w:val="both"/>
        <w:rPr>
          <w:color w:val="222222"/>
          <w:sz w:val="20"/>
          <w:szCs w:val="20"/>
          <w:shd w:val="clear" w:color="auto" w:fill="FFFFFF"/>
          <w:lang w:val="es-EC"/>
        </w:rPr>
      </w:pPr>
    </w:p>
    <w:p w14:paraId="520DDA48" w14:textId="3903D096" w:rsidR="004934B3" w:rsidRPr="004934B3" w:rsidRDefault="004934B3" w:rsidP="000F3F58">
      <w:pPr>
        <w:jc w:val="both"/>
        <w:rPr>
          <w:b/>
          <w:color w:val="222222"/>
          <w:sz w:val="20"/>
          <w:szCs w:val="20"/>
          <w:shd w:val="clear" w:color="auto" w:fill="FFFFFF"/>
          <w:lang w:val="es-EC"/>
        </w:rPr>
      </w:pPr>
      <w:r w:rsidRPr="004934B3">
        <w:rPr>
          <w:b/>
          <w:color w:val="222222"/>
          <w:sz w:val="20"/>
          <w:szCs w:val="20"/>
          <w:shd w:val="clear" w:color="auto" w:fill="FFFFFF"/>
          <w:lang w:val="es-EC"/>
        </w:rPr>
        <w:t>Z</w:t>
      </w:r>
    </w:p>
    <w:p w14:paraId="787BDB89" w14:textId="77777777" w:rsidR="004934B3" w:rsidRDefault="004934B3" w:rsidP="000F3F58">
      <w:pPr>
        <w:jc w:val="both"/>
        <w:rPr>
          <w:color w:val="222222"/>
          <w:sz w:val="20"/>
          <w:szCs w:val="20"/>
          <w:shd w:val="clear" w:color="auto" w:fill="FFFFFF"/>
          <w:lang w:val="es-EC"/>
        </w:rPr>
      </w:pPr>
    </w:p>
    <w:p w14:paraId="7909AD27" w14:textId="77777777" w:rsidR="004934B3" w:rsidRPr="004934B3" w:rsidRDefault="004934B3" w:rsidP="004934B3">
      <w:pPr>
        <w:autoSpaceDE w:val="0"/>
        <w:autoSpaceDN w:val="0"/>
        <w:adjustRightInd w:val="0"/>
        <w:spacing w:line="240" w:lineRule="auto"/>
        <w:jc w:val="both"/>
        <w:rPr>
          <w:rFonts w:ascii="Times New Roman" w:hAnsi="Times New Roman" w:cs="Times New Roman"/>
          <w:lang w:val="es-EC"/>
        </w:rPr>
      </w:pPr>
    </w:p>
    <w:p w14:paraId="0344A995" w14:textId="77777777" w:rsidR="004934B3" w:rsidRPr="004934B3" w:rsidRDefault="004934B3" w:rsidP="004934B3">
      <w:pPr>
        <w:autoSpaceDE w:val="0"/>
        <w:autoSpaceDN w:val="0"/>
        <w:adjustRightInd w:val="0"/>
        <w:spacing w:line="240" w:lineRule="auto"/>
        <w:jc w:val="both"/>
        <w:rPr>
          <w:rFonts w:ascii="Times New Roman" w:hAnsi="Times New Roman" w:cs="Times New Roman"/>
          <w:lang w:val="es-EC"/>
        </w:rPr>
      </w:pPr>
      <w:r w:rsidRPr="001A08EC">
        <w:rPr>
          <w:rFonts w:ascii="Times New Roman" w:hAnsi="Times New Roman" w:cs="Times New Roman"/>
          <w:color w:val="000000"/>
          <w:shd w:val="clear" w:color="auto" w:fill="FFFFFF"/>
          <w:lang w:val="es-EC"/>
        </w:rPr>
        <w:t xml:space="preserve">Zar Jerrold H. (2010). </w:t>
      </w:r>
      <w:proofErr w:type="spellStart"/>
      <w:r w:rsidRPr="001A08EC">
        <w:rPr>
          <w:rFonts w:ascii="Times New Roman" w:hAnsi="Times New Roman" w:cs="Times New Roman"/>
          <w:color w:val="000000"/>
          <w:shd w:val="clear" w:color="auto" w:fill="FFFFFF"/>
          <w:lang w:val="es-EC"/>
        </w:rPr>
        <w:t>Biostatistical</w:t>
      </w:r>
      <w:proofErr w:type="spellEnd"/>
      <w:r w:rsidRPr="001A08EC">
        <w:rPr>
          <w:rFonts w:ascii="Times New Roman" w:hAnsi="Times New Roman" w:cs="Times New Roman"/>
          <w:color w:val="000000"/>
          <w:shd w:val="clear" w:color="auto" w:fill="FFFFFF"/>
          <w:lang w:val="es-EC"/>
        </w:rPr>
        <w:t xml:space="preserve"> </w:t>
      </w:r>
      <w:proofErr w:type="spellStart"/>
      <w:r w:rsidRPr="001A08EC">
        <w:rPr>
          <w:rFonts w:ascii="Times New Roman" w:hAnsi="Times New Roman" w:cs="Times New Roman"/>
          <w:color w:val="000000"/>
          <w:shd w:val="clear" w:color="auto" w:fill="FFFFFF"/>
          <w:lang w:val="es-EC"/>
        </w:rPr>
        <w:t>analysis</w:t>
      </w:r>
      <w:proofErr w:type="spellEnd"/>
      <w:r w:rsidRPr="001A08EC">
        <w:rPr>
          <w:rFonts w:ascii="Times New Roman" w:hAnsi="Times New Roman" w:cs="Times New Roman"/>
          <w:color w:val="000000"/>
          <w:shd w:val="clear" w:color="auto" w:fill="FFFFFF"/>
          <w:lang w:val="es-EC"/>
        </w:rPr>
        <w:t xml:space="preserve">. Prentice Hall. Inc. </w:t>
      </w:r>
      <w:proofErr w:type="spellStart"/>
      <w:r w:rsidRPr="004934B3">
        <w:rPr>
          <w:rFonts w:ascii="Times New Roman" w:hAnsi="Times New Roman" w:cs="Times New Roman"/>
          <w:color w:val="000000"/>
          <w:shd w:val="clear" w:color="auto" w:fill="FFFFFF"/>
          <w:lang w:val="es-EC"/>
        </w:rPr>
        <w:t>Fifth</w:t>
      </w:r>
      <w:proofErr w:type="spellEnd"/>
      <w:r w:rsidRPr="004934B3">
        <w:rPr>
          <w:rFonts w:ascii="Times New Roman" w:hAnsi="Times New Roman" w:cs="Times New Roman"/>
          <w:color w:val="000000"/>
          <w:shd w:val="clear" w:color="auto" w:fill="FFFFFF"/>
          <w:lang w:val="es-EC"/>
        </w:rPr>
        <w:t xml:space="preserve"> </w:t>
      </w:r>
      <w:proofErr w:type="spellStart"/>
      <w:r w:rsidRPr="004934B3">
        <w:rPr>
          <w:rFonts w:ascii="Times New Roman" w:hAnsi="Times New Roman" w:cs="Times New Roman"/>
          <w:color w:val="000000"/>
          <w:shd w:val="clear" w:color="auto" w:fill="FFFFFF"/>
          <w:lang w:val="es-EC"/>
        </w:rPr>
        <w:t>edition</w:t>
      </w:r>
      <w:proofErr w:type="spellEnd"/>
      <w:r w:rsidRPr="004934B3">
        <w:rPr>
          <w:rFonts w:ascii="Times New Roman" w:hAnsi="Times New Roman" w:cs="Times New Roman"/>
          <w:color w:val="000000"/>
          <w:shd w:val="clear" w:color="auto" w:fill="FFFFFF"/>
          <w:lang w:val="es-EC"/>
        </w:rPr>
        <w:t>. New York, USA, Prentice Hall, 2010.         </w:t>
      </w:r>
    </w:p>
    <w:p w14:paraId="6265DE2F" w14:textId="77777777" w:rsidR="004934B3" w:rsidRDefault="004934B3" w:rsidP="000F3F58">
      <w:pPr>
        <w:jc w:val="both"/>
        <w:rPr>
          <w:color w:val="222222"/>
          <w:sz w:val="20"/>
          <w:szCs w:val="20"/>
          <w:shd w:val="clear" w:color="auto" w:fill="FFFFFF"/>
          <w:lang w:val="es-EC"/>
        </w:rPr>
      </w:pPr>
    </w:p>
    <w:p w14:paraId="42A21FBD" w14:textId="77777777" w:rsidR="004934B3" w:rsidRDefault="004934B3" w:rsidP="000F3F58">
      <w:pPr>
        <w:jc w:val="both"/>
        <w:rPr>
          <w:color w:val="222222"/>
          <w:sz w:val="20"/>
          <w:szCs w:val="20"/>
          <w:shd w:val="clear" w:color="auto" w:fill="FFFFFF"/>
          <w:lang w:val="es-EC"/>
        </w:rPr>
      </w:pPr>
    </w:p>
    <w:p w14:paraId="60A870FF" w14:textId="77777777" w:rsidR="004934B3" w:rsidRDefault="004934B3" w:rsidP="000F3F58">
      <w:pPr>
        <w:jc w:val="both"/>
        <w:rPr>
          <w:color w:val="222222"/>
          <w:sz w:val="20"/>
          <w:szCs w:val="20"/>
          <w:shd w:val="clear" w:color="auto" w:fill="FFFFFF"/>
          <w:lang w:val="es-EC"/>
        </w:rPr>
      </w:pPr>
    </w:p>
    <w:p w14:paraId="6D6C0418" w14:textId="77777777" w:rsidR="000F3F58" w:rsidRPr="00D972DE" w:rsidRDefault="000F3F58" w:rsidP="000F3F58">
      <w:pPr>
        <w:autoSpaceDE w:val="0"/>
        <w:autoSpaceDN w:val="0"/>
        <w:adjustRightInd w:val="0"/>
        <w:spacing w:line="240" w:lineRule="auto"/>
        <w:rPr>
          <w:rFonts w:ascii="TimesNewRomanPSMT" w:hAnsi="TimesNewRomanPSMT" w:cs="TimesNewRomanPSMT"/>
          <w:sz w:val="18"/>
          <w:szCs w:val="18"/>
          <w:lang w:val="es-EC"/>
        </w:rPr>
      </w:pPr>
      <w:r w:rsidRPr="00D972DE">
        <w:rPr>
          <w:rFonts w:ascii="TimesNewRomanPSMT" w:hAnsi="TimesNewRomanPSMT" w:cs="TimesNewRomanPSMT"/>
          <w:sz w:val="18"/>
          <w:szCs w:val="18"/>
          <w:lang w:val="es-EC"/>
        </w:rPr>
        <w:t>P</w:t>
      </w:r>
      <w:r w:rsidRPr="00D972DE">
        <w:rPr>
          <w:rFonts w:ascii="TimesNewRomanPSMT" w:hAnsi="TimesNewRomanPSMT" w:cs="TimesNewRomanPSMT"/>
          <w:sz w:val="13"/>
          <w:szCs w:val="13"/>
          <w:lang w:val="es-EC"/>
        </w:rPr>
        <w:t>EREZ</w:t>
      </w:r>
      <w:r w:rsidRPr="00D972DE">
        <w:rPr>
          <w:rFonts w:ascii="TimesNewRomanPSMT" w:hAnsi="TimesNewRomanPSMT" w:cs="TimesNewRomanPSMT"/>
          <w:sz w:val="18"/>
          <w:szCs w:val="18"/>
          <w:lang w:val="es-EC"/>
        </w:rPr>
        <w:t>, B. and S. S</w:t>
      </w:r>
      <w:r w:rsidRPr="00D972DE">
        <w:rPr>
          <w:rFonts w:ascii="TimesNewRomanPSMT" w:hAnsi="TimesNewRomanPSMT" w:cs="TimesNewRomanPSMT"/>
          <w:sz w:val="13"/>
          <w:szCs w:val="13"/>
          <w:lang w:val="es-EC"/>
        </w:rPr>
        <w:t>EGNINI</w:t>
      </w:r>
      <w:r w:rsidRPr="00D972DE">
        <w:rPr>
          <w:rFonts w:ascii="TimesNewRomanPSMT" w:hAnsi="TimesNewRomanPSMT" w:cs="TimesNewRomanPSMT"/>
          <w:sz w:val="18"/>
          <w:szCs w:val="18"/>
          <w:lang w:val="es-EC"/>
        </w:rPr>
        <w:t>, 2007: Variación espacial de la composición y diversidad de géneros de</w:t>
      </w:r>
    </w:p>
    <w:p w14:paraId="63E5F3E5" w14:textId="77777777" w:rsidR="000F3F58" w:rsidRDefault="000F3F58" w:rsidP="000F3F58">
      <w:pPr>
        <w:jc w:val="both"/>
        <w:rPr>
          <w:rFonts w:ascii="TimesNewRomanPSMT" w:hAnsi="TimesNewRomanPSMT" w:cs="TimesNewRomanPSMT"/>
          <w:sz w:val="18"/>
          <w:szCs w:val="18"/>
          <w:lang w:val="es-EC"/>
        </w:rPr>
      </w:pPr>
      <w:proofErr w:type="spellStart"/>
      <w:r w:rsidRPr="00D972DE">
        <w:rPr>
          <w:rFonts w:ascii="TimesNewRomanPSMT" w:hAnsi="TimesNewRomanPSMT" w:cs="TimesNewRomanPSMT"/>
          <w:sz w:val="18"/>
          <w:szCs w:val="18"/>
          <w:lang w:val="es-EC"/>
        </w:rPr>
        <w:t>Ephemeroptera</w:t>
      </w:r>
      <w:proofErr w:type="spellEnd"/>
      <w:r w:rsidRPr="00D972DE">
        <w:rPr>
          <w:rFonts w:ascii="TimesNewRomanPSMT" w:hAnsi="TimesNewRomanPSMT" w:cs="TimesNewRomanPSMT"/>
          <w:sz w:val="18"/>
          <w:szCs w:val="18"/>
          <w:lang w:val="es-EC"/>
        </w:rPr>
        <w:t xml:space="preserve"> (</w:t>
      </w:r>
      <w:proofErr w:type="spellStart"/>
      <w:r w:rsidRPr="00D972DE">
        <w:rPr>
          <w:rFonts w:ascii="TimesNewRomanPSMT" w:hAnsi="TimesNewRomanPSMT" w:cs="TimesNewRomanPSMT"/>
          <w:sz w:val="18"/>
          <w:szCs w:val="18"/>
          <w:lang w:val="es-EC"/>
        </w:rPr>
        <w:t>Insecta</w:t>
      </w:r>
      <w:proofErr w:type="spellEnd"/>
      <w:r w:rsidRPr="00D972DE">
        <w:rPr>
          <w:rFonts w:ascii="TimesNewRomanPSMT" w:hAnsi="TimesNewRomanPSMT" w:cs="TimesNewRomanPSMT"/>
          <w:sz w:val="18"/>
          <w:szCs w:val="18"/>
          <w:lang w:val="es-EC"/>
        </w:rPr>
        <w:t xml:space="preserve">) en un río tropical </w:t>
      </w:r>
      <w:proofErr w:type="spellStart"/>
      <w:r w:rsidRPr="00D972DE">
        <w:rPr>
          <w:rFonts w:ascii="TimesNewRomanPSMT" w:hAnsi="TimesNewRomanPSMT" w:cs="TimesNewRomanPSMT"/>
          <w:sz w:val="18"/>
          <w:szCs w:val="18"/>
          <w:lang w:val="es-EC"/>
        </w:rPr>
        <w:t>altiandino</w:t>
      </w:r>
      <w:proofErr w:type="spellEnd"/>
      <w:r w:rsidRPr="00D972DE">
        <w:rPr>
          <w:rFonts w:ascii="TimesNewRomanPSMT" w:hAnsi="TimesNewRomanPSMT" w:cs="TimesNewRomanPSMT"/>
          <w:sz w:val="18"/>
          <w:szCs w:val="18"/>
          <w:lang w:val="es-EC"/>
        </w:rPr>
        <w:t xml:space="preserve">. – </w:t>
      </w:r>
      <w:proofErr w:type="spellStart"/>
      <w:r w:rsidRPr="00D972DE">
        <w:rPr>
          <w:rFonts w:ascii="TimesNewRomanPSMT" w:hAnsi="TimesNewRomanPSMT" w:cs="TimesNewRomanPSMT"/>
          <w:sz w:val="18"/>
          <w:szCs w:val="18"/>
          <w:lang w:val="es-EC"/>
        </w:rPr>
        <w:t>Ecotropicos</w:t>
      </w:r>
      <w:proofErr w:type="spellEnd"/>
      <w:r w:rsidRPr="00D972DE">
        <w:rPr>
          <w:rFonts w:ascii="TimesNewRomanPSMT" w:hAnsi="TimesNewRomanPSMT" w:cs="TimesNewRomanPSMT"/>
          <w:sz w:val="18"/>
          <w:szCs w:val="18"/>
          <w:lang w:val="es-EC"/>
        </w:rPr>
        <w:t xml:space="preserve"> </w:t>
      </w:r>
      <w:r w:rsidRPr="00D972DE">
        <w:rPr>
          <w:rFonts w:ascii="Times New Roman" w:hAnsi="Times New Roman" w:cs="Times New Roman"/>
          <w:b/>
          <w:bCs/>
          <w:sz w:val="18"/>
          <w:szCs w:val="18"/>
          <w:lang w:val="es-EC"/>
        </w:rPr>
        <w:t>16</w:t>
      </w:r>
      <w:r w:rsidRPr="00D972DE">
        <w:rPr>
          <w:rFonts w:ascii="TimesNewRomanPSMT" w:hAnsi="TimesNewRomanPSMT" w:cs="TimesNewRomanPSMT"/>
          <w:sz w:val="18"/>
          <w:szCs w:val="18"/>
          <w:lang w:val="es-EC"/>
        </w:rPr>
        <w:t>: 45–63.</w:t>
      </w:r>
    </w:p>
    <w:p w14:paraId="07CA76AE" w14:textId="77777777" w:rsidR="000F3F58" w:rsidRPr="00D972DE" w:rsidRDefault="000F3F58" w:rsidP="000F3F58">
      <w:pPr>
        <w:jc w:val="both"/>
        <w:rPr>
          <w:color w:val="222222"/>
          <w:sz w:val="20"/>
          <w:szCs w:val="20"/>
          <w:shd w:val="clear" w:color="auto" w:fill="FFFFFF"/>
          <w:lang w:val="es-EC"/>
        </w:rPr>
      </w:pPr>
    </w:p>
    <w:p w14:paraId="7D37A68E" w14:textId="77777777" w:rsidR="000F3F58" w:rsidRDefault="000F3F58" w:rsidP="000F3F58">
      <w:pPr>
        <w:autoSpaceDE w:val="0"/>
        <w:autoSpaceDN w:val="0"/>
        <w:adjustRightInd w:val="0"/>
        <w:spacing w:line="240" w:lineRule="auto"/>
        <w:rPr>
          <w:rFonts w:ascii="TimesNewRomanPSMT" w:hAnsi="TimesNewRomanPSMT" w:cs="TimesNewRomanPSMT"/>
          <w:sz w:val="18"/>
          <w:szCs w:val="18"/>
        </w:rPr>
      </w:pPr>
      <w:r>
        <w:rPr>
          <w:rFonts w:ascii="TimesNewRomanPSMT" w:hAnsi="TimesNewRomanPSMT" w:cs="TimesNewRomanPSMT"/>
          <w:sz w:val="18"/>
          <w:szCs w:val="18"/>
        </w:rPr>
        <w:t>J</w:t>
      </w:r>
      <w:r>
        <w:rPr>
          <w:rFonts w:ascii="TimesNewRomanPSMT" w:hAnsi="TimesNewRomanPSMT" w:cs="TimesNewRomanPSMT"/>
          <w:sz w:val="13"/>
          <w:szCs w:val="13"/>
        </w:rPr>
        <w:t>ACOBSEN</w:t>
      </w:r>
      <w:r>
        <w:rPr>
          <w:rFonts w:ascii="TimesNewRomanPSMT" w:hAnsi="TimesNewRomanPSMT" w:cs="TimesNewRomanPSMT"/>
          <w:sz w:val="18"/>
          <w:szCs w:val="18"/>
        </w:rPr>
        <w:t>, D. and A. C. E</w:t>
      </w:r>
      <w:r>
        <w:rPr>
          <w:rFonts w:ascii="TimesNewRomanPSMT" w:hAnsi="TimesNewRomanPSMT" w:cs="TimesNewRomanPSMT"/>
          <w:sz w:val="13"/>
          <w:szCs w:val="13"/>
        </w:rPr>
        <w:t>NCALADA</w:t>
      </w:r>
      <w:r>
        <w:rPr>
          <w:rFonts w:ascii="TimesNewRomanPSMT" w:hAnsi="TimesNewRomanPSMT" w:cs="TimesNewRomanPSMT"/>
          <w:sz w:val="18"/>
          <w:szCs w:val="18"/>
        </w:rPr>
        <w:t>, 1998: The macroinvertebrate fauna of Ecuadorian highland streams</w:t>
      </w:r>
    </w:p>
    <w:p w14:paraId="5AFDA260" w14:textId="77777777" w:rsidR="000F3F58" w:rsidRDefault="000F3F58" w:rsidP="000F3F58">
      <w:pPr>
        <w:jc w:val="both"/>
        <w:rPr>
          <w:rFonts w:ascii="TimesNewRomanPSMT" w:hAnsi="TimesNewRomanPSMT" w:cs="TimesNewRomanPSMT"/>
          <w:sz w:val="18"/>
          <w:szCs w:val="18"/>
        </w:rPr>
      </w:pPr>
      <w:r>
        <w:rPr>
          <w:rFonts w:ascii="TimesNewRomanPSMT" w:hAnsi="TimesNewRomanPSMT" w:cs="TimesNewRomanPSMT"/>
          <w:sz w:val="18"/>
          <w:szCs w:val="18"/>
        </w:rPr>
        <w:t xml:space="preserve">in the wet and dry season. – Arch. </w:t>
      </w:r>
      <w:proofErr w:type="spellStart"/>
      <w:r>
        <w:rPr>
          <w:rFonts w:ascii="TimesNewRomanPSMT" w:hAnsi="TimesNewRomanPSMT" w:cs="TimesNewRomanPSMT"/>
          <w:sz w:val="18"/>
          <w:szCs w:val="18"/>
        </w:rPr>
        <w:t>Hydrobiol</w:t>
      </w:r>
      <w:proofErr w:type="spellEnd"/>
      <w:r>
        <w:rPr>
          <w:rFonts w:ascii="TimesNewRomanPSMT" w:hAnsi="TimesNewRomanPSMT" w:cs="TimesNewRomanPSMT"/>
          <w:sz w:val="18"/>
          <w:szCs w:val="18"/>
        </w:rPr>
        <w:t xml:space="preserve">. </w:t>
      </w:r>
      <w:r>
        <w:rPr>
          <w:rFonts w:ascii="Times New Roman" w:hAnsi="Times New Roman" w:cs="Times New Roman"/>
          <w:b/>
          <w:bCs/>
          <w:sz w:val="18"/>
          <w:szCs w:val="18"/>
        </w:rPr>
        <w:t>142</w:t>
      </w:r>
      <w:r>
        <w:rPr>
          <w:rFonts w:ascii="TimesNewRomanPSMT" w:hAnsi="TimesNewRomanPSMT" w:cs="TimesNewRomanPSMT"/>
          <w:sz w:val="18"/>
          <w:szCs w:val="18"/>
        </w:rPr>
        <w:t>: 53–70.</w:t>
      </w:r>
    </w:p>
    <w:p w14:paraId="4F4B2267" w14:textId="77777777" w:rsidR="000F3F58" w:rsidRPr="000F3F58" w:rsidRDefault="000F3F58" w:rsidP="000F3F58">
      <w:pPr>
        <w:jc w:val="both"/>
        <w:rPr>
          <w:color w:val="222222"/>
          <w:sz w:val="20"/>
          <w:szCs w:val="20"/>
          <w:shd w:val="clear" w:color="auto" w:fill="FFFFFF"/>
        </w:rPr>
      </w:pPr>
    </w:p>
    <w:p w14:paraId="1073A7FB" w14:textId="77777777" w:rsidR="000F3F58" w:rsidRDefault="000F3F58" w:rsidP="000F3F58">
      <w:pPr>
        <w:autoSpaceDE w:val="0"/>
        <w:autoSpaceDN w:val="0"/>
        <w:adjustRightInd w:val="0"/>
        <w:spacing w:line="240" w:lineRule="auto"/>
        <w:rPr>
          <w:rFonts w:ascii="TimesNewRomanPSMT" w:hAnsi="TimesNewRomanPSMT" w:cs="TimesNewRomanPSMT"/>
          <w:sz w:val="18"/>
          <w:szCs w:val="18"/>
        </w:rPr>
      </w:pPr>
      <w:r>
        <w:rPr>
          <w:rFonts w:ascii="TimesNewRomanPSMT" w:hAnsi="TimesNewRomanPSMT" w:cs="TimesNewRomanPSMT"/>
          <w:sz w:val="18"/>
          <w:szCs w:val="18"/>
        </w:rPr>
        <w:t>F</w:t>
      </w:r>
      <w:r>
        <w:rPr>
          <w:rFonts w:ascii="TimesNewRomanPSMT" w:hAnsi="TimesNewRomanPSMT" w:cs="TimesNewRomanPSMT"/>
          <w:sz w:val="13"/>
          <w:szCs w:val="13"/>
        </w:rPr>
        <w:t>LECKER</w:t>
      </w:r>
      <w:r>
        <w:rPr>
          <w:rFonts w:ascii="TimesNewRomanPSMT" w:hAnsi="TimesNewRomanPSMT" w:cs="TimesNewRomanPSMT"/>
          <w:sz w:val="18"/>
          <w:szCs w:val="18"/>
        </w:rPr>
        <w:t>, A. S. and B. F</w:t>
      </w:r>
      <w:r>
        <w:rPr>
          <w:rFonts w:ascii="TimesNewRomanPSMT" w:hAnsi="TimesNewRomanPSMT" w:cs="TimesNewRomanPSMT"/>
          <w:sz w:val="13"/>
          <w:szCs w:val="13"/>
        </w:rPr>
        <w:t>EIFAREK</w:t>
      </w:r>
      <w:r>
        <w:rPr>
          <w:rFonts w:ascii="TimesNewRomanPSMT" w:hAnsi="TimesNewRomanPSMT" w:cs="TimesNewRomanPSMT"/>
          <w:sz w:val="18"/>
          <w:szCs w:val="18"/>
        </w:rPr>
        <w:t>, 1994: Disturbance and the temporal variability of invertebrate assemblages</w:t>
      </w:r>
    </w:p>
    <w:p w14:paraId="40000480" w14:textId="77777777" w:rsidR="000F3F58" w:rsidRPr="00D972DE" w:rsidRDefault="000F3F58" w:rsidP="000F3F58">
      <w:pPr>
        <w:jc w:val="both"/>
        <w:rPr>
          <w:color w:val="222222"/>
          <w:sz w:val="20"/>
          <w:szCs w:val="20"/>
          <w:shd w:val="clear" w:color="auto" w:fill="FFFFFF"/>
        </w:rPr>
      </w:pPr>
      <w:r>
        <w:rPr>
          <w:rFonts w:ascii="TimesNewRomanPSMT" w:hAnsi="TimesNewRomanPSMT" w:cs="TimesNewRomanPSMT"/>
          <w:sz w:val="18"/>
          <w:szCs w:val="18"/>
        </w:rPr>
        <w:t xml:space="preserve">in 2 Andean streams. – </w:t>
      </w:r>
      <w:proofErr w:type="spellStart"/>
      <w:r>
        <w:rPr>
          <w:rFonts w:ascii="TimesNewRomanPSMT" w:hAnsi="TimesNewRomanPSMT" w:cs="TimesNewRomanPSMT"/>
          <w:sz w:val="18"/>
          <w:szCs w:val="18"/>
        </w:rPr>
        <w:t>Freshw</w:t>
      </w:r>
      <w:proofErr w:type="spellEnd"/>
      <w:r>
        <w:rPr>
          <w:rFonts w:ascii="TimesNewRomanPSMT" w:hAnsi="TimesNewRomanPSMT" w:cs="TimesNewRomanPSMT"/>
          <w:sz w:val="18"/>
          <w:szCs w:val="18"/>
        </w:rPr>
        <w:t xml:space="preserve">. Biol. </w:t>
      </w:r>
      <w:r>
        <w:rPr>
          <w:rFonts w:ascii="Times New Roman" w:hAnsi="Times New Roman" w:cs="Times New Roman"/>
          <w:b/>
          <w:bCs/>
          <w:sz w:val="18"/>
          <w:szCs w:val="18"/>
        </w:rPr>
        <w:t>31</w:t>
      </w:r>
      <w:r>
        <w:rPr>
          <w:rFonts w:ascii="TimesNewRomanPSMT" w:hAnsi="TimesNewRomanPSMT" w:cs="TimesNewRomanPSMT"/>
          <w:sz w:val="18"/>
          <w:szCs w:val="18"/>
        </w:rPr>
        <w:t>: 131–142.</w:t>
      </w:r>
    </w:p>
    <w:p w14:paraId="5BB984CE" w14:textId="77777777" w:rsidR="000F3F58" w:rsidRPr="00D972DE" w:rsidRDefault="000F3F58" w:rsidP="000F3F58">
      <w:pPr>
        <w:jc w:val="both"/>
        <w:rPr>
          <w:color w:val="222222"/>
          <w:sz w:val="20"/>
          <w:szCs w:val="20"/>
          <w:shd w:val="clear" w:color="auto" w:fill="FFFFFF"/>
        </w:rPr>
      </w:pPr>
    </w:p>
    <w:p w14:paraId="7728B8A9" w14:textId="77777777" w:rsidR="000F3F58" w:rsidRDefault="000F3F58" w:rsidP="000F3F58">
      <w:pPr>
        <w:autoSpaceDE w:val="0"/>
        <w:autoSpaceDN w:val="0"/>
        <w:adjustRightInd w:val="0"/>
        <w:spacing w:line="240" w:lineRule="auto"/>
        <w:rPr>
          <w:rFonts w:ascii="TimesNewRomanPSMT" w:hAnsi="TimesNewRomanPSMT" w:cs="TimesNewRomanPSMT"/>
          <w:sz w:val="18"/>
          <w:szCs w:val="18"/>
        </w:rPr>
      </w:pPr>
      <w:r>
        <w:rPr>
          <w:rFonts w:ascii="TimesNewRomanPSMT" w:hAnsi="TimesNewRomanPSMT" w:cs="TimesNewRomanPSMT"/>
          <w:sz w:val="18"/>
          <w:szCs w:val="18"/>
        </w:rPr>
        <w:t>J</w:t>
      </w:r>
      <w:r>
        <w:rPr>
          <w:rFonts w:ascii="TimesNewRomanPSMT" w:hAnsi="TimesNewRomanPSMT" w:cs="TimesNewRomanPSMT"/>
          <w:sz w:val="13"/>
          <w:szCs w:val="13"/>
        </w:rPr>
        <w:t>ACOBSEN</w:t>
      </w:r>
      <w:r>
        <w:rPr>
          <w:rFonts w:ascii="TimesNewRomanPSMT" w:hAnsi="TimesNewRomanPSMT" w:cs="TimesNewRomanPSMT"/>
          <w:sz w:val="18"/>
          <w:szCs w:val="18"/>
        </w:rPr>
        <w:t>, D., 2005: Temporally variable macroinvertebrate-stone relationships in streams. – Hydrobiologia</w:t>
      </w:r>
    </w:p>
    <w:p w14:paraId="704125D3" w14:textId="77777777" w:rsidR="000F3F58" w:rsidRDefault="000F3F58" w:rsidP="000F3F58">
      <w:pPr>
        <w:autoSpaceDE w:val="0"/>
        <w:autoSpaceDN w:val="0"/>
        <w:adjustRightInd w:val="0"/>
        <w:spacing w:line="240" w:lineRule="auto"/>
        <w:rPr>
          <w:rFonts w:ascii="TimesNewRomanPSMT" w:hAnsi="TimesNewRomanPSMT" w:cs="TimesNewRomanPSMT"/>
          <w:sz w:val="18"/>
          <w:szCs w:val="18"/>
        </w:rPr>
      </w:pPr>
      <w:r>
        <w:rPr>
          <w:rFonts w:ascii="Times New Roman" w:hAnsi="Times New Roman" w:cs="Times New Roman"/>
          <w:b/>
          <w:bCs/>
          <w:sz w:val="18"/>
          <w:szCs w:val="18"/>
        </w:rPr>
        <w:t>544</w:t>
      </w:r>
      <w:r>
        <w:rPr>
          <w:rFonts w:ascii="TimesNewRomanPSMT" w:hAnsi="TimesNewRomanPSMT" w:cs="TimesNewRomanPSMT"/>
          <w:sz w:val="18"/>
          <w:szCs w:val="18"/>
        </w:rPr>
        <w:t>: 201–214.</w:t>
      </w:r>
    </w:p>
    <w:p w14:paraId="0E55085D" w14:textId="77777777" w:rsidR="000F3F58" w:rsidRDefault="000F3F58" w:rsidP="000F3F58">
      <w:pPr>
        <w:autoSpaceDE w:val="0"/>
        <w:autoSpaceDN w:val="0"/>
        <w:adjustRightInd w:val="0"/>
        <w:spacing w:line="240" w:lineRule="auto"/>
        <w:rPr>
          <w:rFonts w:ascii="TimesNewRomanPSMT" w:hAnsi="TimesNewRomanPSMT" w:cs="TimesNewRomanPSMT"/>
          <w:sz w:val="18"/>
          <w:szCs w:val="18"/>
        </w:rPr>
      </w:pPr>
      <w:r>
        <w:rPr>
          <w:rFonts w:ascii="TimesNewRomanPSMT" w:hAnsi="TimesNewRomanPSMT" w:cs="TimesNewRomanPSMT"/>
          <w:sz w:val="18"/>
          <w:szCs w:val="18"/>
        </w:rPr>
        <w:t>J</w:t>
      </w:r>
      <w:r>
        <w:rPr>
          <w:rFonts w:ascii="TimesNewRomanPSMT" w:hAnsi="TimesNewRomanPSMT" w:cs="TimesNewRomanPSMT"/>
          <w:sz w:val="13"/>
          <w:szCs w:val="13"/>
        </w:rPr>
        <w:t>ACOBSEN</w:t>
      </w:r>
      <w:r>
        <w:rPr>
          <w:rFonts w:ascii="TimesNewRomanPSMT" w:hAnsi="TimesNewRomanPSMT" w:cs="TimesNewRomanPSMT"/>
          <w:sz w:val="18"/>
          <w:szCs w:val="18"/>
        </w:rPr>
        <w:t xml:space="preserve">, D., 2008: Tropical high-altitude streams. – </w:t>
      </w:r>
      <w:r>
        <w:rPr>
          <w:rFonts w:ascii="Times New Roman" w:hAnsi="Times New Roman" w:cs="Times New Roman"/>
          <w:i/>
          <w:iCs/>
          <w:sz w:val="18"/>
          <w:szCs w:val="18"/>
        </w:rPr>
        <w:t xml:space="preserve">In: </w:t>
      </w:r>
      <w:r>
        <w:rPr>
          <w:rFonts w:ascii="TimesNewRomanPSMT" w:hAnsi="TimesNewRomanPSMT" w:cs="TimesNewRomanPSMT"/>
          <w:sz w:val="18"/>
          <w:szCs w:val="18"/>
        </w:rPr>
        <w:t>D. D</w:t>
      </w:r>
      <w:r>
        <w:rPr>
          <w:rFonts w:ascii="TimesNewRomanPSMT" w:hAnsi="TimesNewRomanPSMT" w:cs="TimesNewRomanPSMT"/>
          <w:sz w:val="13"/>
          <w:szCs w:val="13"/>
        </w:rPr>
        <w:t xml:space="preserve">UDGEON </w:t>
      </w:r>
      <w:r>
        <w:rPr>
          <w:rFonts w:ascii="TimesNewRomanPSMT" w:hAnsi="TimesNewRomanPSMT" w:cs="TimesNewRomanPSMT"/>
          <w:sz w:val="18"/>
          <w:szCs w:val="18"/>
        </w:rPr>
        <w:t>(ed.), Tropical stream ecology.</w:t>
      </w:r>
    </w:p>
    <w:p w14:paraId="6F2EA33C" w14:textId="77777777" w:rsidR="000F3F58" w:rsidRPr="003422AA" w:rsidRDefault="000F3F58" w:rsidP="000F3F58">
      <w:pPr>
        <w:jc w:val="both"/>
        <w:rPr>
          <w:color w:val="222222"/>
          <w:sz w:val="20"/>
          <w:szCs w:val="20"/>
          <w:shd w:val="clear" w:color="auto" w:fill="FFFFFF"/>
        </w:rPr>
      </w:pPr>
      <w:r>
        <w:rPr>
          <w:rFonts w:ascii="TimesNewRomanPSMT" w:hAnsi="TimesNewRomanPSMT" w:cs="TimesNewRomanPSMT"/>
          <w:sz w:val="18"/>
          <w:szCs w:val="18"/>
        </w:rPr>
        <w:t>– Elsevier Inc. Academic Press., San Diego, pp. 219–256.</w:t>
      </w:r>
    </w:p>
    <w:p w14:paraId="6B3931A0" w14:textId="77777777" w:rsidR="000F3F58" w:rsidRPr="003422AA" w:rsidRDefault="000F3F58" w:rsidP="000F3F58">
      <w:pPr>
        <w:jc w:val="both"/>
        <w:rPr>
          <w:color w:val="222222"/>
          <w:sz w:val="20"/>
          <w:szCs w:val="20"/>
          <w:shd w:val="clear" w:color="auto" w:fill="FFFFFF"/>
        </w:rPr>
      </w:pPr>
    </w:p>
    <w:p w14:paraId="0C31B8A5" w14:textId="77777777" w:rsidR="000F3F58" w:rsidRPr="003422AA" w:rsidRDefault="000F3F58" w:rsidP="000F3F58">
      <w:pPr>
        <w:jc w:val="both"/>
        <w:rPr>
          <w:color w:val="222222"/>
          <w:sz w:val="20"/>
          <w:szCs w:val="20"/>
          <w:shd w:val="clear" w:color="auto" w:fill="FFFFFF"/>
        </w:rPr>
      </w:pPr>
    </w:p>
    <w:p w14:paraId="6A854C9C" w14:textId="77777777" w:rsidR="000F3F58" w:rsidRPr="003422AA" w:rsidRDefault="000F3F58" w:rsidP="000F3F58">
      <w:pPr>
        <w:jc w:val="both"/>
        <w:rPr>
          <w:rFonts w:ascii="Times New Roman" w:hAnsi="Times New Roman" w:cs="Times New Roman"/>
        </w:rPr>
      </w:pPr>
    </w:p>
    <w:p w14:paraId="16D8DF21" w14:textId="77777777" w:rsidR="000F3F58" w:rsidRPr="003422AA" w:rsidRDefault="000F3F58" w:rsidP="000F3F58">
      <w:pPr>
        <w:tabs>
          <w:tab w:val="left" w:pos="5480"/>
        </w:tabs>
        <w:jc w:val="both"/>
        <w:rPr>
          <w:rFonts w:ascii="Times New Roman" w:hAnsi="Times New Roman" w:cs="Times New Roman"/>
        </w:rPr>
      </w:pPr>
      <w:r w:rsidRPr="003422AA">
        <w:rPr>
          <w:rFonts w:ascii="Times New Roman" w:hAnsi="Times New Roman" w:cs="Times New Roman"/>
        </w:rPr>
        <w:tab/>
      </w:r>
    </w:p>
    <w:p w14:paraId="18F4C264" w14:textId="77777777" w:rsidR="000F3F58" w:rsidRPr="00597B1A" w:rsidRDefault="000F3F58" w:rsidP="000F3F58">
      <w:pPr>
        <w:autoSpaceDE w:val="0"/>
        <w:autoSpaceDN w:val="0"/>
        <w:adjustRightInd w:val="0"/>
        <w:spacing w:line="240" w:lineRule="auto"/>
        <w:rPr>
          <w:rFonts w:ascii="Times New Roman" w:hAnsi="Times New Roman" w:cs="Times New Roman"/>
          <w:lang w:val="es-EC"/>
        </w:rPr>
      </w:pPr>
      <w:r>
        <w:rPr>
          <w:rFonts w:ascii="TimesNewRomanPSMT" w:hAnsi="TimesNewRomanPSMT" w:cs="TimesNewRomanPSMT"/>
          <w:sz w:val="18"/>
          <w:szCs w:val="18"/>
        </w:rPr>
        <w:t xml:space="preserve">Melo SA, Froehlich CG, 2001. Macroinvertebrates in neotropical streams: richness patterns along a catchment and assemblage structure between 2 seasons. J. N. Am. </w:t>
      </w:r>
      <w:proofErr w:type="spellStart"/>
      <w:r w:rsidRPr="000F3F58">
        <w:rPr>
          <w:rFonts w:ascii="TimesNewRomanPSMT" w:hAnsi="TimesNewRomanPSMT" w:cs="TimesNewRomanPSMT"/>
          <w:sz w:val="18"/>
          <w:szCs w:val="18"/>
        </w:rPr>
        <w:t>Benthol</w:t>
      </w:r>
      <w:proofErr w:type="spellEnd"/>
      <w:r w:rsidRPr="000F3F58">
        <w:rPr>
          <w:rFonts w:ascii="TimesNewRomanPSMT" w:hAnsi="TimesNewRomanPSMT" w:cs="TimesNewRomanPSMT"/>
          <w:sz w:val="18"/>
          <w:szCs w:val="18"/>
        </w:rPr>
        <w:t xml:space="preserve">. </w:t>
      </w:r>
      <w:r w:rsidRPr="00597B1A">
        <w:rPr>
          <w:rFonts w:ascii="TimesNewRomanPSMT" w:hAnsi="TimesNewRomanPSMT" w:cs="TimesNewRomanPSMT"/>
          <w:sz w:val="18"/>
          <w:szCs w:val="18"/>
          <w:lang w:val="es-EC"/>
        </w:rPr>
        <w:t>Soc. 20:1-16.</w:t>
      </w:r>
    </w:p>
    <w:p w14:paraId="00D24229" w14:textId="77777777" w:rsidR="000F3F58" w:rsidRPr="00597B1A" w:rsidRDefault="000F3F58" w:rsidP="000F3F58">
      <w:pPr>
        <w:jc w:val="both"/>
        <w:rPr>
          <w:rFonts w:ascii="Times New Roman" w:hAnsi="Times New Roman" w:cs="Times New Roman"/>
          <w:lang w:val="es-EC"/>
        </w:rPr>
      </w:pPr>
    </w:p>
    <w:p w14:paraId="1D40CB7B" w14:textId="77777777" w:rsidR="000F3F58" w:rsidRDefault="000F3F58" w:rsidP="000F3F58">
      <w:pPr>
        <w:jc w:val="both"/>
        <w:rPr>
          <w:color w:val="222222"/>
          <w:sz w:val="20"/>
          <w:szCs w:val="20"/>
          <w:shd w:val="clear" w:color="auto" w:fill="FFFFFF"/>
          <w:lang w:val="es-EC"/>
        </w:rPr>
      </w:pPr>
      <w:r w:rsidRPr="00597B1A">
        <w:rPr>
          <w:color w:val="222222"/>
          <w:sz w:val="20"/>
          <w:szCs w:val="20"/>
          <w:shd w:val="clear" w:color="auto" w:fill="FFFFFF"/>
          <w:lang w:val="es-EC"/>
        </w:rPr>
        <w:t>Ríos</w:t>
      </w:r>
      <w:r w:rsidRPr="00597B1A">
        <w:rPr>
          <w:rFonts w:ascii="Cambria Math" w:hAnsi="Cambria Math" w:cs="Cambria Math"/>
          <w:color w:val="222222"/>
          <w:sz w:val="20"/>
          <w:szCs w:val="20"/>
          <w:shd w:val="clear" w:color="auto" w:fill="FFFFFF"/>
          <w:lang w:val="es-EC"/>
        </w:rPr>
        <w:t>‐</w:t>
      </w:r>
      <w:proofErr w:type="spellStart"/>
      <w:r w:rsidRPr="00597B1A">
        <w:rPr>
          <w:color w:val="222222"/>
          <w:sz w:val="20"/>
          <w:szCs w:val="20"/>
          <w:shd w:val="clear" w:color="auto" w:fill="FFFFFF"/>
          <w:lang w:val="es-EC"/>
        </w:rPr>
        <w:t>Touma</w:t>
      </w:r>
      <w:proofErr w:type="spellEnd"/>
      <w:r w:rsidRPr="00597B1A">
        <w:rPr>
          <w:color w:val="222222"/>
          <w:sz w:val="20"/>
          <w:szCs w:val="20"/>
          <w:shd w:val="clear" w:color="auto" w:fill="FFFFFF"/>
          <w:lang w:val="es-EC"/>
        </w:rPr>
        <w:t xml:space="preserve">, B., Encalada, A. C., &amp; Prat </w:t>
      </w:r>
      <w:proofErr w:type="spellStart"/>
      <w:r w:rsidRPr="00597B1A">
        <w:rPr>
          <w:color w:val="222222"/>
          <w:sz w:val="20"/>
          <w:szCs w:val="20"/>
          <w:shd w:val="clear" w:color="auto" w:fill="FFFFFF"/>
          <w:lang w:val="es-EC"/>
        </w:rPr>
        <w:t>Fornells</w:t>
      </w:r>
      <w:proofErr w:type="spellEnd"/>
      <w:r w:rsidRPr="00597B1A">
        <w:rPr>
          <w:color w:val="222222"/>
          <w:sz w:val="20"/>
          <w:szCs w:val="20"/>
          <w:shd w:val="clear" w:color="auto" w:fill="FFFFFF"/>
          <w:lang w:val="es-EC"/>
        </w:rPr>
        <w:t xml:space="preserve">, N. (2011). </w:t>
      </w:r>
      <w:r>
        <w:rPr>
          <w:color w:val="222222"/>
          <w:sz w:val="20"/>
          <w:szCs w:val="20"/>
          <w:shd w:val="clear" w:color="auto" w:fill="FFFFFF"/>
        </w:rPr>
        <w:t>Macroinvertebrate assemblages of an Andean high</w:t>
      </w:r>
      <w:r>
        <w:rPr>
          <w:rFonts w:ascii="Cambria Math" w:hAnsi="Cambria Math" w:cs="Cambria Math"/>
          <w:color w:val="222222"/>
          <w:sz w:val="20"/>
          <w:szCs w:val="20"/>
          <w:shd w:val="clear" w:color="auto" w:fill="FFFFFF"/>
        </w:rPr>
        <w:t>‐</w:t>
      </w:r>
      <w:r>
        <w:rPr>
          <w:color w:val="222222"/>
          <w:sz w:val="20"/>
          <w:szCs w:val="20"/>
          <w:shd w:val="clear" w:color="auto" w:fill="FFFFFF"/>
        </w:rPr>
        <w:t>altitude tropical stream: the importance of season and flow. </w:t>
      </w:r>
      <w:r w:rsidRPr="000F3F58">
        <w:rPr>
          <w:i/>
          <w:iCs/>
          <w:color w:val="222222"/>
          <w:sz w:val="20"/>
          <w:szCs w:val="20"/>
          <w:shd w:val="clear" w:color="auto" w:fill="FFFFFF"/>
          <w:lang w:val="es-EC"/>
        </w:rPr>
        <w:t xml:space="preserve">International </w:t>
      </w:r>
      <w:proofErr w:type="spellStart"/>
      <w:r w:rsidRPr="000F3F58">
        <w:rPr>
          <w:i/>
          <w:iCs/>
          <w:color w:val="222222"/>
          <w:sz w:val="20"/>
          <w:szCs w:val="20"/>
          <w:shd w:val="clear" w:color="auto" w:fill="FFFFFF"/>
          <w:lang w:val="es-EC"/>
        </w:rPr>
        <w:t>review</w:t>
      </w:r>
      <w:proofErr w:type="spellEnd"/>
      <w:r w:rsidRPr="000F3F58">
        <w:rPr>
          <w:i/>
          <w:iCs/>
          <w:color w:val="222222"/>
          <w:sz w:val="20"/>
          <w:szCs w:val="20"/>
          <w:shd w:val="clear" w:color="auto" w:fill="FFFFFF"/>
          <w:lang w:val="es-EC"/>
        </w:rPr>
        <w:t xml:space="preserve"> </w:t>
      </w:r>
      <w:proofErr w:type="spellStart"/>
      <w:r w:rsidRPr="000F3F58">
        <w:rPr>
          <w:i/>
          <w:iCs/>
          <w:color w:val="222222"/>
          <w:sz w:val="20"/>
          <w:szCs w:val="20"/>
          <w:shd w:val="clear" w:color="auto" w:fill="FFFFFF"/>
          <w:lang w:val="es-EC"/>
        </w:rPr>
        <w:t>of</w:t>
      </w:r>
      <w:proofErr w:type="spellEnd"/>
      <w:r w:rsidRPr="000F3F58">
        <w:rPr>
          <w:i/>
          <w:iCs/>
          <w:color w:val="222222"/>
          <w:sz w:val="20"/>
          <w:szCs w:val="20"/>
          <w:shd w:val="clear" w:color="auto" w:fill="FFFFFF"/>
          <w:lang w:val="es-EC"/>
        </w:rPr>
        <w:t xml:space="preserve"> </w:t>
      </w:r>
      <w:proofErr w:type="spellStart"/>
      <w:r w:rsidRPr="000F3F58">
        <w:rPr>
          <w:i/>
          <w:iCs/>
          <w:color w:val="222222"/>
          <w:sz w:val="20"/>
          <w:szCs w:val="20"/>
          <w:shd w:val="clear" w:color="auto" w:fill="FFFFFF"/>
          <w:lang w:val="es-EC"/>
        </w:rPr>
        <w:t>hydrobiology</w:t>
      </w:r>
      <w:proofErr w:type="spellEnd"/>
      <w:r w:rsidRPr="000F3F58">
        <w:rPr>
          <w:color w:val="222222"/>
          <w:sz w:val="20"/>
          <w:szCs w:val="20"/>
          <w:shd w:val="clear" w:color="auto" w:fill="FFFFFF"/>
          <w:lang w:val="es-EC"/>
        </w:rPr>
        <w:t>, </w:t>
      </w:r>
      <w:r w:rsidRPr="000F3F58">
        <w:rPr>
          <w:i/>
          <w:iCs/>
          <w:color w:val="222222"/>
          <w:sz w:val="20"/>
          <w:szCs w:val="20"/>
          <w:shd w:val="clear" w:color="auto" w:fill="FFFFFF"/>
          <w:lang w:val="es-EC"/>
        </w:rPr>
        <w:t>96</w:t>
      </w:r>
      <w:r w:rsidRPr="000F3F58">
        <w:rPr>
          <w:color w:val="222222"/>
          <w:sz w:val="20"/>
          <w:szCs w:val="20"/>
          <w:shd w:val="clear" w:color="auto" w:fill="FFFFFF"/>
          <w:lang w:val="es-EC"/>
        </w:rPr>
        <w:t>(6), 667-685.</w:t>
      </w:r>
    </w:p>
    <w:p w14:paraId="34D57A68" w14:textId="77777777" w:rsidR="00BA56F3" w:rsidRDefault="00BA56F3" w:rsidP="000F3F58">
      <w:pPr>
        <w:jc w:val="both"/>
        <w:rPr>
          <w:color w:val="222222"/>
          <w:sz w:val="20"/>
          <w:szCs w:val="20"/>
          <w:shd w:val="clear" w:color="auto" w:fill="FFFFFF"/>
          <w:lang w:val="es-EC"/>
        </w:rPr>
      </w:pPr>
    </w:p>
    <w:p w14:paraId="47DE76BD" w14:textId="77777777" w:rsidR="00BA56F3" w:rsidRPr="00820FF0" w:rsidRDefault="00BA56F3" w:rsidP="00BA56F3">
      <w:pPr>
        <w:spacing w:line="240" w:lineRule="auto"/>
        <w:jc w:val="both"/>
        <w:rPr>
          <w:rFonts w:ascii="Times New Roman" w:hAnsi="Times New Roman" w:cs="Times New Roman"/>
          <w:lang w:val="es-EC"/>
        </w:rPr>
      </w:pPr>
      <w:r>
        <w:rPr>
          <w:rFonts w:ascii="Times New Roman" w:hAnsi="Times New Roman" w:cs="Times New Roman"/>
          <w:color w:val="222222"/>
          <w:shd w:val="clear" w:color="auto" w:fill="FFFFFF"/>
          <w:lang w:val="es-EC"/>
        </w:rPr>
        <w:t>Rivera</w:t>
      </w:r>
      <w:r w:rsidRPr="00820FF0">
        <w:rPr>
          <w:rFonts w:ascii="Times New Roman" w:hAnsi="Times New Roman" w:cs="Times New Roman"/>
          <w:color w:val="222222"/>
          <w:shd w:val="clear" w:color="auto" w:fill="FFFFFF"/>
          <w:lang w:val="es-EC"/>
        </w:rPr>
        <w:t>, R. (2004). </w:t>
      </w:r>
      <w:r w:rsidRPr="00820FF0">
        <w:rPr>
          <w:rFonts w:ascii="Times New Roman" w:hAnsi="Times New Roman" w:cs="Times New Roman"/>
          <w:i/>
          <w:iCs/>
          <w:color w:val="222222"/>
          <w:shd w:val="clear" w:color="auto" w:fill="FFFFFF"/>
          <w:lang w:val="es-EC"/>
        </w:rPr>
        <w:t>Estructura y composición de la comunidad de macroinvertebrados bentónicos en ríos de páramo y zonas boscosas, en los Andes venezolanos</w:t>
      </w:r>
      <w:r>
        <w:rPr>
          <w:rFonts w:ascii="Times New Roman" w:hAnsi="Times New Roman" w:cs="Times New Roman"/>
          <w:color w:val="222222"/>
          <w:shd w:val="clear" w:color="auto" w:fill="FFFFFF"/>
          <w:lang w:val="es-EC"/>
        </w:rPr>
        <w:t> (Tesis Doctoral</w:t>
      </w:r>
      <w:r w:rsidRPr="00820FF0">
        <w:rPr>
          <w:rFonts w:ascii="Times New Roman" w:hAnsi="Times New Roman" w:cs="Times New Roman"/>
          <w:color w:val="222222"/>
          <w:shd w:val="clear" w:color="auto" w:fill="FFFFFF"/>
          <w:lang w:val="es-EC"/>
        </w:rPr>
        <w:t>, Universidad de Los Andes).</w:t>
      </w:r>
    </w:p>
    <w:p w14:paraId="7CC5B5DA" w14:textId="77777777" w:rsidR="00BA56F3" w:rsidRDefault="00BA56F3" w:rsidP="000F3F58">
      <w:pPr>
        <w:jc w:val="both"/>
        <w:rPr>
          <w:rFonts w:ascii="Times New Roman" w:hAnsi="Times New Roman" w:cs="Times New Roman"/>
          <w:lang w:val="es-EC"/>
        </w:rPr>
      </w:pPr>
    </w:p>
    <w:p w14:paraId="69380894" w14:textId="77777777" w:rsidR="000F3F58" w:rsidRPr="00BA56F3" w:rsidRDefault="000F3F58" w:rsidP="00F56123">
      <w:pPr>
        <w:jc w:val="both"/>
        <w:rPr>
          <w:rFonts w:ascii="Times New Roman" w:eastAsia="Times New Roman" w:hAnsi="Times New Roman"/>
          <w:b/>
          <w:bCs/>
          <w:color w:val="3366FF"/>
          <w:lang w:val="es-EC" w:eastAsia="es-ES"/>
        </w:rPr>
      </w:pPr>
    </w:p>
    <w:p w14:paraId="147C1554" w14:textId="77777777" w:rsidR="00F56123" w:rsidRPr="00F56123" w:rsidRDefault="00F56123" w:rsidP="00F56123">
      <w:pPr>
        <w:jc w:val="both"/>
        <w:rPr>
          <w:rFonts w:ascii="Times New Roman" w:eastAsia="Times New Roman" w:hAnsi="Times New Roman"/>
          <w:b/>
          <w:color w:val="3366FF"/>
          <w:szCs w:val="24"/>
          <w:lang w:val="es-ES_tradnl" w:eastAsia="es-ES"/>
        </w:rPr>
      </w:pPr>
      <w:r w:rsidRPr="00F56123">
        <w:rPr>
          <w:rFonts w:ascii="Times New Roman" w:eastAsia="Times New Roman" w:hAnsi="Times New Roman"/>
          <w:b/>
          <w:bCs/>
          <w:color w:val="3366FF"/>
          <w:lang w:eastAsia="es-ES"/>
        </w:rPr>
        <w:t>TABLAS</w:t>
      </w:r>
    </w:p>
    <w:p w14:paraId="774AE572" w14:textId="77777777" w:rsidR="00F56123" w:rsidRPr="00F56123" w:rsidRDefault="00F56123" w:rsidP="00F56123">
      <w:pPr>
        <w:jc w:val="both"/>
        <w:rPr>
          <w:rFonts w:ascii="Times New Roman" w:eastAsia="Times New Roman" w:hAnsi="Times New Roman"/>
          <w:b/>
          <w:bCs/>
          <w:color w:val="3366FF"/>
          <w:lang w:eastAsia="es-ES"/>
        </w:rPr>
      </w:pPr>
      <w:r w:rsidRPr="00F56123">
        <w:rPr>
          <w:rFonts w:ascii="Times New Roman" w:eastAsia="Times New Roman" w:hAnsi="Times New Roman"/>
          <w:b/>
          <w:bCs/>
          <w:color w:val="3366FF"/>
          <w:lang w:eastAsia="es-ES"/>
        </w:rPr>
        <w:t>FIGURAS</w:t>
      </w:r>
    </w:p>
    <w:p w14:paraId="0F512D85" w14:textId="6D4C18C2" w:rsidR="00F56123" w:rsidRPr="00F56123" w:rsidRDefault="00F56123" w:rsidP="00F56123">
      <w:pPr>
        <w:jc w:val="both"/>
        <w:rPr>
          <w:rFonts w:ascii="Times New Roman" w:eastAsia="Times New Roman" w:hAnsi="Times New Roman"/>
          <w:b/>
          <w:color w:val="3366FF"/>
          <w:szCs w:val="24"/>
          <w:lang w:val="es-ES_tradnl" w:eastAsia="es-ES"/>
        </w:rPr>
      </w:pPr>
      <w:r w:rsidRPr="00F56123">
        <w:rPr>
          <w:rFonts w:ascii="Times New Roman" w:eastAsia="Times New Roman" w:hAnsi="Times New Roman"/>
          <w:b/>
          <w:color w:val="3366FF"/>
          <w:szCs w:val="24"/>
          <w:lang w:val="es-ES_tradnl" w:eastAsia="es-ES"/>
        </w:rPr>
        <w:t xml:space="preserve">ANEXOS </w:t>
      </w:r>
    </w:p>
    <w:p w14:paraId="000000BA" w14:textId="77777777" w:rsidR="00F609E8" w:rsidRPr="001B3EC1" w:rsidRDefault="00F609E8" w:rsidP="001B3EC1">
      <w:pPr>
        <w:spacing w:line="240" w:lineRule="auto"/>
        <w:rPr>
          <w:rFonts w:eastAsia="Roboto"/>
          <w:b/>
          <w:highlight w:val="white"/>
        </w:rPr>
      </w:pPr>
    </w:p>
    <w:sectPr w:rsidR="00F609E8" w:rsidRPr="001B3EC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Windows User" w:date="2023-04-18T18:41:00Z" w:initials="WU">
    <w:p w14:paraId="6A8E5745" w14:textId="77777777" w:rsidR="00597B1A" w:rsidRDefault="00597B1A" w:rsidP="00910BEC">
      <w:pPr>
        <w:pStyle w:val="Textocomentario"/>
        <w:rPr>
          <w:lang w:val="es-EC"/>
        </w:rPr>
      </w:pPr>
      <w:r>
        <w:rPr>
          <w:rStyle w:val="Refdecomentario"/>
        </w:rPr>
        <w:annotationRef/>
      </w:r>
      <w:r w:rsidRPr="00E025E2">
        <w:rPr>
          <w:lang w:val="es-EC"/>
        </w:rPr>
        <w:t xml:space="preserve">Actualizar mapa… hay 11 sitios, no </w:t>
      </w:r>
      <w:r>
        <w:rPr>
          <w:lang w:val="es-EC"/>
        </w:rPr>
        <w:t>doce</w:t>
      </w:r>
    </w:p>
    <w:p w14:paraId="71B6D5A5" w14:textId="77777777" w:rsidR="00597B1A" w:rsidRPr="00E025E2" w:rsidRDefault="00597B1A" w:rsidP="00910BEC">
      <w:pPr>
        <w:pStyle w:val="Textocomentario"/>
        <w:rPr>
          <w:lang w:val="es-EC"/>
        </w:rPr>
      </w:pPr>
    </w:p>
  </w:comment>
  <w:comment w:id="2" w:author="Windows User" w:date="2023-04-18T18:41:00Z" w:initials="WU">
    <w:p w14:paraId="0E2F0425" w14:textId="77777777" w:rsidR="00597B1A" w:rsidRPr="00DA2486" w:rsidRDefault="00597B1A" w:rsidP="00910BEC">
      <w:pPr>
        <w:pStyle w:val="Textocomentario"/>
        <w:rPr>
          <w:lang w:val="es-EC"/>
        </w:rPr>
      </w:pPr>
      <w:r>
        <w:rPr>
          <w:rStyle w:val="Refdecomentario"/>
        </w:rPr>
        <w:annotationRef/>
      </w:r>
    </w:p>
  </w:comment>
  <w:comment w:id="3" w:author="Ibon Tobes" w:date="2022-11-25T22:14:00Z" w:initials="IT">
    <w:p w14:paraId="45FA9A4E" w14:textId="77777777" w:rsidR="00597B1A" w:rsidRPr="00472B2A" w:rsidRDefault="00597B1A" w:rsidP="001B3EC1">
      <w:pPr>
        <w:pStyle w:val="Textocomentario"/>
        <w:rPr>
          <w:lang w:val="es-EC"/>
        </w:rPr>
      </w:pPr>
      <w:r>
        <w:rPr>
          <w:rStyle w:val="Refdecomentario"/>
        </w:rPr>
        <w:annotationRef/>
      </w:r>
      <w:r w:rsidRPr="00472B2A">
        <w:rPr>
          <w:lang w:val="es-EC"/>
        </w:rPr>
        <w:t>Más relevante que los límites provinciales serían los límites de las principales cuencas hidrográficas, ya que esto si es una información ecológica relevante.</w:t>
      </w:r>
    </w:p>
    <w:p w14:paraId="39FE8325" w14:textId="77777777" w:rsidR="00597B1A" w:rsidRPr="00472B2A" w:rsidRDefault="00597B1A" w:rsidP="001B3EC1">
      <w:pPr>
        <w:pStyle w:val="Textocomentario"/>
        <w:rPr>
          <w:lang w:val="es-EC"/>
        </w:rPr>
      </w:pPr>
    </w:p>
    <w:p w14:paraId="73F9EFFD" w14:textId="77777777" w:rsidR="00597B1A" w:rsidRPr="00472B2A" w:rsidRDefault="00597B1A" w:rsidP="001B3EC1">
      <w:pPr>
        <w:pStyle w:val="Textocomentario"/>
        <w:rPr>
          <w:lang w:val="es-EC"/>
        </w:rPr>
      </w:pPr>
      <w:r w:rsidRPr="00472B2A">
        <w:rPr>
          <w:lang w:val="es-EC"/>
        </w:rPr>
        <w:t>Sería también relevante señalar dónde está Quito.</w:t>
      </w:r>
    </w:p>
    <w:p w14:paraId="5678BD09" w14:textId="77777777" w:rsidR="00597B1A" w:rsidRPr="00472B2A" w:rsidRDefault="00597B1A" w:rsidP="001B3EC1">
      <w:pPr>
        <w:pStyle w:val="Textocomentario"/>
        <w:rPr>
          <w:lang w:val="es-EC"/>
        </w:rPr>
      </w:pPr>
    </w:p>
    <w:p w14:paraId="70F8F37C" w14:textId="77777777" w:rsidR="00597B1A" w:rsidRDefault="00597B1A" w:rsidP="001B3EC1">
      <w:pPr>
        <w:pStyle w:val="Textocomentario"/>
        <w:rPr>
          <w:lang w:val="es-EC"/>
        </w:rPr>
      </w:pPr>
      <w:r w:rsidRPr="00472B2A">
        <w:rPr>
          <w:lang w:val="es-EC"/>
        </w:rPr>
        <w:t>Creo que puede ser útil diferenciar con puntos de distintos colores o formas si es un río de entrada o salida de laguna</w:t>
      </w:r>
    </w:p>
    <w:p w14:paraId="5509F309" w14:textId="77777777" w:rsidR="00597B1A" w:rsidRDefault="00597B1A" w:rsidP="001B3EC1">
      <w:pPr>
        <w:pStyle w:val="Textocomentario"/>
        <w:rPr>
          <w:lang w:val="es-EC"/>
        </w:rPr>
      </w:pPr>
    </w:p>
    <w:p w14:paraId="79BD8040" w14:textId="75EE0B3C" w:rsidR="00597B1A" w:rsidRPr="00472B2A" w:rsidRDefault="00597B1A" w:rsidP="001B3EC1">
      <w:pPr>
        <w:pStyle w:val="Textocomentario"/>
        <w:rPr>
          <w:lang w:val="es-EC"/>
        </w:rPr>
      </w:pPr>
      <w:r>
        <w:rPr>
          <w:lang w:val="es-EC"/>
        </w:rPr>
        <w:t>En el mapa recalcar las zonas de la tabla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B6D5A5" w15:done="0"/>
  <w15:commentEx w15:paraId="0E2F0425" w15:paraIdParent="71B6D5A5" w15:done="0"/>
  <w15:commentEx w15:paraId="79BD804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B6D5A5" w16cid:durableId="168D04D2"/>
  <w16cid:commentId w16cid:paraId="0E2F0425" w16cid:durableId="040C7530"/>
  <w16cid:commentId w16cid:paraId="79BD8040" w16cid:durableId="3586A9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F27B3" w14:textId="77777777" w:rsidR="009F7EC6" w:rsidRDefault="009F7EC6">
      <w:pPr>
        <w:spacing w:line="240" w:lineRule="auto"/>
      </w:pPr>
      <w:r>
        <w:separator/>
      </w:r>
    </w:p>
  </w:endnote>
  <w:endnote w:type="continuationSeparator" w:id="0">
    <w:p w14:paraId="4A0873C3" w14:textId="77777777" w:rsidR="009F7EC6" w:rsidRDefault="009F7E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MS">
    <w:altName w:val="Yu Gothic"/>
    <w:panose1 w:val="00000000000000000000"/>
    <w:charset w:val="80"/>
    <w:family w:val="auto"/>
    <w:notTrueType/>
    <w:pitch w:val="default"/>
    <w:sig w:usb0="00000001" w:usb1="08070000" w:usb2="00000010" w:usb3="00000000" w:csb0="00020000" w:csb1="00000000"/>
  </w:font>
  <w:font w:name="Arial,Italic">
    <w:altName w:val="Arial"/>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auto"/>
    <w:notTrueType/>
    <w:pitch w:val="default"/>
    <w:sig w:usb0="00000003" w:usb1="08070000" w:usb2="00000010" w:usb3="00000000" w:csb0="0002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B5151" w14:textId="77777777" w:rsidR="009F7EC6" w:rsidRDefault="009F7EC6">
      <w:pPr>
        <w:spacing w:line="240" w:lineRule="auto"/>
      </w:pPr>
      <w:r>
        <w:separator/>
      </w:r>
    </w:p>
  </w:footnote>
  <w:footnote w:type="continuationSeparator" w:id="0">
    <w:p w14:paraId="061D602B" w14:textId="77777777" w:rsidR="009F7EC6" w:rsidRDefault="009F7E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93256A"/>
    <w:multiLevelType w:val="hybridMultilevel"/>
    <w:tmpl w:val="25E070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3F171DF0"/>
    <w:multiLevelType w:val="hybridMultilevel"/>
    <w:tmpl w:val="0A5CCF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59C47A35"/>
    <w:multiLevelType w:val="hybridMultilevel"/>
    <w:tmpl w:val="6046C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8540611">
    <w:abstractNumId w:val="1"/>
  </w:num>
  <w:num w:numId="2" w16cid:durableId="2084140590">
    <w:abstractNumId w:val="0"/>
  </w:num>
  <w:num w:numId="3" w16cid:durableId="48917670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ndows User">
    <w15:presenceInfo w15:providerId="None" w15:userId="Windows User"/>
  </w15:person>
  <w15:person w15:author="Ibon Tobes">
    <w15:presenceInfo w15:providerId="AD" w15:userId="S::ibontobes@uti.edu.ec::fc59e33a-dc7d-4366-b7cb-41e9a7717c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9E8"/>
    <w:rsid w:val="0000658A"/>
    <w:rsid w:val="00011566"/>
    <w:rsid w:val="00017CE0"/>
    <w:rsid w:val="000226FE"/>
    <w:rsid w:val="0002385E"/>
    <w:rsid w:val="00023D20"/>
    <w:rsid w:val="00026581"/>
    <w:rsid w:val="00032F86"/>
    <w:rsid w:val="00036E61"/>
    <w:rsid w:val="00041131"/>
    <w:rsid w:val="00041505"/>
    <w:rsid w:val="000422DE"/>
    <w:rsid w:val="00045E8B"/>
    <w:rsid w:val="0005528A"/>
    <w:rsid w:val="00057273"/>
    <w:rsid w:val="000835AD"/>
    <w:rsid w:val="00086695"/>
    <w:rsid w:val="0009662F"/>
    <w:rsid w:val="000971D6"/>
    <w:rsid w:val="000A0C71"/>
    <w:rsid w:val="000B1A37"/>
    <w:rsid w:val="000C1B97"/>
    <w:rsid w:val="000D0CB8"/>
    <w:rsid w:val="000D15D7"/>
    <w:rsid w:val="000E16A2"/>
    <w:rsid w:val="000E22B3"/>
    <w:rsid w:val="000E78E7"/>
    <w:rsid w:val="000F101F"/>
    <w:rsid w:val="000F2443"/>
    <w:rsid w:val="000F3F58"/>
    <w:rsid w:val="001062BD"/>
    <w:rsid w:val="00116A37"/>
    <w:rsid w:val="0012321B"/>
    <w:rsid w:val="00126DFA"/>
    <w:rsid w:val="001405B7"/>
    <w:rsid w:val="00143F3E"/>
    <w:rsid w:val="00165EF5"/>
    <w:rsid w:val="00174811"/>
    <w:rsid w:val="00176830"/>
    <w:rsid w:val="00183BAB"/>
    <w:rsid w:val="00191FCE"/>
    <w:rsid w:val="00192B64"/>
    <w:rsid w:val="001A08EC"/>
    <w:rsid w:val="001B22B2"/>
    <w:rsid w:val="001B28E6"/>
    <w:rsid w:val="001B3EC1"/>
    <w:rsid w:val="001C018F"/>
    <w:rsid w:val="001C3449"/>
    <w:rsid w:val="001C3E5D"/>
    <w:rsid w:val="001C444E"/>
    <w:rsid w:val="001D2E31"/>
    <w:rsid w:val="001D681E"/>
    <w:rsid w:val="001E0023"/>
    <w:rsid w:val="001E35D4"/>
    <w:rsid w:val="001E50C0"/>
    <w:rsid w:val="00201A07"/>
    <w:rsid w:val="00203FFD"/>
    <w:rsid w:val="002060A3"/>
    <w:rsid w:val="00215603"/>
    <w:rsid w:val="00216ADB"/>
    <w:rsid w:val="00217070"/>
    <w:rsid w:val="00230109"/>
    <w:rsid w:val="00237B45"/>
    <w:rsid w:val="00255332"/>
    <w:rsid w:val="00260B30"/>
    <w:rsid w:val="00262558"/>
    <w:rsid w:val="0026281E"/>
    <w:rsid w:val="00276826"/>
    <w:rsid w:val="00293635"/>
    <w:rsid w:val="002A7408"/>
    <w:rsid w:val="002B16F6"/>
    <w:rsid w:val="002C2B23"/>
    <w:rsid w:val="002C7E6B"/>
    <w:rsid w:val="002D522E"/>
    <w:rsid w:val="002F0DAD"/>
    <w:rsid w:val="00301FFA"/>
    <w:rsid w:val="00305807"/>
    <w:rsid w:val="00307F5E"/>
    <w:rsid w:val="00320FAE"/>
    <w:rsid w:val="003223A8"/>
    <w:rsid w:val="003320D8"/>
    <w:rsid w:val="0033269A"/>
    <w:rsid w:val="00333978"/>
    <w:rsid w:val="003422AA"/>
    <w:rsid w:val="003430BA"/>
    <w:rsid w:val="0034456B"/>
    <w:rsid w:val="00354EA6"/>
    <w:rsid w:val="0035653C"/>
    <w:rsid w:val="00357F5B"/>
    <w:rsid w:val="00374D2E"/>
    <w:rsid w:val="00377300"/>
    <w:rsid w:val="00380763"/>
    <w:rsid w:val="00383534"/>
    <w:rsid w:val="0039257B"/>
    <w:rsid w:val="0039781B"/>
    <w:rsid w:val="003B146D"/>
    <w:rsid w:val="003B1879"/>
    <w:rsid w:val="003B19F2"/>
    <w:rsid w:val="003B5077"/>
    <w:rsid w:val="003C0278"/>
    <w:rsid w:val="003C1733"/>
    <w:rsid w:val="003C2431"/>
    <w:rsid w:val="003C2EBA"/>
    <w:rsid w:val="003D6773"/>
    <w:rsid w:val="003E0DC4"/>
    <w:rsid w:val="003E23AC"/>
    <w:rsid w:val="003E6137"/>
    <w:rsid w:val="003F7F85"/>
    <w:rsid w:val="0041636F"/>
    <w:rsid w:val="004312FE"/>
    <w:rsid w:val="00432538"/>
    <w:rsid w:val="004346BA"/>
    <w:rsid w:val="00444221"/>
    <w:rsid w:val="00444DCC"/>
    <w:rsid w:val="00451A1A"/>
    <w:rsid w:val="00463DCD"/>
    <w:rsid w:val="00466621"/>
    <w:rsid w:val="00475C00"/>
    <w:rsid w:val="004813B6"/>
    <w:rsid w:val="004836F6"/>
    <w:rsid w:val="004934B3"/>
    <w:rsid w:val="004B52AE"/>
    <w:rsid w:val="004C1182"/>
    <w:rsid w:val="004D02A2"/>
    <w:rsid w:val="004D18F9"/>
    <w:rsid w:val="004E5EC2"/>
    <w:rsid w:val="004E6EC1"/>
    <w:rsid w:val="004F0E40"/>
    <w:rsid w:val="004F5C97"/>
    <w:rsid w:val="00501208"/>
    <w:rsid w:val="0050258B"/>
    <w:rsid w:val="00502949"/>
    <w:rsid w:val="00506DE0"/>
    <w:rsid w:val="00521B53"/>
    <w:rsid w:val="0052249E"/>
    <w:rsid w:val="00524526"/>
    <w:rsid w:val="005419FC"/>
    <w:rsid w:val="00543150"/>
    <w:rsid w:val="00550ACB"/>
    <w:rsid w:val="00556520"/>
    <w:rsid w:val="0057093F"/>
    <w:rsid w:val="00586436"/>
    <w:rsid w:val="00591C70"/>
    <w:rsid w:val="00596F24"/>
    <w:rsid w:val="00597B1A"/>
    <w:rsid w:val="005A2F4E"/>
    <w:rsid w:val="005A57DA"/>
    <w:rsid w:val="005C11CB"/>
    <w:rsid w:val="005C2A5C"/>
    <w:rsid w:val="005C5A68"/>
    <w:rsid w:val="005D030D"/>
    <w:rsid w:val="005D1117"/>
    <w:rsid w:val="005D3A5B"/>
    <w:rsid w:val="005E7BE0"/>
    <w:rsid w:val="005F08C0"/>
    <w:rsid w:val="005F15E5"/>
    <w:rsid w:val="005F23C0"/>
    <w:rsid w:val="005F5192"/>
    <w:rsid w:val="00606D27"/>
    <w:rsid w:val="0060722B"/>
    <w:rsid w:val="00620700"/>
    <w:rsid w:val="006334DC"/>
    <w:rsid w:val="00640884"/>
    <w:rsid w:val="00650346"/>
    <w:rsid w:val="00660573"/>
    <w:rsid w:val="00671ABA"/>
    <w:rsid w:val="0067779F"/>
    <w:rsid w:val="00677DC6"/>
    <w:rsid w:val="00680097"/>
    <w:rsid w:val="00684DC3"/>
    <w:rsid w:val="006900E8"/>
    <w:rsid w:val="006A0452"/>
    <w:rsid w:val="006A7CF8"/>
    <w:rsid w:val="006B5BEA"/>
    <w:rsid w:val="006E0023"/>
    <w:rsid w:val="006E4664"/>
    <w:rsid w:val="006F026F"/>
    <w:rsid w:val="006F3C86"/>
    <w:rsid w:val="006F540F"/>
    <w:rsid w:val="00700C2E"/>
    <w:rsid w:val="007051AD"/>
    <w:rsid w:val="007138D9"/>
    <w:rsid w:val="00713DD9"/>
    <w:rsid w:val="0072659A"/>
    <w:rsid w:val="00727E09"/>
    <w:rsid w:val="00732824"/>
    <w:rsid w:val="00757970"/>
    <w:rsid w:val="00762145"/>
    <w:rsid w:val="00765A7D"/>
    <w:rsid w:val="00765C6A"/>
    <w:rsid w:val="00784FD9"/>
    <w:rsid w:val="00792027"/>
    <w:rsid w:val="00796A3E"/>
    <w:rsid w:val="007A6441"/>
    <w:rsid w:val="007B0986"/>
    <w:rsid w:val="007B113D"/>
    <w:rsid w:val="007C7F5E"/>
    <w:rsid w:val="007D1720"/>
    <w:rsid w:val="007D5B8B"/>
    <w:rsid w:val="007E7934"/>
    <w:rsid w:val="007F4817"/>
    <w:rsid w:val="00805919"/>
    <w:rsid w:val="008110D0"/>
    <w:rsid w:val="008122FA"/>
    <w:rsid w:val="00820FF0"/>
    <w:rsid w:val="008215C7"/>
    <w:rsid w:val="00834C97"/>
    <w:rsid w:val="00835620"/>
    <w:rsid w:val="00843964"/>
    <w:rsid w:val="00854E04"/>
    <w:rsid w:val="0086244C"/>
    <w:rsid w:val="008721D2"/>
    <w:rsid w:val="00877E85"/>
    <w:rsid w:val="00885467"/>
    <w:rsid w:val="008A5F8C"/>
    <w:rsid w:val="008A67B4"/>
    <w:rsid w:val="008B26A7"/>
    <w:rsid w:val="008B56EC"/>
    <w:rsid w:val="008C65B7"/>
    <w:rsid w:val="008D2D19"/>
    <w:rsid w:val="008D5DDE"/>
    <w:rsid w:val="008F0F93"/>
    <w:rsid w:val="008F3E94"/>
    <w:rsid w:val="008F62C1"/>
    <w:rsid w:val="009011C7"/>
    <w:rsid w:val="009070EE"/>
    <w:rsid w:val="00910BEC"/>
    <w:rsid w:val="00916663"/>
    <w:rsid w:val="009172E1"/>
    <w:rsid w:val="0092460F"/>
    <w:rsid w:val="00927C9D"/>
    <w:rsid w:val="00933F80"/>
    <w:rsid w:val="009373E7"/>
    <w:rsid w:val="00946CF9"/>
    <w:rsid w:val="00954EEC"/>
    <w:rsid w:val="0096206D"/>
    <w:rsid w:val="00986120"/>
    <w:rsid w:val="00987C82"/>
    <w:rsid w:val="009908C8"/>
    <w:rsid w:val="009930DC"/>
    <w:rsid w:val="009A069D"/>
    <w:rsid w:val="009B55A8"/>
    <w:rsid w:val="009B7C9C"/>
    <w:rsid w:val="009C7655"/>
    <w:rsid w:val="009D002E"/>
    <w:rsid w:val="009D09E3"/>
    <w:rsid w:val="009D37A5"/>
    <w:rsid w:val="009D6A6C"/>
    <w:rsid w:val="009E0A38"/>
    <w:rsid w:val="009E525F"/>
    <w:rsid w:val="009F00DF"/>
    <w:rsid w:val="009F5565"/>
    <w:rsid w:val="009F7EC6"/>
    <w:rsid w:val="00A04677"/>
    <w:rsid w:val="00A306AF"/>
    <w:rsid w:val="00A366F0"/>
    <w:rsid w:val="00A458F4"/>
    <w:rsid w:val="00A4765D"/>
    <w:rsid w:val="00A60FD7"/>
    <w:rsid w:val="00A61005"/>
    <w:rsid w:val="00A612A2"/>
    <w:rsid w:val="00A65280"/>
    <w:rsid w:val="00A65790"/>
    <w:rsid w:val="00A733F5"/>
    <w:rsid w:val="00A7434C"/>
    <w:rsid w:val="00A76832"/>
    <w:rsid w:val="00A811DA"/>
    <w:rsid w:val="00A834DB"/>
    <w:rsid w:val="00A97853"/>
    <w:rsid w:val="00AC6255"/>
    <w:rsid w:val="00AE16CD"/>
    <w:rsid w:val="00AE4E30"/>
    <w:rsid w:val="00AE70AB"/>
    <w:rsid w:val="00AF0365"/>
    <w:rsid w:val="00B07864"/>
    <w:rsid w:val="00B26FA0"/>
    <w:rsid w:val="00B345D6"/>
    <w:rsid w:val="00B36EB6"/>
    <w:rsid w:val="00B53364"/>
    <w:rsid w:val="00B619BC"/>
    <w:rsid w:val="00B64D83"/>
    <w:rsid w:val="00B674A8"/>
    <w:rsid w:val="00B7388B"/>
    <w:rsid w:val="00B76EA0"/>
    <w:rsid w:val="00B91953"/>
    <w:rsid w:val="00BA1BC6"/>
    <w:rsid w:val="00BA2B13"/>
    <w:rsid w:val="00BA399A"/>
    <w:rsid w:val="00BA56F3"/>
    <w:rsid w:val="00BB0D05"/>
    <w:rsid w:val="00BB423E"/>
    <w:rsid w:val="00BB5513"/>
    <w:rsid w:val="00BC3FD1"/>
    <w:rsid w:val="00BC5F60"/>
    <w:rsid w:val="00BC6F58"/>
    <w:rsid w:val="00BE2EDD"/>
    <w:rsid w:val="00BE756F"/>
    <w:rsid w:val="00BF2D86"/>
    <w:rsid w:val="00C21F97"/>
    <w:rsid w:val="00C24ACF"/>
    <w:rsid w:val="00C26B8A"/>
    <w:rsid w:val="00C27A66"/>
    <w:rsid w:val="00C34950"/>
    <w:rsid w:val="00C34D6B"/>
    <w:rsid w:val="00C34D6D"/>
    <w:rsid w:val="00C5154E"/>
    <w:rsid w:val="00C52E22"/>
    <w:rsid w:val="00C57B4C"/>
    <w:rsid w:val="00C64385"/>
    <w:rsid w:val="00C652C2"/>
    <w:rsid w:val="00C74017"/>
    <w:rsid w:val="00C77B44"/>
    <w:rsid w:val="00C804D7"/>
    <w:rsid w:val="00C865C9"/>
    <w:rsid w:val="00C916F1"/>
    <w:rsid w:val="00C91876"/>
    <w:rsid w:val="00C97CE2"/>
    <w:rsid w:val="00CA7FC2"/>
    <w:rsid w:val="00CB0C83"/>
    <w:rsid w:val="00CB2108"/>
    <w:rsid w:val="00CB46F2"/>
    <w:rsid w:val="00CB488F"/>
    <w:rsid w:val="00CC1E17"/>
    <w:rsid w:val="00CC295D"/>
    <w:rsid w:val="00CC3E72"/>
    <w:rsid w:val="00CC66A2"/>
    <w:rsid w:val="00CC7597"/>
    <w:rsid w:val="00CD1655"/>
    <w:rsid w:val="00CD1AF0"/>
    <w:rsid w:val="00CE11CC"/>
    <w:rsid w:val="00CE6C1A"/>
    <w:rsid w:val="00CF6177"/>
    <w:rsid w:val="00D0627D"/>
    <w:rsid w:val="00D06D18"/>
    <w:rsid w:val="00D10075"/>
    <w:rsid w:val="00D12A88"/>
    <w:rsid w:val="00D23DEE"/>
    <w:rsid w:val="00D24C2A"/>
    <w:rsid w:val="00D27B99"/>
    <w:rsid w:val="00D32174"/>
    <w:rsid w:val="00D33AA5"/>
    <w:rsid w:val="00D341E1"/>
    <w:rsid w:val="00D41817"/>
    <w:rsid w:val="00D44C8A"/>
    <w:rsid w:val="00D53052"/>
    <w:rsid w:val="00D6570D"/>
    <w:rsid w:val="00D67F87"/>
    <w:rsid w:val="00D765E9"/>
    <w:rsid w:val="00D840A5"/>
    <w:rsid w:val="00D907E6"/>
    <w:rsid w:val="00D90A48"/>
    <w:rsid w:val="00D95DFF"/>
    <w:rsid w:val="00D972DE"/>
    <w:rsid w:val="00DA1CDE"/>
    <w:rsid w:val="00DA7AFA"/>
    <w:rsid w:val="00DB068B"/>
    <w:rsid w:val="00DB3311"/>
    <w:rsid w:val="00DC11F3"/>
    <w:rsid w:val="00DC7524"/>
    <w:rsid w:val="00DD06B9"/>
    <w:rsid w:val="00DD1262"/>
    <w:rsid w:val="00DD7D06"/>
    <w:rsid w:val="00DF3099"/>
    <w:rsid w:val="00DF387D"/>
    <w:rsid w:val="00DF3E99"/>
    <w:rsid w:val="00DF4B8D"/>
    <w:rsid w:val="00E102C1"/>
    <w:rsid w:val="00E20921"/>
    <w:rsid w:val="00E20C39"/>
    <w:rsid w:val="00E21A13"/>
    <w:rsid w:val="00E418CB"/>
    <w:rsid w:val="00E41CA1"/>
    <w:rsid w:val="00E5196C"/>
    <w:rsid w:val="00E54631"/>
    <w:rsid w:val="00E66592"/>
    <w:rsid w:val="00E72D54"/>
    <w:rsid w:val="00E93CA0"/>
    <w:rsid w:val="00E95B8D"/>
    <w:rsid w:val="00EA19A2"/>
    <w:rsid w:val="00EA74FB"/>
    <w:rsid w:val="00EB45EE"/>
    <w:rsid w:val="00EB4CCE"/>
    <w:rsid w:val="00EC08CA"/>
    <w:rsid w:val="00EC2C18"/>
    <w:rsid w:val="00EE0D36"/>
    <w:rsid w:val="00EE2330"/>
    <w:rsid w:val="00EF070E"/>
    <w:rsid w:val="00EF2859"/>
    <w:rsid w:val="00F0027C"/>
    <w:rsid w:val="00F03F77"/>
    <w:rsid w:val="00F0745F"/>
    <w:rsid w:val="00F12528"/>
    <w:rsid w:val="00F34BE2"/>
    <w:rsid w:val="00F41CF6"/>
    <w:rsid w:val="00F44EB9"/>
    <w:rsid w:val="00F524A9"/>
    <w:rsid w:val="00F53ABB"/>
    <w:rsid w:val="00F56123"/>
    <w:rsid w:val="00F60484"/>
    <w:rsid w:val="00F609E8"/>
    <w:rsid w:val="00F62E5A"/>
    <w:rsid w:val="00F75827"/>
    <w:rsid w:val="00F82704"/>
    <w:rsid w:val="00F827B6"/>
    <w:rsid w:val="00F8284D"/>
    <w:rsid w:val="00F857DA"/>
    <w:rsid w:val="00FB35F9"/>
    <w:rsid w:val="00FC2167"/>
    <w:rsid w:val="00FC23A3"/>
    <w:rsid w:val="00FC3496"/>
    <w:rsid w:val="00FC437A"/>
    <w:rsid w:val="00FE33DD"/>
    <w:rsid w:val="00FF3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21434"/>
  <w15:docId w15:val="{DBF7395D-F569-4FF2-AB7A-FB84BE03D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styleId="Refdecomentario">
    <w:name w:val="annotation reference"/>
    <w:basedOn w:val="Fuentedeprrafopredeter"/>
    <w:uiPriority w:val="99"/>
    <w:semiHidden/>
    <w:unhideWhenUsed/>
    <w:rsid w:val="00910BEC"/>
    <w:rPr>
      <w:sz w:val="16"/>
      <w:szCs w:val="16"/>
    </w:rPr>
  </w:style>
  <w:style w:type="paragraph" w:styleId="Textocomentario">
    <w:name w:val="annotation text"/>
    <w:basedOn w:val="Normal"/>
    <w:link w:val="TextocomentarioCar"/>
    <w:uiPriority w:val="99"/>
    <w:unhideWhenUsed/>
    <w:rsid w:val="00910BEC"/>
    <w:pPr>
      <w:spacing w:after="160" w:line="240" w:lineRule="auto"/>
    </w:pPr>
    <w:rPr>
      <w:rFonts w:asciiTheme="minorHAnsi" w:eastAsiaTheme="minorHAnsi" w:hAnsiTheme="minorHAnsi" w:cstheme="minorBidi"/>
      <w:sz w:val="20"/>
      <w:szCs w:val="20"/>
    </w:rPr>
  </w:style>
  <w:style w:type="character" w:customStyle="1" w:styleId="TextocomentarioCar">
    <w:name w:val="Texto comentario Car"/>
    <w:basedOn w:val="Fuentedeprrafopredeter"/>
    <w:link w:val="Textocomentario"/>
    <w:uiPriority w:val="99"/>
    <w:rsid w:val="00910BEC"/>
    <w:rPr>
      <w:rFonts w:asciiTheme="minorHAnsi" w:eastAsiaTheme="minorHAnsi" w:hAnsiTheme="minorHAnsi" w:cstheme="minorBidi"/>
      <w:sz w:val="20"/>
      <w:szCs w:val="20"/>
    </w:rPr>
  </w:style>
  <w:style w:type="paragraph" w:styleId="Textodeglobo">
    <w:name w:val="Balloon Text"/>
    <w:basedOn w:val="Normal"/>
    <w:link w:val="TextodegloboCar"/>
    <w:uiPriority w:val="99"/>
    <w:semiHidden/>
    <w:unhideWhenUsed/>
    <w:rsid w:val="00910BE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0BEC"/>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346BA"/>
    <w:pPr>
      <w:spacing w:after="0"/>
    </w:pPr>
    <w:rPr>
      <w:rFonts w:ascii="Arial" w:eastAsia="Arial" w:hAnsi="Arial" w:cs="Arial"/>
      <w:b/>
      <w:bCs/>
    </w:rPr>
  </w:style>
  <w:style w:type="character" w:customStyle="1" w:styleId="AsuntodelcomentarioCar">
    <w:name w:val="Asunto del comentario Car"/>
    <w:basedOn w:val="TextocomentarioCar"/>
    <w:link w:val="Asuntodelcomentario"/>
    <w:uiPriority w:val="99"/>
    <w:semiHidden/>
    <w:rsid w:val="004346BA"/>
    <w:rPr>
      <w:rFonts w:asciiTheme="minorHAnsi" w:eastAsiaTheme="minorHAnsi" w:hAnsiTheme="minorHAnsi" w:cstheme="minorBidi"/>
      <w:b/>
      <w:bCs/>
      <w:sz w:val="20"/>
      <w:szCs w:val="20"/>
    </w:rPr>
  </w:style>
  <w:style w:type="paragraph" w:customStyle="1" w:styleId="Default">
    <w:name w:val="Default"/>
    <w:rsid w:val="00320FAE"/>
    <w:pPr>
      <w:autoSpaceDE w:val="0"/>
      <w:autoSpaceDN w:val="0"/>
      <w:adjustRightInd w:val="0"/>
      <w:spacing w:line="240" w:lineRule="auto"/>
    </w:pPr>
    <w:rPr>
      <w:rFonts w:ascii="Calibri" w:eastAsiaTheme="minorHAnsi" w:hAnsi="Calibri" w:cs="Calibri"/>
      <w:color w:val="000000"/>
      <w:sz w:val="24"/>
      <w:szCs w:val="24"/>
    </w:rPr>
  </w:style>
  <w:style w:type="paragraph" w:styleId="Prrafodelista">
    <w:name w:val="List Paragraph"/>
    <w:basedOn w:val="Normal"/>
    <w:uiPriority w:val="34"/>
    <w:qFormat/>
    <w:rsid w:val="00320FAE"/>
    <w:pPr>
      <w:spacing w:after="200"/>
      <w:ind w:left="720"/>
      <w:contextualSpacing/>
      <w:jc w:val="both"/>
    </w:pPr>
    <w:rPr>
      <w:rFonts w:ascii="Calibri" w:eastAsia="Calibri" w:hAnsi="Calibri" w:cs="Times New Roman"/>
      <w:lang w:val="es-EC"/>
    </w:rPr>
  </w:style>
  <w:style w:type="table" w:styleId="Tablaconcuadrcula">
    <w:name w:val="Table Grid"/>
    <w:aliases w:val="Plain Table,IVANHOE"/>
    <w:basedOn w:val="Tablanormal"/>
    <w:uiPriority w:val="39"/>
    <w:rsid w:val="000A0C71"/>
    <w:pPr>
      <w:spacing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50346"/>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nfasis">
    <w:name w:val="Emphasis"/>
    <w:basedOn w:val="Fuentedeprrafopredeter"/>
    <w:uiPriority w:val="20"/>
    <w:qFormat/>
    <w:rsid w:val="00D341E1"/>
    <w:rPr>
      <w:i/>
      <w:iCs/>
    </w:rPr>
  </w:style>
  <w:style w:type="paragraph" w:styleId="Encabezado">
    <w:name w:val="header"/>
    <w:basedOn w:val="Normal"/>
    <w:link w:val="EncabezadoCar"/>
    <w:uiPriority w:val="99"/>
    <w:unhideWhenUsed/>
    <w:rsid w:val="008D2D1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D2D19"/>
  </w:style>
  <w:style w:type="paragraph" w:styleId="Piedepgina">
    <w:name w:val="footer"/>
    <w:basedOn w:val="Normal"/>
    <w:link w:val="PiedepginaCar"/>
    <w:uiPriority w:val="99"/>
    <w:unhideWhenUsed/>
    <w:rsid w:val="008D2D1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D2D19"/>
  </w:style>
  <w:style w:type="character" w:styleId="Textoennegrita">
    <w:name w:val="Strong"/>
    <w:basedOn w:val="Fuentedeprrafopredeter"/>
    <w:uiPriority w:val="22"/>
    <w:qFormat/>
    <w:rsid w:val="0096206D"/>
    <w:rPr>
      <w:b/>
      <w:bCs/>
    </w:rPr>
  </w:style>
  <w:style w:type="character" w:styleId="Hipervnculo">
    <w:name w:val="Hyperlink"/>
    <w:basedOn w:val="Fuentedeprrafopredeter"/>
    <w:uiPriority w:val="99"/>
    <w:unhideWhenUsed/>
    <w:rsid w:val="0096206D"/>
    <w:rPr>
      <w:color w:val="0000FF"/>
      <w:u w:val="single"/>
    </w:rPr>
  </w:style>
  <w:style w:type="character" w:customStyle="1" w:styleId="formula">
    <w:name w:val="formula"/>
    <w:basedOn w:val="Fuentedeprrafopredeter"/>
    <w:rsid w:val="0096206D"/>
  </w:style>
  <w:style w:type="paragraph" w:styleId="Bibliografa">
    <w:name w:val="Bibliography"/>
    <w:basedOn w:val="Normal"/>
    <w:next w:val="Normal"/>
    <w:uiPriority w:val="37"/>
    <w:semiHidden/>
    <w:unhideWhenUsed/>
    <w:rsid w:val="006207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27599">
      <w:bodyDiv w:val="1"/>
      <w:marLeft w:val="0"/>
      <w:marRight w:val="0"/>
      <w:marTop w:val="0"/>
      <w:marBottom w:val="0"/>
      <w:divBdr>
        <w:top w:val="none" w:sz="0" w:space="0" w:color="auto"/>
        <w:left w:val="none" w:sz="0" w:space="0" w:color="auto"/>
        <w:bottom w:val="none" w:sz="0" w:space="0" w:color="auto"/>
        <w:right w:val="none" w:sz="0" w:space="0" w:color="auto"/>
      </w:divBdr>
    </w:div>
    <w:div w:id="126897557">
      <w:bodyDiv w:val="1"/>
      <w:marLeft w:val="0"/>
      <w:marRight w:val="0"/>
      <w:marTop w:val="0"/>
      <w:marBottom w:val="0"/>
      <w:divBdr>
        <w:top w:val="none" w:sz="0" w:space="0" w:color="auto"/>
        <w:left w:val="none" w:sz="0" w:space="0" w:color="auto"/>
        <w:bottom w:val="none" w:sz="0" w:space="0" w:color="auto"/>
        <w:right w:val="none" w:sz="0" w:space="0" w:color="auto"/>
      </w:divBdr>
    </w:div>
    <w:div w:id="135342035">
      <w:bodyDiv w:val="1"/>
      <w:marLeft w:val="0"/>
      <w:marRight w:val="0"/>
      <w:marTop w:val="0"/>
      <w:marBottom w:val="0"/>
      <w:divBdr>
        <w:top w:val="none" w:sz="0" w:space="0" w:color="auto"/>
        <w:left w:val="none" w:sz="0" w:space="0" w:color="auto"/>
        <w:bottom w:val="none" w:sz="0" w:space="0" w:color="auto"/>
        <w:right w:val="none" w:sz="0" w:space="0" w:color="auto"/>
      </w:divBdr>
    </w:div>
    <w:div w:id="137310291">
      <w:bodyDiv w:val="1"/>
      <w:marLeft w:val="0"/>
      <w:marRight w:val="0"/>
      <w:marTop w:val="0"/>
      <w:marBottom w:val="0"/>
      <w:divBdr>
        <w:top w:val="none" w:sz="0" w:space="0" w:color="auto"/>
        <w:left w:val="none" w:sz="0" w:space="0" w:color="auto"/>
        <w:bottom w:val="none" w:sz="0" w:space="0" w:color="auto"/>
        <w:right w:val="none" w:sz="0" w:space="0" w:color="auto"/>
      </w:divBdr>
      <w:divsChild>
        <w:div w:id="1625884189">
          <w:marLeft w:val="0"/>
          <w:marRight w:val="0"/>
          <w:marTop w:val="0"/>
          <w:marBottom w:val="0"/>
          <w:divBdr>
            <w:top w:val="none" w:sz="0" w:space="0" w:color="auto"/>
            <w:left w:val="none" w:sz="0" w:space="0" w:color="auto"/>
            <w:bottom w:val="none" w:sz="0" w:space="0" w:color="auto"/>
            <w:right w:val="none" w:sz="0" w:space="0" w:color="auto"/>
          </w:divBdr>
        </w:div>
        <w:div w:id="163784760">
          <w:marLeft w:val="0"/>
          <w:marRight w:val="0"/>
          <w:marTop w:val="0"/>
          <w:marBottom w:val="0"/>
          <w:divBdr>
            <w:top w:val="none" w:sz="0" w:space="0" w:color="auto"/>
            <w:left w:val="none" w:sz="0" w:space="0" w:color="auto"/>
            <w:bottom w:val="none" w:sz="0" w:space="0" w:color="auto"/>
            <w:right w:val="none" w:sz="0" w:space="0" w:color="auto"/>
          </w:divBdr>
        </w:div>
        <w:div w:id="216481179">
          <w:marLeft w:val="0"/>
          <w:marRight w:val="0"/>
          <w:marTop w:val="0"/>
          <w:marBottom w:val="0"/>
          <w:divBdr>
            <w:top w:val="none" w:sz="0" w:space="0" w:color="auto"/>
            <w:left w:val="none" w:sz="0" w:space="0" w:color="auto"/>
            <w:bottom w:val="none" w:sz="0" w:space="0" w:color="auto"/>
            <w:right w:val="none" w:sz="0" w:space="0" w:color="auto"/>
          </w:divBdr>
        </w:div>
      </w:divsChild>
    </w:div>
    <w:div w:id="165750122">
      <w:bodyDiv w:val="1"/>
      <w:marLeft w:val="0"/>
      <w:marRight w:val="0"/>
      <w:marTop w:val="0"/>
      <w:marBottom w:val="0"/>
      <w:divBdr>
        <w:top w:val="none" w:sz="0" w:space="0" w:color="auto"/>
        <w:left w:val="none" w:sz="0" w:space="0" w:color="auto"/>
        <w:bottom w:val="none" w:sz="0" w:space="0" w:color="auto"/>
        <w:right w:val="none" w:sz="0" w:space="0" w:color="auto"/>
      </w:divBdr>
    </w:div>
    <w:div w:id="562183585">
      <w:bodyDiv w:val="1"/>
      <w:marLeft w:val="0"/>
      <w:marRight w:val="0"/>
      <w:marTop w:val="0"/>
      <w:marBottom w:val="0"/>
      <w:divBdr>
        <w:top w:val="none" w:sz="0" w:space="0" w:color="auto"/>
        <w:left w:val="none" w:sz="0" w:space="0" w:color="auto"/>
        <w:bottom w:val="none" w:sz="0" w:space="0" w:color="auto"/>
        <w:right w:val="none" w:sz="0" w:space="0" w:color="auto"/>
      </w:divBdr>
    </w:div>
    <w:div w:id="594092414">
      <w:bodyDiv w:val="1"/>
      <w:marLeft w:val="0"/>
      <w:marRight w:val="0"/>
      <w:marTop w:val="0"/>
      <w:marBottom w:val="0"/>
      <w:divBdr>
        <w:top w:val="none" w:sz="0" w:space="0" w:color="auto"/>
        <w:left w:val="none" w:sz="0" w:space="0" w:color="auto"/>
        <w:bottom w:val="none" w:sz="0" w:space="0" w:color="auto"/>
        <w:right w:val="none" w:sz="0" w:space="0" w:color="auto"/>
      </w:divBdr>
    </w:div>
    <w:div w:id="674578553">
      <w:bodyDiv w:val="1"/>
      <w:marLeft w:val="0"/>
      <w:marRight w:val="0"/>
      <w:marTop w:val="0"/>
      <w:marBottom w:val="0"/>
      <w:divBdr>
        <w:top w:val="none" w:sz="0" w:space="0" w:color="auto"/>
        <w:left w:val="none" w:sz="0" w:space="0" w:color="auto"/>
        <w:bottom w:val="none" w:sz="0" w:space="0" w:color="auto"/>
        <w:right w:val="none" w:sz="0" w:space="0" w:color="auto"/>
      </w:divBdr>
    </w:div>
    <w:div w:id="740908509">
      <w:bodyDiv w:val="1"/>
      <w:marLeft w:val="0"/>
      <w:marRight w:val="0"/>
      <w:marTop w:val="0"/>
      <w:marBottom w:val="0"/>
      <w:divBdr>
        <w:top w:val="none" w:sz="0" w:space="0" w:color="auto"/>
        <w:left w:val="none" w:sz="0" w:space="0" w:color="auto"/>
        <w:bottom w:val="none" w:sz="0" w:space="0" w:color="auto"/>
        <w:right w:val="none" w:sz="0" w:space="0" w:color="auto"/>
      </w:divBdr>
    </w:div>
    <w:div w:id="848249876">
      <w:bodyDiv w:val="1"/>
      <w:marLeft w:val="0"/>
      <w:marRight w:val="0"/>
      <w:marTop w:val="0"/>
      <w:marBottom w:val="0"/>
      <w:divBdr>
        <w:top w:val="none" w:sz="0" w:space="0" w:color="auto"/>
        <w:left w:val="none" w:sz="0" w:space="0" w:color="auto"/>
        <w:bottom w:val="none" w:sz="0" w:space="0" w:color="auto"/>
        <w:right w:val="none" w:sz="0" w:space="0" w:color="auto"/>
      </w:divBdr>
    </w:div>
    <w:div w:id="991758269">
      <w:bodyDiv w:val="1"/>
      <w:marLeft w:val="0"/>
      <w:marRight w:val="0"/>
      <w:marTop w:val="0"/>
      <w:marBottom w:val="0"/>
      <w:divBdr>
        <w:top w:val="none" w:sz="0" w:space="0" w:color="auto"/>
        <w:left w:val="none" w:sz="0" w:space="0" w:color="auto"/>
        <w:bottom w:val="none" w:sz="0" w:space="0" w:color="auto"/>
        <w:right w:val="none" w:sz="0" w:space="0" w:color="auto"/>
      </w:divBdr>
    </w:div>
    <w:div w:id="1035543276">
      <w:bodyDiv w:val="1"/>
      <w:marLeft w:val="0"/>
      <w:marRight w:val="0"/>
      <w:marTop w:val="0"/>
      <w:marBottom w:val="0"/>
      <w:divBdr>
        <w:top w:val="none" w:sz="0" w:space="0" w:color="auto"/>
        <w:left w:val="none" w:sz="0" w:space="0" w:color="auto"/>
        <w:bottom w:val="none" w:sz="0" w:space="0" w:color="auto"/>
        <w:right w:val="none" w:sz="0" w:space="0" w:color="auto"/>
      </w:divBdr>
    </w:div>
    <w:div w:id="1237782417">
      <w:bodyDiv w:val="1"/>
      <w:marLeft w:val="0"/>
      <w:marRight w:val="0"/>
      <w:marTop w:val="0"/>
      <w:marBottom w:val="0"/>
      <w:divBdr>
        <w:top w:val="none" w:sz="0" w:space="0" w:color="auto"/>
        <w:left w:val="none" w:sz="0" w:space="0" w:color="auto"/>
        <w:bottom w:val="none" w:sz="0" w:space="0" w:color="auto"/>
        <w:right w:val="none" w:sz="0" w:space="0" w:color="auto"/>
      </w:divBdr>
    </w:div>
    <w:div w:id="1369990353">
      <w:bodyDiv w:val="1"/>
      <w:marLeft w:val="0"/>
      <w:marRight w:val="0"/>
      <w:marTop w:val="0"/>
      <w:marBottom w:val="0"/>
      <w:divBdr>
        <w:top w:val="none" w:sz="0" w:space="0" w:color="auto"/>
        <w:left w:val="none" w:sz="0" w:space="0" w:color="auto"/>
        <w:bottom w:val="none" w:sz="0" w:space="0" w:color="auto"/>
        <w:right w:val="none" w:sz="0" w:space="0" w:color="auto"/>
      </w:divBdr>
    </w:div>
    <w:div w:id="1381055528">
      <w:bodyDiv w:val="1"/>
      <w:marLeft w:val="0"/>
      <w:marRight w:val="0"/>
      <w:marTop w:val="0"/>
      <w:marBottom w:val="0"/>
      <w:divBdr>
        <w:top w:val="none" w:sz="0" w:space="0" w:color="auto"/>
        <w:left w:val="none" w:sz="0" w:space="0" w:color="auto"/>
        <w:bottom w:val="none" w:sz="0" w:space="0" w:color="auto"/>
        <w:right w:val="none" w:sz="0" w:space="0" w:color="auto"/>
      </w:divBdr>
      <w:divsChild>
        <w:div w:id="1794667212">
          <w:marLeft w:val="0"/>
          <w:marRight w:val="0"/>
          <w:marTop w:val="0"/>
          <w:marBottom w:val="0"/>
          <w:divBdr>
            <w:top w:val="none" w:sz="0" w:space="0" w:color="auto"/>
            <w:left w:val="none" w:sz="0" w:space="0" w:color="auto"/>
            <w:bottom w:val="none" w:sz="0" w:space="0" w:color="auto"/>
            <w:right w:val="none" w:sz="0" w:space="0" w:color="auto"/>
          </w:divBdr>
        </w:div>
        <w:div w:id="798766509">
          <w:marLeft w:val="0"/>
          <w:marRight w:val="0"/>
          <w:marTop w:val="0"/>
          <w:marBottom w:val="0"/>
          <w:divBdr>
            <w:top w:val="none" w:sz="0" w:space="0" w:color="auto"/>
            <w:left w:val="none" w:sz="0" w:space="0" w:color="auto"/>
            <w:bottom w:val="none" w:sz="0" w:space="0" w:color="auto"/>
            <w:right w:val="none" w:sz="0" w:space="0" w:color="auto"/>
          </w:divBdr>
        </w:div>
        <w:div w:id="1130318542">
          <w:marLeft w:val="0"/>
          <w:marRight w:val="0"/>
          <w:marTop w:val="0"/>
          <w:marBottom w:val="0"/>
          <w:divBdr>
            <w:top w:val="none" w:sz="0" w:space="0" w:color="auto"/>
            <w:left w:val="none" w:sz="0" w:space="0" w:color="auto"/>
            <w:bottom w:val="none" w:sz="0" w:space="0" w:color="auto"/>
            <w:right w:val="none" w:sz="0" w:space="0" w:color="auto"/>
          </w:divBdr>
        </w:div>
      </w:divsChild>
    </w:div>
    <w:div w:id="1665426143">
      <w:bodyDiv w:val="1"/>
      <w:marLeft w:val="0"/>
      <w:marRight w:val="0"/>
      <w:marTop w:val="0"/>
      <w:marBottom w:val="0"/>
      <w:divBdr>
        <w:top w:val="none" w:sz="0" w:space="0" w:color="auto"/>
        <w:left w:val="none" w:sz="0" w:space="0" w:color="auto"/>
        <w:bottom w:val="none" w:sz="0" w:space="0" w:color="auto"/>
        <w:right w:val="none" w:sz="0" w:space="0" w:color="auto"/>
      </w:divBdr>
    </w:div>
    <w:div w:id="1684504534">
      <w:bodyDiv w:val="1"/>
      <w:marLeft w:val="0"/>
      <w:marRight w:val="0"/>
      <w:marTop w:val="0"/>
      <w:marBottom w:val="0"/>
      <w:divBdr>
        <w:top w:val="none" w:sz="0" w:space="0" w:color="auto"/>
        <w:left w:val="none" w:sz="0" w:space="0" w:color="auto"/>
        <w:bottom w:val="none" w:sz="0" w:space="0" w:color="auto"/>
        <w:right w:val="none" w:sz="0" w:space="0" w:color="auto"/>
      </w:divBdr>
    </w:div>
    <w:div w:id="1691492066">
      <w:bodyDiv w:val="1"/>
      <w:marLeft w:val="0"/>
      <w:marRight w:val="0"/>
      <w:marTop w:val="0"/>
      <w:marBottom w:val="0"/>
      <w:divBdr>
        <w:top w:val="none" w:sz="0" w:space="0" w:color="auto"/>
        <w:left w:val="none" w:sz="0" w:space="0" w:color="auto"/>
        <w:bottom w:val="none" w:sz="0" w:space="0" w:color="auto"/>
        <w:right w:val="none" w:sz="0" w:space="0" w:color="auto"/>
      </w:divBdr>
    </w:div>
    <w:div w:id="1778139026">
      <w:bodyDiv w:val="1"/>
      <w:marLeft w:val="0"/>
      <w:marRight w:val="0"/>
      <w:marTop w:val="0"/>
      <w:marBottom w:val="0"/>
      <w:divBdr>
        <w:top w:val="none" w:sz="0" w:space="0" w:color="auto"/>
        <w:left w:val="none" w:sz="0" w:space="0" w:color="auto"/>
        <w:bottom w:val="none" w:sz="0" w:space="0" w:color="auto"/>
        <w:right w:val="none" w:sz="0" w:space="0" w:color="auto"/>
      </w:divBdr>
    </w:div>
    <w:div w:id="1827624933">
      <w:bodyDiv w:val="1"/>
      <w:marLeft w:val="0"/>
      <w:marRight w:val="0"/>
      <w:marTop w:val="0"/>
      <w:marBottom w:val="0"/>
      <w:divBdr>
        <w:top w:val="none" w:sz="0" w:space="0" w:color="auto"/>
        <w:left w:val="none" w:sz="0" w:space="0" w:color="auto"/>
        <w:bottom w:val="none" w:sz="0" w:space="0" w:color="auto"/>
        <w:right w:val="none" w:sz="0" w:space="0" w:color="auto"/>
      </w:divBdr>
    </w:div>
    <w:div w:id="2065328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6/09/relationships/commentsIds" Target="commentsIds.xml"/><Relationship Id="rId18" Type="http://schemas.openxmlformats.org/officeDocument/2006/relationships/image" Target="media/image7.png"/><Relationship Id="rId26" Type="http://schemas.openxmlformats.org/officeDocument/2006/relationships/hyperlink" Target="https://doi.org/10.1016/j.scitotenv.2018.11.109" TargetMode="External"/><Relationship Id="rId3" Type="http://schemas.openxmlformats.org/officeDocument/2006/relationships/styles" Target="styles.xml"/><Relationship Id="rId21" Type="http://schemas.openxmlformats.org/officeDocument/2006/relationships/hyperlink" Target="http://sinias.ambiente.gob.ec:8099/proyecto-sinias-web/informacionIndicadores.jsf?menuid=14&amp;menu=01&amp;faces-redirect=true"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hyperlink" Target="https://doi.org/10.17485/ijst/2011/v4i3/29971"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016/j.agrformet.2018.11.00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doi.org/10.17485/ijst/2011/v4i3/29971" TargetMode="External"/><Relationship Id="rId5" Type="http://schemas.openxmlformats.org/officeDocument/2006/relationships/webSettings" Target="webSettings.xml"/><Relationship Id="rId15" Type="http://schemas.openxmlformats.org/officeDocument/2006/relationships/hyperlink" Target="http://www.scielo.org.co/img/revistas/rudca/v21n2/0123-4226-rudca-21-02-00587-e1.png" TargetMode="External"/><Relationship Id="rId23" Type="http://schemas.openxmlformats.org/officeDocument/2006/relationships/hyperlink" Target="https://doi.org/10.1029/2006GL027817" TargetMode="External"/><Relationship Id="rId28" Type="http://schemas.openxmlformats.org/officeDocument/2006/relationships/hyperlink" Target="https://doi.org/10.1016/S0006-3207(01)00087-8" TargetMode="External"/><Relationship Id="rId10" Type="http://schemas.openxmlformats.org/officeDocument/2006/relationships/image" Target="media/image3.emf"/><Relationship Id="rId19" Type="http://schemas.openxmlformats.org/officeDocument/2006/relationships/hyperlink" Target="https://doi.org/10.1016/j.agrformet.2018.11.006"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inias.ambiente.gob.ec:8099/proyecto-sinias-web/informacionIndicadores.jsf?menuid=14&amp;menu=01&amp;faces-redirect=true" TargetMode="External"/><Relationship Id="rId27" Type="http://schemas.openxmlformats.org/officeDocument/2006/relationships/hyperlink" Target="https://doi.org/10.1016/j.scitotenv.2018.11.109"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Agu19</b:Tag>
    <b:SourceType>Book</b:SourceType>
    <b:Guid>{9E6F30E0-A200-4B2C-9878-A0D6AB7D01A6}</b:Guid>
    <b:Title>Métodos para medir la Biodiversidad</b:Title>
    <b:Year>2019</b:Year>
    <b:City>Loja</b:City>
    <b:Publisher>Herbario “Reinaldo Espinosa”</b:Publisher>
    <b:Author>
      <b:Author>
        <b:NameList>
          <b:Person>
            <b:Last>Aguirre</b:Last>
            <b:First>Z</b:First>
          </b:Person>
        </b:NameList>
      </b:Author>
    </b:Author>
    <b:RefOrder>4</b:RefOrder>
  </b:Source>
</b:Sources>
</file>

<file path=customXml/itemProps1.xml><?xml version="1.0" encoding="utf-8"?>
<ds:datastoreItem xmlns:ds="http://schemas.openxmlformats.org/officeDocument/2006/customXml" ds:itemID="{42DEEF14-466D-41ED-8283-F45A46E3D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42</Pages>
  <Words>12911</Words>
  <Characters>71013</Characters>
  <Application>Microsoft Office Word</Application>
  <DocSecurity>0</DocSecurity>
  <Lines>591</Lines>
  <Paragraphs>167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dc:creator>
  <cp:keywords/>
  <dc:description/>
  <cp:lastModifiedBy>Marcelo Chávez</cp:lastModifiedBy>
  <cp:revision>5</cp:revision>
  <dcterms:created xsi:type="dcterms:W3CDTF">2024-01-04T03:23:00Z</dcterms:created>
  <dcterms:modified xsi:type="dcterms:W3CDTF">2024-02-27T14:28:00Z</dcterms:modified>
</cp:coreProperties>
</file>